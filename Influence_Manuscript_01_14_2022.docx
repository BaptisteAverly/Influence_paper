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052EF" w14:textId="4DAAB1DB" w:rsidR="005D20C4" w:rsidRPr="006D69C5" w:rsidRDefault="005D20C4" w:rsidP="005D20C4">
      <w:pPr>
        <w:rPr>
          <w:lang w:val="en-US"/>
        </w:rPr>
      </w:pPr>
      <w:r w:rsidRPr="006D69C5">
        <w:rPr>
          <w:lang w:val="en-US"/>
        </w:rPr>
        <w:t>TITLE PAGE</w:t>
      </w:r>
    </w:p>
    <w:p w14:paraId="4967B6D1" w14:textId="6FBDE8B6" w:rsidR="005D20C4" w:rsidRDefault="0043299C" w:rsidP="005D20C4">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Individual differences in influence over group direction and speed in foraging meerkat groups</w:t>
      </w:r>
    </w:p>
    <w:p w14:paraId="639579DD" w14:textId="77777777" w:rsidR="0043299C" w:rsidRPr="006D69C5" w:rsidRDefault="0043299C" w:rsidP="005D20C4">
      <w:pPr>
        <w:spacing w:line="360" w:lineRule="auto"/>
        <w:jc w:val="both"/>
        <w:rPr>
          <w:rFonts w:ascii="Times New Roman" w:hAnsi="Times New Roman" w:cs="Times New Roman"/>
          <w:b/>
          <w:sz w:val="24"/>
          <w:szCs w:val="24"/>
          <w:lang w:val="en-US"/>
        </w:rPr>
      </w:pPr>
    </w:p>
    <w:p w14:paraId="2ADD54B5" w14:textId="5AB505F4"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w:t>
      </w:r>
      <w:proofErr w:type="gramStart"/>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w:t>
      </w:r>
      <w:proofErr w:type="gramEnd"/>
      <w:r w:rsidRPr="006D69C5">
        <w:rPr>
          <w:rFonts w:ascii="Times New Roman" w:hAnsi="Times New Roman" w:cs="Times New Roman"/>
          <w:sz w:val="24"/>
          <w:szCs w:val="24"/>
          <w:lang w:val="en-US"/>
        </w:rPr>
        <w:t xml:space="preserve">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002C76E0">
        <w:rPr>
          <w:rFonts w:ascii="Times New Roman" w:hAnsi="Times New Roman" w:cs="Times New Roman"/>
          <w:sz w:val="24"/>
          <w:szCs w:val="24"/>
          <w:vertAlign w:val="superscript"/>
          <w:lang w:val="en-US"/>
        </w:rPr>
        <w:t>,6</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w:t>
      </w:r>
      <w:commentRangeStart w:id="0"/>
      <w:r w:rsidRPr="006D69C5">
        <w:rPr>
          <w:rFonts w:asciiTheme="majorBidi" w:hAnsiTheme="majorBidi" w:cstheme="majorBidi"/>
          <w:sz w:val="24"/>
          <w:szCs w:val="24"/>
          <w:vertAlign w:val="superscript"/>
          <w:lang w:val="en-US"/>
        </w:rPr>
        <w:t>4</w:t>
      </w:r>
      <w:commentRangeEnd w:id="0"/>
      <w:r w:rsidR="002E20C8">
        <w:rPr>
          <w:rStyle w:val="CommentReference"/>
          <w:lang w:val="en-CA" w:bidi="he-IL"/>
        </w:rPr>
        <w:commentReference w:id="0"/>
      </w:r>
      <w:r w:rsidRPr="006D69C5">
        <w:rPr>
          <w:rFonts w:asciiTheme="majorBidi" w:hAnsiTheme="majorBidi" w:cstheme="majorBidi"/>
          <w:sz w:val="24"/>
          <w:szCs w:val="24"/>
          <w:vertAlign w:val="superscript"/>
          <w:lang w:val="en-US"/>
        </w:rPr>
        <w:t>,*</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1" w:name="_Hlk48817156"/>
      <w:r w:rsidRPr="006D69C5">
        <w:rPr>
          <w:rFonts w:asciiTheme="majorBidi" w:hAnsiTheme="majorBidi" w:cstheme="majorBidi"/>
          <w:sz w:val="24"/>
          <w:szCs w:val="24"/>
          <w:lang w:val="en-US"/>
        </w:rPr>
        <w:t>Konstanz, Germany</w:t>
      </w:r>
      <w:bookmarkEnd w:id="1"/>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65329C06"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61988F75" w14:textId="7C75ADAB" w:rsidR="002C76E0" w:rsidRPr="002E20C8" w:rsidRDefault="002C76E0" w:rsidP="005D20C4">
      <w:pPr>
        <w:pStyle w:val="ListParagraph"/>
        <w:numPr>
          <w:ilvl w:val="0"/>
          <w:numId w:val="7"/>
        </w:numPr>
        <w:spacing w:line="360" w:lineRule="auto"/>
        <w:jc w:val="both"/>
        <w:rPr>
          <w:rFonts w:ascii="Times New Roman" w:hAnsi="Times New Roman" w:cs="Times New Roman"/>
          <w:sz w:val="28"/>
          <w:szCs w:val="24"/>
          <w:lang w:val="de-DE"/>
        </w:rPr>
      </w:pPr>
      <w:r w:rsidRPr="002E20C8">
        <w:rPr>
          <w:rFonts w:ascii="Times New Roman" w:hAnsi="Times New Roman" w:cs="Times New Roman"/>
          <w:sz w:val="24"/>
          <w:lang w:val="de-DE"/>
        </w:rPr>
        <w:t xml:space="preserve">Zukunftskolleg, University </w:t>
      </w:r>
      <w:proofErr w:type="spellStart"/>
      <w:r w:rsidRPr="002E20C8">
        <w:rPr>
          <w:rFonts w:ascii="Times New Roman" w:hAnsi="Times New Roman" w:cs="Times New Roman"/>
          <w:sz w:val="24"/>
          <w:lang w:val="de-DE"/>
        </w:rPr>
        <w:t>of</w:t>
      </w:r>
      <w:proofErr w:type="spellEnd"/>
      <w:r w:rsidRPr="002E20C8">
        <w:rPr>
          <w:rFonts w:ascii="Times New Roman" w:hAnsi="Times New Roman" w:cs="Times New Roman"/>
          <w:sz w:val="24"/>
          <w:lang w:val="de-DE"/>
        </w:rPr>
        <w:t xml:space="preserve"> Konstanz, Konstanz, Germany</w:t>
      </w:r>
    </w:p>
    <w:p w14:paraId="7A7DE09D" w14:textId="77777777" w:rsidR="005D20C4" w:rsidRPr="002E20C8" w:rsidRDefault="005D20C4" w:rsidP="005D20C4">
      <w:pPr>
        <w:pStyle w:val="ListParagraph"/>
        <w:spacing w:line="360" w:lineRule="auto"/>
        <w:jc w:val="both"/>
        <w:rPr>
          <w:rFonts w:asciiTheme="majorBidi" w:hAnsiTheme="majorBidi" w:cstheme="majorBidi"/>
          <w:sz w:val="24"/>
          <w:szCs w:val="24"/>
          <w:lang w:val="de-DE"/>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48E27A47" w14:textId="43CF5C86" w:rsidR="0051758D" w:rsidRPr="00064FA7" w:rsidRDefault="00E301BA" w:rsidP="009B3B3B">
      <w:pPr>
        <w:jc w:val="both"/>
        <w:rPr>
          <w:rFonts w:cstheme="minorHAnsi"/>
          <w:bCs/>
          <w:lang w:val="en-US"/>
        </w:rPr>
      </w:pPr>
      <w:r>
        <w:rPr>
          <w:rFonts w:cstheme="minorHAnsi"/>
          <w:bCs/>
          <w:lang w:val="en-US"/>
        </w:rPr>
        <w:t>Animal groups that move together</w:t>
      </w:r>
      <w:r w:rsidR="00064FA7">
        <w:rPr>
          <w:rFonts w:cstheme="minorHAnsi"/>
          <w:bCs/>
          <w:lang w:val="en-US"/>
        </w:rPr>
        <w:t xml:space="preserve"> </w:t>
      </w:r>
      <w:r>
        <w:rPr>
          <w:rFonts w:cstheme="minorHAnsi"/>
          <w:bCs/>
          <w:lang w:val="en-US"/>
        </w:rPr>
        <w:t>must constantly come to consensus on</w:t>
      </w:r>
      <w:r w:rsidR="00736C12">
        <w:rPr>
          <w:rFonts w:cstheme="minorHAnsi"/>
          <w:bCs/>
          <w:lang w:val="en-US"/>
        </w:rPr>
        <w:t xml:space="preserve"> both</w:t>
      </w:r>
      <w:r>
        <w:rPr>
          <w:rFonts w:cstheme="minorHAnsi"/>
          <w:bCs/>
          <w:lang w:val="en-US"/>
        </w:rPr>
        <w:t xml:space="preserve"> the </w:t>
      </w:r>
      <w:r w:rsidR="00064FA7">
        <w:rPr>
          <w:rFonts w:cstheme="minorHAnsi"/>
          <w:bCs/>
          <w:lang w:val="en-US"/>
        </w:rPr>
        <w:t>direction and speed of movement</w:t>
      </w:r>
      <w:r w:rsidR="009B3B3B">
        <w:rPr>
          <w:rFonts w:cstheme="minorHAnsi"/>
          <w:bCs/>
          <w:lang w:val="en-US"/>
        </w:rPr>
        <w:t>,</w:t>
      </w:r>
      <w:r w:rsidR="00064FA7">
        <w:rPr>
          <w:rFonts w:cstheme="minorHAnsi"/>
          <w:bCs/>
          <w:lang w:val="en-US"/>
        </w:rPr>
        <w:t xml:space="preserve"> often </w:t>
      </w:r>
      <w:r w:rsidR="00736C12">
        <w:rPr>
          <w:rFonts w:cstheme="minorHAnsi"/>
          <w:bCs/>
          <w:lang w:val="en-US"/>
        </w:rPr>
        <w:t xml:space="preserve">reaching these two types of decisions </w:t>
      </w:r>
      <w:r w:rsidR="00064FA7">
        <w:rPr>
          <w:rFonts w:cstheme="minorHAnsi"/>
          <w:bCs/>
          <w:lang w:val="en-US"/>
        </w:rPr>
        <w:t xml:space="preserve">simultaneously. </w:t>
      </w:r>
      <w:r w:rsidR="009B3B3B">
        <w:rPr>
          <w:rFonts w:cstheme="minorHAnsi"/>
          <w:bCs/>
          <w:lang w:val="en-US"/>
        </w:rPr>
        <w:t>Contribution</w:t>
      </w:r>
      <w:r w:rsidR="00DF3D5A">
        <w:rPr>
          <w:rFonts w:cstheme="minorHAnsi"/>
          <w:bCs/>
          <w:lang w:val="en-US"/>
        </w:rPr>
        <w:t>s</w:t>
      </w:r>
      <w:r w:rsidR="009B3B3B">
        <w:rPr>
          <w:rFonts w:cstheme="minorHAnsi"/>
          <w:bCs/>
          <w:lang w:val="en-US"/>
        </w:rPr>
        <w:t xml:space="preserve"> to collective decisions </w:t>
      </w:r>
      <w:r>
        <w:rPr>
          <w:rFonts w:cstheme="minorHAnsi"/>
          <w:bCs/>
          <w:lang w:val="en-US"/>
        </w:rPr>
        <w:t xml:space="preserve">may </w:t>
      </w:r>
      <w:r w:rsidR="009B3B3B">
        <w:rPr>
          <w:rFonts w:cstheme="minorHAnsi"/>
          <w:bCs/>
          <w:lang w:val="en-US"/>
        </w:rPr>
        <w:t>var</w:t>
      </w:r>
      <w:r w:rsidR="00DF3D5A">
        <w:rPr>
          <w:rFonts w:cstheme="minorHAnsi"/>
          <w:bCs/>
          <w:lang w:val="en-US"/>
        </w:rPr>
        <w:t>y</w:t>
      </w:r>
      <w:r w:rsidR="009B3B3B">
        <w:rPr>
          <w:rFonts w:cstheme="minorHAnsi"/>
          <w:bCs/>
          <w:lang w:val="en-US"/>
        </w:rPr>
        <w:t xml:space="preserve"> </w:t>
      </w:r>
      <w:r>
        <w:rPr>
          <w:rFonts w:cstheme="minorHAnsi"/>
          <w:bCs/>
          <w:lang w:val="en-US"/>
        </w:rPr>
        <w:t>among group members</w:t>
      </w:r>
      <w:r w:rsidR="009B3B3B">
        <w:rPr>
          <w:rFonts w:cstheme="minorHAnsi"/>
          <w:bCs/>
          <w:lang w:val="en-US"/>
        </w:rPr>
        <w:t xml:space="preserve">, </w:t>
      </w:r>
      <w:r>
        <w:rPr>
          <w:rFonts w:cstheme="minorHAnsi"/>
          <w:bCs/>
          <w:lang w:val="en-US"/>
        </w:rPr>
        <w:t xml:space="preserve">yet inferring who has influence over group decisions </w:t>
      </w:r>
      <w:r w:rsidR="00915E7C">
        <w:rPr>
          <w:rFonts w:cstheme="minorHAnsi"/>
          <w:bCs/>
          <w:lang w:val="en-US"/>
        </w:rPr>
        <w:t>is challenging, largely due to the multifaceted nature of influence</w:t>
      </w:r>
      <w:r w:rsidR="00DF3D5A">
        <w:rPr>
          <w:rFonts w:cstheme="minorHAnsi"/>
          <w:bCs/>
          <w:lang w:val="en-US"/>
        </w:rPr>
        <w:t xml:space="preserve">. </w:t>
      </w:r>
      <w:r w:rsidR="00915E7C">
        <w:rPr>
          <w:rFonts w:cstheme="minorHAnsi"/>
          <w:bCs/>
          <w:lang w:val="en-US"/>
        </w:rPr>
        <w:t>Here w</w:t>
      </w:r>
      <w:r w:rsidR="00DF3D5A">
        <w:rPr>
          <w:rFonts w:cstheme="minorHAnsi"/>
          <w:bCs/>
          <w:lang w:val="en-US"/>
        </w:rPr>
        <w:t xml:space="preserve">e </w:t>
      </w:r>
      <w:r w:rsidR="009A4E01">
        <w:rPr>
          <w:rFonts w:cstheme="minorHAnsi"/>
          <w:bCs/>
          <w:lang w:val="en-US"/>
        </w:rPr>
        <w:t>collected high-resolution</w:t>
      </w:r>
      <w:r>
        <w:rPr>
          <w:rFonts w:cstheme="minorHAnsi"/>
          <w:bCs/>
          <w:lang w:val="en-US"/>
        </w:rPr>
        <w:t xml:space="preserve"> (1 Hz)</w:t>
      </w:r>
      <w:r w:rsidR="009A4E01">
        <w:rPr>
          <w:rFonts w:cstheme="minorHAnsi"/>
          <w:bCs/>
          <w:lang w:val="en-US"/>
        </w:rPr>
        <w:t xml:space="preserve"> GPS </w:t>
      </w:r>
      <w:r>
        <w:rPr>
          <w:rFonts w:cstheme="minorHAnsi"/>
          <w:bCs/>
          <w:lang w:val="en-US"/>
        </w:rPr>
        <w:t xml:space="preserve">data from </w:t>
      </w:r>
      <w:r w:rsidR="009A4E01">
        <w:rPr>
          <w:rFonts w:cstheme="minorHAnsi"/>
          <w:bCs/>
          <w:lang w:val="en-US"/>
        </w:rPr>
        <w:t>five meerkat groups during foraging and developed a method</w:t>
      </w:r>
      <w:r w:rsidR="00DF3D5A">
        <w:rPr>
          <w:rFonts w:cstheme="minorHAnsi"/>
          <w:bCs/>
          <w:lang w:val="en-US"/>
        </w:rPr>
        <w:t xml:space="preserve"> to </w:t>
      </w:r>
      <w:r>
        <w:rPr>
          <w:rFonts w:cstheme="minorHAnsi"/>
          <w:bCs/>
          <w:lang w:val="en-US"/>
        </w:rPr>
        <w:t xml:space="preserve">quantify individuals’ </w:t>
      </w:r>
      <w:r w:rsidR="00DF3D5A">
        <w:rPr>
          <w:rFonts w:cstheme="minorHAnsi"/>
          <w:bCs/>
          <w:lang w:val="en-US"/>
        </w:rPr>
        <w:t xml:space="preserve">influence over </w:t>
      </w:r>
      <w:r w:rsidR="00915E7C">
        <w:rPr>
          <w:rFonts w:cstheme="minorHAnsi"/>
          <w:bCs/>
          <w:lang w:val="en-US"/>
        </w:rPr>
        <w:t xml:space="preserve">both </w:t>
      </w:r>
      <w:r w:rsidR="00DF3D5A">
        <w:rPr>
          <w:rFonts w:cstheme="minorHAnsi"/>
          <w:bCs/>
          <w:lang w:val="en-US"/>
        </w:rPr>
        <w:t xml:space="preserve">group </w:t>
      </w:r>
      <w:r w:rsidR="00DF3D5A" w:rsidRPr="00736C12">
        <w:rPr>
          <w:rFonts w:cstheme="minorHAnsi"/>
          <w:bCs/>
          <w:lang w:val="en-US"/>
        </w:rPr>
        <w:t>direction</w:t>
      </w:r>
      <w:r w:rsidR="00DF3D5A">
        <w:rPr>
          <w:rFonts w:cstheme="minorHAnsi"/>
          <w:bCs/>
          <w:lang w:val="en-US"/>
        </w:rPr>
        <w:t xml:space="preserve"> and </w:t>
      </w:r>
      <w:r w:rsidR="00DF3D5A" w:rsidRPr="00736C12">
        <w:rPr>
          <w:rFonts w:cstheme="minorHAnsi"/>
          <w:bCs/>
          <w:lang w:val="en-US"/>
        </w:rPr>
        <w:t>speed</w:t>
      </w:r>
      <w:r w:rsidR="006C429D">
        <w:rPr>
          <w:rFonts w:cstheme="minorHAnsi"/>
          <w:bCs/>
          <w:lang w:val="en-US"/>
        </w:rPr>
        <w:t xml:space="preserve">. </w:t>
      </w:r>
      <w:r w:rsidR="002A57D3">
        <w:rPr>
          <w:rFonts w:cstheme="minorHAnsi"/>
          <w:bCs/>
          <w:lang w:val="en-US"/>
        </w:rPr>
        <w:t xml:space="preserve">We find that individuals’ influence over direction and speed </w:t>
      </w:r>
      <w:r w:rsidR="00EB5C5D">
        <w:rPr>
          <w:rFonts w:cstheme="minorHAnsi"/>
          <w:bCs/>
          <w:lang w:val="en-US"/>
        </w:rPr>
        <w:t>were</w:t>
      </w:r>
      <w:r w:rsidR="002A57D3">
        <w:rPr>
          <w:rFonts w:cstheme="minorHAnsi"/>
          <w:bCs/>
          <w:lang w:val="en-US"/>
        </w:rPr>
        <w:t xml:space="preserve"> roughly correlated, but also exhibit</w:t>
      </w:r>
      <w:r w:rsidR="00EB5C5D">
        <w:rPr>
          <w:rFonts w:cstheme="minorHAnsi"/>
          <w:bCs/>
          <w:lang w:val="en-US"/>
        </w:rPr>
        <w:t>ed</w:t>
      </w:r>
      <w:r w:rsidR="002A57D3">
        <w:rPr>
          <w:rFonts w:cstheme="minorHAnsi"/>
          <w:bCs/>
          <w:lang w:val="en-US"/>
        </w:rPr>
        <w:t xml:space="preserve"> substantial variation. Co</w:t>
      </w:r>
      <w:r w:rsidR="001432AB">
        <w:rPr>
          <w:rFonts w:cstheme="minorHAnsi"/>
          <w:bCs/>
          <w:lang w:val="en-US"/>
        </w:rPr>
        <w:t>mparing patterns across social status classes</w:t>
      </w:r>
      <w:r w:rsidR="002A57D3">
        <w:rPr>
          <w:rFonts w:cstheme="minorHAnsi"/>
          <w:bCs/>
          <w:lang w:val="en-US"/>
        </w:rPr>
        <w:t xml:space="preserve"> reveals that</w:t>
      </w:r>
      <w:r w:rsidR="00915E7C">
        <w:rPr>
          <w:rFonts w:cstheme="minorHAnsi"/>
          <w:bCs/>
          <w:lang w:val="en-US"/>
        </w:rPr>
        <w:t xml:space="preserve"> </w:t>
      </w:r>
      <w:r w:rsidR="008B7FAA">
        <w:rPr>
          <w:rFonts w:cstheme="minorHAnsi"/>
          <w:bCs/>
          <w:lang w:val="en-US"/>
        </w:rPr>
        <w:t xml:space="preserve">each group’s </w:t>
      </w:r>
      <w:r w:rsidR="00915E7C">
        <w:rPr>
          <w:rFonts w:cstheme="minorHAnsi"/>
          <w:bCs/>
          <w:lang w:val="en-US"/>
        </w:rPr>
        <w:t>d</w:t>
      </w:r>
      <w:r w:rsidR="005B5924">
        <w:rPr>
          <w:rFonts w:cstheme="minorHAnsi"/>
          <w:bCs/>
          <w:lang w:val="en-US"/>
        </w:rPr>
        <w:t xml:space="preserve">ominant </w:t>
      </w:r>
      <w:r w:rsidR="006C429D">
        <w:rPr>
          <w:rFonts w:cstheme="minorHAnsi"/>
          <w:bCs/>
          <w:lang w:val="en-US"/>
        </w:rPr>
        <w:t>female</w:t>
      </w:r>
      <w:r w:rsidR="008B7FAA">
        <w:rPr>
          <w:rFonts w:cstheme="minorHAnsi"/>
          <w:bCs/>
          <w:lang w:val="en-US"/>
        </w:rPr>
        <w:t xml:space="preserve"> </w:t>
      </w:r>
      <w:r w:rsidR="006C429D">
        <w:rPr>
          <w:rFonts w:cstheme="minorHAnsi"/>
          <w:bCs/>
          <w:lang w:val="en-US"/>
        </w:rPr>
        <w:t>ha</w:t>
      </w:r>
      <w:r w:rsidR="008B7FAA">
        <w:rPr>
          <w:rFonts w:cstheme="minorHAnsi"/>
          <w:bCs/>
          <w:lang w:val="en-US"/>
        </w:rPr>
        <w:t>d</w:t>
      </w:r>
      <w:r w:rsidR="006C429D">
        <w:rPr>
          <w:rFonts w:cstheme="minorHAnsi"/>
          <w:bCs/>
          <w:lang w:val="en-US"/>
        </w:rPr>
        <w:t xml:space="preserve"> </w:t>
      </w:r>
      <w:r w:rsidR="008B7FAA">
        <w:rPr>
          <w:rFonts w:cstheme="minorHAnsi"/>
          <w:bCs/>
          <w:lang w:val="en-US"/>
        </w:rPr>
        <w:t xml:space="preserve">disproportionately </w:t>
      </w:r>
      <w:r w:rsidR="006C429D">
        <w:rPr>
          <w:rFonts w:cstheme="minorHAnsi"/>
          <w:bCs/>
          <w:lang w:val="en-US"/>
        </w:rPr>
        <w:t xml:space="preserve">high influence over group direction compared to </w:t>
      </w:r>
      <w:r w:rsidR="008B7FAA">
        <w:rPr>
          <w:rFonts w:cstheme="minorHAnsi"/>
          <w:bCs/>
          <w:lang w:val="en-US"/>
        </w:rPr>
        <w:t>other individuals</w:t>
      </w:r>
      <w:r w:rsidR="006C429D">
        <w:rPr>
          <w:rFonts w:cstheme="minorHAnsi"/>
          <w:bCs/>
          <w:lang w:val="en-US"/>
        </w:rPr>
        <w:t>, but less</w:t>
      </w:r>
      <w:r w:rsidR="008B7FAA">
        <w:rPr>
          <w:rFonts w:cstheme="minorHAnsi"/>
          <w:bCs/>
          <w:lang w:val="en-US"/>
        </w:rPr>
        <w:t xml:space="preserve"> consistently</w:t>
      </w:r>
      <w:r w:rsidR="006C429D">
        <w:rPr>
          <w:rFonts w:cstheme="minorHAnsi"/>
          <w:bCs/>
          <w:lang w:val="en-US"/>
        </w:rPr>
        <w:t xml:space="preserve"> </w:t>
      </w:r>
      <w:r w:rsidR="008B7FAA">
        <w:rPr>
          <w:rFonts w:cstheme="minorHAnsi"/>
          <w:bCs/>
          <w:lang w:val="en-US"/>
        </w:rPr>
        <w:t>influenced</w:t>
      </w:r>
      <w:r w:rsidR="006C429D">
        <w:rPr>
          <w:rFonts w:cstheme="minorHAnsi"/>
          <w:bCs/>
          <w:lang w:val="en-US"/>
        </w:rPr>
        <w:t xml:space="preserve"> group speed</w:t>
      </w:r>
      <w:r w:rsidR="001432AB">
        <w:rPr>
          <w:rFonts w:cstheme="minorHAnsi"/>
          <w:bCs/>
          <w:lang w:val="en-US"/>
        </w:rPr>
        <w:t>.</w:t>
      </w:r>
      <w:r w:rsidR="005B5924">
        <w:rPr>
          <w:rFonts w:cstheme="minorHAnsi"/>
          <w:bCs/>
          <w:lang w:val="en-US"/>
        </w:rPr>
        <w:t xml:space="preserve"> </w:t>
      </w:r>
      <w:r w:rsidR="000862DE">
        <w:rPr>
          <w:rFonts w:cstheme="minorHAnsi"/>
          <w:bCs/>
          <w:lang w:val="en-US"/>
        </w:rPr>
        <w:t>Individuals</w:t>
      </w:r>
      <w:r w:rsidR="006C429D">
        <w:rPr>
          <w:rFonts w:cstheme="minorHAnsi"/>
          <w:bCs/>
          <w:lang w:val="en-US"/>
        </w:rPr>
        <w:t xml:space="preserve"> with high influence were </w:t>
      </w:r>
      <w:r w:rsidR="008B7FAA">
        <w:rPr>
          <w:rFonts w:cstheme="minorHAnsi"/>
          <w:bCs/>
          <w:lang w:val="en-US"/>
        </w:rPr>
        <w:t xml:space="preserve">also </w:t>
      </w:r>
      <w:r w:rsidR="006C429D">
        <w:rPr>
          <w:rFonts w:cstheme="minorHAnsi"/>
          <w:bCs/>
          <w:lang w:val="en-US"/>
        </w:rPr>
        <w:t xml:space="preserve">not </w:t>
      </w:r>
      <w:r w:rsidR="003A035F">
        <w:rPr>
          <w:rFonts w:cstheme="minorHAnsi"/>
          <w:bCs/>
          <w:lang w:val="en-US"/>
        </w:rPr>
        <w:t>necessarily the ones who spent more time in the front of the group</w:t>
      </w:r>
      <w:r w:rsidR="005B5924">
        <w:rPr>
          <w:rFonts w:cstheme="minorHAnsi"/>
          <w:bCs/>
          <w:lang w:val="en-US"/>
        </w:rPr>
        <w:t>, challenging this common assumption</w:t>
      </w:r>
      <w:r w:rsidR="003A035F">
        <w:rPr>
          <w:rFonts w:cstheme="minorHAnsi"/>
          <w:bCs/>
          <w:lang w:val="en-US"/>
        </w:rPr>
        <w:t xml:space="preserve">. </w:t>
      </w:r>
      <w:r w:rsidR="005B5924">
        <w:rPr>
          <w:rFonts w:cstheme="minorHAnsi"/>
          <w:bCs/>
          <w:lang w:val="en-US"/>
        </w:rPr>
        <w:t>Our</w:t>
      </w:r>
      <w:r w:rsidR="002C76E0">
        <w:rPr>
          <w:rFonts w:cstheme="minorHAnsi"/>
          <w:bCs/>
          <w:lang w:val="en-US"/>
        </w:rPr>
        <w:t xml:space="preserve"> </w:t>
      </w:r>
      <w:r w:rsidR="000862DE">
        <w:rPr>
          <w:rFonts w:cstheme="minorHAnsi"/>
          <w:bCs/>
          <w:lang w:val="en-US"/>
        </w:rPr>
        <w:t xml:space="preserve">results </w:t>
      </w:r>
      <w:r w:rsidR="002C76E0">
        <w:rPr>
          <w:rFonts w:cstheme="minorHAnsi"/>
          <w:bCs/>
          <w:lang w:val="en-US"/>
        </w:rPr>
        <w:t xml:space="preserve">emphasize the importance of </w:t>
      </w:r>
      <w:r w:rsidR="00736C12">
        <w:rPr>
          <w:rFonts w:cstheme="minorHAnsi"/>
          <w:bCs/>
          <w:lang w:val="en-US"/>
        </w:rPr>
        <w:t>integrating</w:t>
      </w:r>
      <w:r w:rsidR="000862DE">
        <w:rPr>
          <w:rFonts w:cstheme="minorHAnsi"/>
          <w:bCs/>
          <w:lang w:val="en-US"/>
        </w:rPr>
        <w:t xml:space="preserve"> </w:t>
      </w:r>
      <w:r w:rsidR="00736C12">
        <w:rPr>
          <w:rFonts w:cstheme="minorHAnsi"/>
          <w:bCs/>
          <w:lang w:val="en-US"/>
        </w:rPr>
        <w:t xml:space="preserve">multiple </w:t>
      </w:r>
      <w:r w:rsidR="002C76E0">
        <w:rPr>
          <w:rFonts w:cstheme="minorHAnsi"/>
          <w:bCs/>
          <w:lang w:val="en-US"/>
        </w:rPr>
        <w:t>perspectives when inferring influence</w:t>
      </w:r>
      <w:r w:rsidR="00736C12">
        <w:rPr>
          <w:rFonts w:cstheme="minorHAnsi"/>
          <w:bCs/>
          <w:lang w:val="en-US"/>
        </w:rPr>
        <w:t xml:space="preserve"> over group decisions</w:t>
      </w:r>
      <w:r w:rsidR="000862DE">
        <w:rPr>
          <w:rFonts w:cstheme="minorHAnsi"/>
          <w:bCs/>
          <w:lang w:val="en-US"/>
        </w:rPr>
        <w:t xml:space="preserve">, and provide a </w:t>
      </w:r>
      <w:r w:rsidR="00736C12">
        <w:rPr>
          <w:rFonts w:cstheme="minorHAnsi"/>
          <w:bCs/>
          <w:lang w:val="en-US"/>
        </w:rPr>
        <w:t>general</w:t>
      </w:r>
      <w:r w:rsidR="000862DE">
        <w:rPr>
          <w:rFonts w:cstheme="minorHAnsi"/>
          <w:bCs/>
          <w:lang w:val="en-US"/>
        </w:rPr>
        <w:t xml:space="preserve"> </w:t>
      </w:r>
      <w:r w:rsidR="008B7FAA">
        <w:rPr>
          <w:rFonts w:cstheme="minorHAnsi"/>
          <w:bCs/>
          <w:lang w:val="en-US"/>
        </w:rPr>
        <w:t>approach</w:t>
      </w:r>
      <w:r w:rsidR="000862DE">
        <w:rPr>
          <w:rFonts w:cstheme="minorHAnsi"/>
          <w:bCs/>
          <w:lang w:val="en-US"/>
        </w:rPr>
        <w:t xml:space="preserve"> </w:t>
      </w:r>
      <w:r w:rsidR="00736C12">
        <w:rPr>
          <w:rFonts w:cstheme="minorHAnsi"/>
          <w:bCs/>
          <w:lang w:val="en-US"/>
        </w:rPr>
        <w:t xml:space="preserve">which </w:t>
      </w:r>
      <w:r w:rsidR="008B7FAA">
        <w:rPr>
          <w:rFonts w:cstheme="minorHAnsi"/>
          <w:bCs/>
          <w:lang w:val="en-US"/>
        </w:rPr>
        <w:t>can</w:t>
      </w:r>
      <w:r w:rsidR="00736C12">
        <w:rPr>
          <w:rFonts w:cstheme="minorHAnsi"/>
          <w:bCs/>
          <w:lang w:val="en-US"/>
        </w:rPr>
        <w:t xml:space="preserve"> be applied</w:t>
      </w:r>
      <w:r w:rsidR="005B5924">
        <w:rPr>
          <w:rFonts w:cstheme="minorHAnsi"/>
          <w:bCs/>
          <w:lang w:val="en-US"/>
        </w:rPr>
        <w:t xml:space="preserve"> to other species.</w:t>
      </w:r>
    </w:p>
    <w:p w14:paraId="06A90BDD" w14:textId="5E53DFB6" w:rsidR="005D20C4" w:rsidRPr="006D69C5" w:rsidRDefault="005D20C4" w:rsidP="003A2092">
      <w:pPr>
        <w:rPr>
          <w:rFonts w:cstheme="minorHAnsi"/>
          <w:b/>
          <w:bCs/>
          <w:lang w:val="en-US"/>
        </w:rPr>
      </w:pPr>
      <w:r w:rsidRPr="006D69C5">
        <w:rPr>
          <w:rFonts w:cstheme="minorHAnsi"/>
          <w:b/>
          <w:bCs/>
          <w:lang w:val="en-US"/>
        </w:rPr>
        <w:br w:type="page"/>
      </w:r>
    </w:p>
    <w:p w14:paraId="55726936" w14:textId="77777777" w:rsidR="00CC6EA4" w:rsidRPr="006D69C5" w:rsidRDefault="00CC6EA4" w:rsidP="00CC6EA4">
      <w:pPr>
        <w:spacing w:line="360" w:lineRule="auto"/>
        <w:jc w:val="both"/>
        <w:rPr>
          <w:rFonts w:cstheme="minorHAnsi"/>
          <w:lang w:val="en-US"/>
        </w:rPr>
      </w:pPr>
      <w:bookmarkStart w:id="2" w:name="_Hlk89330746"/>
      <w:r w:rsidRPr="006D69C5">
        <w:rPr>
          <w:rFonts w:cstheme="minorHAnsi"/>
          <w:b/>
          <w:bCs/>
          <w:sz w:val="28"/>
          <w:szCs w:val="28"/>
          <w:lang w:val="en-US"/>
        </w:rPr>
        <w:lastRenderedPageBreak/>
        <w:t>INTRODUCTION</w:t>
      </w:r>
      <w:r w:rsidRPr="006D69C5">
        <w:rPr>
          <w:rFonts w:cstheme="minorHAnsi"/>
          <w:lang w:val="en-US"/>
        </w:rPr>
        <w:t xml:space="preserve"> </w:t>
      </w:r>
    </w:p>
    <w:p w14:paraId="213B2931" w14:textId="66FBE98A" w:rsidR="00CC6EA4" w:rsidRDefault="00CC6EA4" w:rsidP="00CC6EA4">
      <w:pPr>
        <w:spacing w:line="360" w:lineRule="auto"/>
        <w:jc w:val="both"/>
        <w:rPr>
          <w:rFonts w:cstheme="minorHAnsi"/>
          <w:lang w:val="en-US"/>
        </w:rPr>
      </w:pPr>
      <w:bookmarkStart w:id="3" w:name="_Hlk89330731"/>
      <w:bookmarkEnd w:id="2"/>
      <w:r w:rsidRPr="006D69C5">
        <w:rPr>
          <w:rFonts w:cstheme="minorHAnsi"/>
          <w:lang w:val="en-US"/>
        </w:rPr>
        <w:t xml:space="preserve">In wild social animals, individuals often </w:t>
      </w:r>
      <w:r w:rsidR="00EC0FD9">
        <w:rPr>
          <w:rFonts w:cstheme="minorHAnsi"/>
          <w:lang w:val="en-US"/>
        </w:rPr>
        <w:t>make</w:t>
      </w:r>
      <w:r w:rsidR="00EC0FD9" w:rsidRPr="006D69C5">
        <w:rPr>
          <w:rFonts w:cstheme="minorHAnsi"/>
          <w:lang w:val="en-US"/>
        </w:rPr>
        <w:t xml:space="preserve"> </w:t>
      </w:r>
      <w:r w:rsidRPr="006D69C5">
        <w:rPr>
          <w:rFonts w:cstheme="minorHAnsi"/>
          <w:lang w:val="en-US"/>
        </w:rPr>
        <w:t>heterogenous contributions to group decisions</w:t>
      </w:r>
      <w:r>
        <w:rPr>
          <w:rFonts w:cstheme="minorHAnsi"/>
          <w:lang w:val="en-US"/>
        </w:rPr>
        <w:t>. G</w:t>
      </w:r>
      <w:r w:rsidRPr="006D69C5">
        <w:rPr>
          <w:rFonts w:cstheme="minorHAnsi"/>
          <w:lang w:val="en-US"/>
        </w:rPr>
        <w:t xml:space="preserve">roup members whose actions cause others to change their behavior can be said to exert influence, </w:t>
      </w:r>
      <w:r>
        <w:rPr>
          <w:rFonts w:cstheme="minorHAnsi"/>
          <w:lang w:val="en-US"/>
        </w:rPr>
        <w:t xml:space="preserve">and the distribution and consistency of influence can vary across decision types, contexts, and species </w:t>
      </w:r>
      <w:r w:rsidRPr="006D69C5">
        <w:rPr>
          <w:rFonts w:cstheme="minorHAnsi"/>
          <w:lang w:val="en-US"/>
        </w:rPr>
        <w:fldChar w:fldCharType="begin"/>
      </w:r>
      <w:r w:rsidR="0043299C">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2018; Garland et al. 2018)</w:t>
      </w:r>
      <w:r w:rsidRPr="006D69C5">
        <w:rPr>
          <w:rFonts w:cstheme="minorHAnsi"/>
          <w:lang w:val="en-US"/>
        </w:rPr>
        <w:fldChar w:fldCharType="end"/>
      </w:r>
      <w:r>
        <w:rPr>
          <w:rFonts w:cstheme="minorHAnsi"/>
          <w:lang w:val="en-US"/>
        </w:rPr>
        <w:t xml:space="preserve">. </w:t>
      </w:r>
      <w:r w:rsidR="00E55512">
        <w:rPr>
          <w:rFonts w:cstheme="minorHAnsi"/>
          <w:lang w:val="en-US"/>
        </w:rPr>
        <w:t>S</w:t>
      </w:r>
      <w:r w:rsidR="00EC0FD9">
        <w:rPr>
          <w:rFonts w:cstheme="minorHAnsi"/>
          <w:lang w:val="en-US"/>
        </w:rPr>
        <w:t>tudies of influence over collective movement have</w:t>
      </w:r>
      <w:r>
        <w:rPr>
          <w:rFonts w:cstheme="minorHAnsi"/>
          <w:lang w:val="en-US"/>
        </w:rPr>
        <w:t xml:space="preserve"> </w:t>
      </w:r>
      <w:r w:rsidR="00E55512">
        <w:rPr>
          <w:rFonts w:cstheme="minorHAnsi"/>
          <w:lang w:val="en-US"/>
        </w:rPr>
        <w:t>been</w:t>
      </w:r>
      <w:r w:rsidR="00EC0FD9">
        <w:rPr>
          <w:rFonts w:cstheme="minorHAnsi"/>
          <w:lang w:val="en-US"/>
        </w:rPr>
        <w:t xml:space="preserve"> </w:t>
      </w:r>
      <w:r>
        <w:rPr>
          <w:rFonts w:cstheme="minorHAnsi"/>
          <w:lang w:val="en-US"/>
        </w:rPr>
        <w:t>loo</w:t>
      </w:r>
      <w:r w:rsidR="00AD2ADC">
        <w:rPr>
          <w:rFonts w:cstheme="minorHAnsi"/>
          <w:lang w:val="en-US"/>
        </w:rPr>
        <w:t>king</w:t>
      </w:r>
      <w:r>
        <w:rPr>
          <w:rFonts w:cstheme="minorHAnsi"/>
          <w:lang w:val="en-US"/>
        </w:rPr>
        <w:t xml:space="preserve"> separately at questions </w:t>
      </w:r>
      <w:r w:rsidR="00EC0FD9">
        <w:rPr>
          <w:rFonts w:cstheme="minorHAnsi"/>
          <w:lang w:val="en-US"/>
        </w:rPr>
        <w:t xml:space="preserve">such as </w:t>
      </w:r>
      <w:r>
        <w:rPr>
          <w:rFonts w:cstheme="minorHAnsi"/>
          <w:lang w:val="en-US"/>
        </w:rPr>
        <w:t>who has influence over direction of travel</w:t>
      </w:r>
      <w:r w:rsidRPr="006D69C5">
        <w:rPr>
          <w:rFonts w:cstheme="minorHAnsi"/>
          <w:lang w:val="en-US"/>
        </w:rPr>
        <w:t xml:space="preserve"> </w:t>
      </w:r>
      <w:r w:rsidRPr="006D69C5">
        <w:rPr>
          <w:rFonts w:cstheme="minorHAnsi"/>
          <w:lang w:val="en-US"/>
        </w:rPr>
        <w:fldChar w:fldCharType="begin"/>
      </w:r>
      <w:r w:rsidR="003730D7">
        <w:rPr>
          <w:rFonts w:cstheme="minorHAnsi"/>
          <w:lang w:val="en-US"/>
        </w:rPr>
        <w:instrText xml:space="preserve"> ADDIN ZOTERO_ITEM CSL_CITATION {"citationID":"CM98OU5K","properties":{"formattedCitation":"(Kerth et al. 2006; Nagy et al. 2010; Giuggioli et al. 2015; Pettit et al. 2015)","plainCitation":"(Kerth et al. 2006; Nagy et al. 2010; Giuggioli et al. 2015; Pettit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schema":"https://github.com/citation-style-language/schema/raw/master/csl-citation.json"} </w:instrText>
      </w:r>
      <w:r w:rsidRPr="006D69C5">
        <w:rPr>
          <w:rFonts w:cstheme="minorHAnsi"/>
          <w:lang w:val="en-US"/>
        </w:rPr>
        <w:fldChar w:fldCharType="separate"/>
      </w:r>
      <w:r w:rsidR="003730D7" w:rsidRPr="003730D7">
        <w:rPr>
          <w:rFonts w:ascii="Calibri" w:hAnsi="Calibri" w:cs="Calibri"/>
          <w:lang w:val="en-US"/>
        </w:rPr>
        <w:t>(</w:t>
      </w:r>
      <w:proofErr w:type="spellStart"/>
      <w:r w:rsidR="003730D7" w:rsidRPr="003730D7">
        <w:rPr>
          <w:rFonts w:ascii="Calibri" w:hAnsi="Calibri" w:cs="Calibri"/>
          <w:lang w:val="en-US"/>
        </w:rPr>
        <w:t>Kerth</w:t>
      </w:r>
      <w:proofErr w:type="spellEnd"/>
      <w:r w:rsidR="003730D7" w:rsidRPr="003730D7">
        <w:rPr>
          <w:rFonts w:ascii="Calibri" w:hAnsi="Calibri" w:cs="Calibri"/>
          <w:lang w:val="en-US"/>
        </w:rPr>
        <w:t xml:space="preserve"> et al. 2006; Nagy et al. 2010; </w:t>
      </w:r>
      <w:proofErr w:type="spellStart"/>
      <w:r w:rsidR="003730D7" w:rsidRPr="003730D7">
        <w:rPr>
          <w:rFonts w:ascii="Calibri" w:hAnsi="Calibri" w:cs="Calibri"/>
          <w:lang w:val="en-US"/>
        </w:rPr>
        <w:t>Giuggioli</w:t>
      </w:r>
      <w:proofErr w:type="spellEnd"/>
      <w:r w:rsidR="003730D7" w:rsidRPr="003730D7">
        <w:rPr>
          <w:rFonts w:ascii="Calibri" w:hAnsi="Calibri" w:cs="Calibri"/>
          <w:lang w:val="en-US"/>
        </w:rPr>
        <w:t xml:space="preserve"> et al. 2015; Pettit et al. 2015)</w:t>
      </w:r>
      <w:r w:rsidRPr="006D69C5">
        <w:rPr>
          <w:rFonts w:cstheme="minorHAnsi"/>
          <w:lang w:val="en-US"/>
        </w:rPr>
        <w:fldChar w:fldCharType="end"/>
      </w:r>
      <w:r>
        <w:rPr>
          <w:rFonts w:cstheme="minorHAnsi"/>
          <w:lang w:val="en-US"/>
        </w:rPr>
        <w:t xml:space="preserve">, who has influence over timing of departure </w:t>
      </w:r>
      <w:r w:rsidRPr="006D69C5">
        <w:rPr>
          <w:rFonts w:cstheme="minorHAnsi"/>
          <w:lang w:val="en-US"/>
        </w:rPr>
        <w:fldChar w:fldCharType="begin"/>
      </w:r>
      <w:r w:rsidR="0043299C">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2015; Tokuyama and Furuichi 2017; Montanari et al. 2021)</w:t>
      </w:r>
      <w:r w:rsidRPr="006D69C5">
        <w:rPr>
          <w:rFonts w:cstheme="minorHAnsi"/>
          <w:lang w:val="en-US"/>
        </w:rPr>
        <w:fldChar w:fldCharType="end"/>
      </w:r>
      <w:r>
        <w:rPr>
          <w:rFonts w:cstheme="minorHAnsi"/>
          <w:lang w:val="en-US"/>
        </w:rPr>
        <w:t xml:space="preserve">, or who is in the front of the group </w:t>
      </w:r>
      <w:r>
        <w:rPr>
          <w:rFonts w:cstheme="minorHAnsi"/>
          <w:lang w:val="en-US"/>
        </w:rPr>
        <w:fldChar w:fldCharType="begin"/>
      </w:r>
      <w:r w:rsidR="00690FC5">
        <w:rPr>
          <w:rFonts w:cstheme="minorHAnsi"/>
          <w:lang w:val="en-US"/>
        </w:rPr>
        <w:instrText xml:space="preserve"> ADDIN ZOTERO_ITEM CSL_CITATION {"citationID":"8TXifBvA","properties":{"formattedCitation":"(King et al. 2008; Lewis et al. 2011; Van Belle et al. 2013; Smith et al. 2015)","plainCitation":"(King et al. 2008; Lewis et al. 2011; Van Belle et al. 2013; Smith et al. 2015)","noteIndex":0},"citationItems":[{"id":2790,"uris":["http://zotero.org/users/5080349/items/NRNHCIUS"],"uri":["http://zotero.org/users/5080349/items/NRNHCIUS"],"itemData":{"id":2790,"type":"article-journal","abstract":"Group-living animals routinely have to reach a consensus decision and choose between mutually exclusive actions in order to coordinate their activities and benefit from sociality 1, 2. Theoretical models predict “democratic” rather than “despotic” decisions to be widespread in social vertebrates, because they result in lower “consensus costs”—the costs of an individual foregoing its optimal action to comply with the decision—for the group as a whole 1, 3. Yet, quantification of consensus costs is entirely lacking, and empirical observations provide strong support for the occurrence of both democratic and despotic decisions in nature 1, 4, 5. We conducted a foraging experiment on a wild social primate (chacma baboons, Papio ursinus) in order to gain new insights into despotic group decision making. The results show that group foraging decisions were consistently led by the individual who acquired the greatest benefits from those decisions, namely the dominant male. Subordinate group members followed the leader despite considerable consensus costs. Follower behavior was mediated by social ties to the leader, and where these ties were weaker, group fission was more likely to occur. Our findings highlight the importance of leader incentives and social relationships in group decision-making processes and the emergence of despotism.","container-title":"Current Biology","DOI":"10.1016/j.cub.2008.10.048","ISSN":"0960-9822","issue":"23","journalAbbreviation":"Current Biology","language":"en","page":"1833-1838","source":"ScienceDirect","title":"Dominance and Affiliation Mediate Despotism in a Social Primate","volume":"18","author":[{"family":"King","given":"Andrew J."},{"family":"Douglas","given":"Caitlin M. S."},{"family":"Huchard","given":"Elise"},{"family":"Isaac","given":"Nick J. B."},{"family":"Cowlishaw","given":"Guy"}],"issued":{"date-parts":[["2008",12,9]]}}},{"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w:instrText>
      </w:r>
      <w:r w:rsidR="00690FC5" w:rsidRPr="00690FC5">
        <w:rPr>
          <w:rFonts w:cstheme="minorHAnsi"/>
        </w:rPr>
        <w:instrText xml:space="preserve">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690FC5" w:rsidRPr="00690FC5">
        <w:rPr>
          <w:rFonts w:ascii="Calibri" w:hAnsi="Calibri" w:cs="Calibri"/>
        </w:rPr>
        <w:t>(King et al. 2008; Lewis et al. 2011; Van Belle et al. 2013; Smith et al. 2015)</w:t>
      </w:r>
      <w:r>
        <w:rPr>
          <w:rFonts w:cstheme="minorHAnsi"/>
          <w:lang w:val="en-US"/>
        </w:rPr>
        <w:fldChar w:fldCharType="end"/>
      </w:r>
      <w:r w:rsidRPr="00E7783B">
        <w:rPr>
          <w:rFonts w:cstheme="minorHAnsi"/>
        </w:rPr>
        <w:t xml:space="preserve">. </w:t>
      </w:r>
      <w:r>
        <w:rPr>
          <w:rFonts w:cstheme="minorHAnsi"/>
          <w:lang w:val="en-US"/>
        </w:rPr>
        <w:t xml:space="preserve">A positive link between influence and social rank has often been established </w:t>
      </w:r>
      <w:r>
        <w:rPr>
          <w:rFonts w:cstheme="minorHAnsi"/>
          <w:lang w:val="en-US"/>
        </w:rPr>
        <w:fldChar w:fldCharType="begin"/>
      </w:r>
      <w:r>
        <w:rPr>
          <w:rFonts w:cstheme="minorHAnsi"/>
          <w:lang w:val="en-US"/>
        </w:rPr>
        <w:instrText xml:space="preserve"> ADDIN ZOTERO_ITEM CSL_CITATION {"citationID":"p4fugwL5","properties":{"formattedCitation":"(Smith et al., 2015)","plainCitation":"(Smith et al., 2015)","dontUpdate":true,"noteIndex":0},"citationItems":[{"id":610,"uris":["http://zotero.org/users/5080349/items/JPTFHYJE"],"uri":["http://zotero.org/users/5080349/items/JPTFHYJE"],"itemData":{"id":610,"type":"article-journal","abstract":"Because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Pr="00963072">
        <w:rPr>
          <w:rFonts w:ascii="Calibri" w:hAnsi="Calibri" w:cs="Calibri"/>
          <w:lang w:val="en-US"/>
        </w:rPr>
        <w:t>(</w:t>
      </w:r>
      <w:r>
        <w:rPr>
          <w:rFonts w:ascii="Calibri" w:hAnsi="Calibri" w:cs="Calibri"/>
          <w:lang w:val="en-US"/>
        </w:rPr>
        <w:t xml:space="preserve">reviewed in </w:t>
      </w:r>
      <w:r w:rsidRPr="00963072">
        <w:rPr>
          <w:rFonts w:ascii="Calibri" w:hAnsi="Calibri" w:cs="Calibri"/>
          <w:lang w:val="en-US"/>
        </w:rPr>
        <w:t>Smith et al., 2015)</w:t>
      </w:r>
      <w:r>
        <w:rPr>
          <w:rFonts w:cstheme="minorHAnsi"/>
          <w:lang w:val="en-US"/>
        </w:rPr>
        <w:fldChar w:fldCharType="end"/>
      </w:r>
      <w:r>
        <w:rPr>
          <w:rFonts w:cstheme="minorHAnsi"/>
          <w:lang w:val="en-US"/>
        </w:rPr>
        <w:t xml:space="preserve">, though systems with influential subordinates are also found </w:t>
      </w:r>
      <w:r>
        <w:rPr>
          <w:rFonts w:cstheme="minorHAnsi"/>
          <w:lang w:val="en-US"/>
        </w:rPr>
        <w:fldChar w:fldCharType="begin"/>
      </w:r>
      <w:r w:rsidR="0043299C">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(Papageorgiou and Farine 2020)</w:t>
      </w:r>
      <w:r>
        <w:rPr>
          <w:rFonts w:cstheme="minorHAnsi"/>
          <w:lang w:val="en-US"/>
        </w:rPr>
        <w:fldChar w:fldCharType="end"/>
      </w:r>
      <w:r>
        <w:rPr>
          <w:rFonts w:cstheme="minorHAnsi"/>
          <w:lang w:val="en-US"/>
        </w:rPr>
        <w:t xml:space="preserve">. Such studies have highlighted the diversity of movement decisions-making mechanisms found in nature, from systems where influence is mostly shared to systems where it is mostly unshared, depending on group characteristics such as size and composition, social structure, or type of movement </w:t>
      </w:r>
      <w:r>
        <w:rPr>
          <w:rFonts w:cstheme="minorHAnsi"/>
          <w:lang w:val="en-US"/>
        </w:rPr>
        <w:fldChar w:fldCharType="begin"/>
      </w:r>
      <w:r w:rsidR="00690FC5">
        <w:rPr>
          <w:rFonts w:cstheme="minorHAnsi"/>
          <w:lang w:val="en-US"/>
        </w:rPr>
        <w:instrText xml:space="preserve"> ADDIN ZOTERO_ITEM CSL_CITATION {"citationID":"12ntY95o","properties":{"formattedCitation":"(Boinski 2000; Conradt and Roper 2005; Conradt and Roper 2009)","plainCitation":"(Boinski 2000; Conradt and Roper 2005; Conradt and Roper 2009)","noteIndex":0},"citationItems":[{"id":2820,"uris":["http://zotero.org/users/5080349/items/P8BQPVK2"],"uri":["http://zotero.org/users/5080349/items/P8BQPVK2"],"itemData":{"id":2820,"type":"chapter","abstract":"Getting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Press","title":"Social Manipulation Within and Between Troops Mediate Primate Group Movement","URL":"https://press.uchicago.edu/ucp/books/book/chicago/O/bo3618301.html","editor":[{"family":"Boinski","given":"Sue"}],"author":[{"family":"Boinski","given":"Sue"}],"accessed":{"date-parts":[["2022",1,12]]},"issued":{"date-parts":[["2000",5]]}}},{"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J"}],"issued":{"date-parts":[["2005"]],"season":"août"}}},{"id":490,"uris":["http://zotero.org/users/5080349/items/7IMGQSPA"],"uri":["http://zotero.org/users/5080349/items/7IMGQSPA"],"itemData":{"id":490,"type":"article-journal","abstract":"Social animals regularly face consensus decisions whereby they choose, collectively, between mutually exclusive actions. Such decisions often involve conflicts of interest between group members with respect to preferred action. Conflicts could, in principle, be resolved, either by sharing decisions between members ('shared decisions') or by one 'dominant' member making decisions on behalf of the whole group ('unshared decisions'). Both, shared and unshared decisions, have been observed. However, it is unclear as to what favours the evolution of either decision type. Here, after a brief literature review, we present a novel method, involving a combination of self-organizing system and game theory modelling, of investigating the evolution of shared and unshared decisions. We apply the method to decisions on movement direction. We find that both, shared and unshared, decisions can evolve without individuals having a global overview of the group's behaviour or any knowledge about other members' preferences or intentions. Selection favours unshared over shared decisions when conflicts are high relative to grouping benefits, and vice versa. These results differ from those of group decision models relating to activity timings. We attribute this to fundamental differences between collective decisions about modalities that are disjunct (here, space) or continuous (here, time) with respect to costs/benefits.","container-title":"Philos. Trans. R. Soc. Lond. B Biol. Sci.","DOI":"10.1098/rstb.2008.0257","issue":"1518","page":"807-819","title":"Conflicts of interest and the evolution of decision sharing","volume":"364","author":[{"family":"Conradt","given":"Larissa"},{"family":"Roper","given":"Timothy J"}],"issued":{"date-parts":[["2009"]]}}}],"schema":"https://github.com/citation-style-language/schema/raw/master/csl-citation.json"} </w:instrText>
      </w:r>
      <w:r>
        <w:rPr>
          <w:rFonts w:cstheme="minorHAnsi"/>
          <w:lang w:val="en-US"/>
        </w:rPr>
        <w:fldChar w:fldCharType="separate"/>
      </w:r>
      <w:r w:rsidR="00690FC5" w:rsidRPr="00690FC5">
        <w:rPr>
          <w:rFonts w:ascii="Calibri" w:hAnsi="Calibri" w:cs="Calibri"/>
        </w:rPr>
        <w:t>(</w:t>
      </w:r>
      <w:proofErr w:type="spellStart"/>
      <w:r w:rsidR="00690FC5" w:rsidRPr="00690FC5">
        <w:rPr>
          <w:rFonts w:ascii="Calibri" w:hAnsi="Calibri" w:cs="Calibri"/>
        </w:rPr>
        <w:t>Boinski</w:t>
      </w:r>
      <w:proofErr w:type="spellEnd"/>
      <w:r w:rsidR="00690FC5" w:rsidRPr="00690FC5">
        <w:rPr>
          <w:rFonts w:ascii="Calibri" w:hAnsi="Calibri" w:cs="Calibri"/>
        </w:rPr>
        <w:t xml:space="preserve"> 2000; </w:t>
      </w:r>
      <w:proofErr w:type="spellStart"/>
      <w:r w:rsidR="00690FC5" w:rsidRPr="00690FC5">
        <w:rPr>
          <w:rFonts w:ascii="Calibri" w:hAnsi="Calibri" w:cs="Calibri"/>
        </w:rPr>
        <w:t>Conradt</w:t>
      </w:r>
      <w:proofErr w:type="spellEnd"/>
      <w:r w:rsidR="00690FC5" w:rsidRPr="00690FC5">
        <w:rPr>
          <w:rFonts w:ascii="Calibri" w:hAnsi="Calibri" w:cs="Calibri"/>
        </w:rPr>
        <w:t xml:space="preserve"> and Roper 2005; </w:t>
      </w:r>
      <w:proofErr w:type="spellStart"/>
      <w:r w:rsidR="00690FC5" w:rsidRPr="00690FC5">
        <w:rPr>
          <w:rFonts w:ascii="Calibri" w:hAnsi="Calibri" w:cs="Calibri"/>
        </w:rPr>
        <w:t>Conradt</w:t>
      </w:r>
      <w:proofErr w:type="spellEnd"/>
      <w:r w:rsidR="00690FC5" w:rsidRPr="00690FC5">
        <w:rPr>
          <w:rFonts w:ascii="Calibri" w:hAnsi="Calibri" w:cs="Calibri"/>
        </w:rPr>
        <w:t xml:space="preserve"> and Roper 2009)</w:t>
      </w:r>
      <w:r>
        <w:rPr>
          <w:rFonts w:cstheme="minorHAnsi"/>
          <w:lang w:val="en-US"/>
        </w:rPr>
        <w:fldChar w:fldCharType="end"/>
      </w:r>
      <w:r>
        <w:rPr>
          <w:rFonts w:cstheme="minorHAnsi"/>
          <w:lang w:val="en-US"/>
        </w:rPr>
        <w:t>.</w:t>
      </w:r>
    </w:p>
    <w:p w14:paraId="75A7F7D7" w14:textId="7B32FA69" w:rsidR="00CC6EA4" w:rsidRDefault="00CC6EA4" w:rsidP="00CC6EA4">
      <w:pPr>
        <w:spacing w:line="360" w:lineRule="auto"/>
        <w:jc w:val="both"/>
        <w:rPr>
          <w:rFonts w:cstheme="minorHAnsi"/>
          <w:lang w:val="en-US"/>
        </w:rPr>
      </w:pPr>
      <w:r>
        <w:rPr>
          <w:rFonts w:cstheme="minorHAnsi"/>
          <w:lang w:val="en-US"/>
        </w:rPr>
        <w:t xml:space="preserve">Because of this diversity, assessing influence patterns and comparing them between social groups remains challenging. In order to correctly define and quantify influence in a social system, one has to first identify the decision-making mechanisms at play and the type of cues from a given individual that are of particular relevance in influencing the decisions of others </w:t>
      </w:r>
      <w:r>
        <w:rPr>
          <w:rFonts w:cstheme="minorHAnsi"/>
          <w:lang w:val="en-US"/>
        </w:rPr>
        <w:fldChar w:fldCharType="begin"/>
      </w:r>
      <w:r w:rsidR="0043299C">
        <w:rPr>
          <w:rFonts w:cstheme="minorHAnsi"/>
          <w:lang w:val="en-US"/>
        </w:rPr>
        <w:instrText xml:space="preserve"> ADDIN ZOTERO_ITEM CSL_CITATION {"citationID":"3XkytavR","properties":{"formattedCitation":"(Strandburg-Peshkin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(Strandburg-Peshkin et al. 2018)</w:t>
      </w:r>
      <w:r>
        <w:rPr>
          <w:rFonts w:cstheme="minorHAnsi"/>
          <w:lang w:val="en-US"/>
        </w:rPr>
        <w:fldChar w:fldCharType="end"/>
      </w:r>
      <w:r>
        <w:rPr>
          <w:rFonts w:cstheme="minorHAnsi"/>
          <w:lang w:val="en-US"/>
        </w:rPr>
        <w:t>.</w:t>
      </w:r>
      <w:r w:rsidRPr="00701650">
        <w:rPr>
          <w:rFonts w:cstheme="minorHAnsi"/>
          <w:lang w:val="en-US"/>
        </w:rPr>
        <w:t xml:space="preserve"> </w:t>
      </w:r>
      <w:r>
        <w:rPr>
          <w:rFonts w:cstheme="minorHAnsi"/>
          <w:lang w:val="en-US"/>
        </w:rPr>
        <w:t xml:space="preserve">In the context of movement, these cues can </w:t>
      </w:r>
      <w:r w:rsidRPr="006D69C5">
        <w:rPr>
          <w:rFonts w:eastAsia="Times New Roman" w:cs="Times New Roman"/>
          <w:color w:val="000000"/>
          <w:szCs w:val="24"/>
          <w:lang w:val="en-US"/>
        </w:rPr>
        <w:t>include</w:t>
      </w:r>
      <w:r>
        <w:rPr>
          <w:rFonts w:eastAsia="Times New Roman" w:cs="Times New Roman"/>
          <w:color w:val="000000"/>
          <w:szCs w:val="24"/>
          <w:lang w:val="en-US"/>
        </w:rPr>
        <w:t xml:space="preserve"> an individual’s</w:t>
      </w:r>
      <w:r w:rsidRPr="006D69C5">
        <w:rPr>
          <w:rFonts w:eastAsia="Times New Roman" w:cs="Times New Roman"/>
          <w:color w:val="000000"/>
          <w:szCs w:val="24"/>
          <w:lang w:val="en-US"/>
        </w:rPr>
        <w:t xml:space="preserve"> position in space, </w:t>
      </w:r>
      <w:r>
        <w:rPr>
          <w:rFonts w:eastAsia="Times New Roman" w:cs="Times New Roman"/>
          <w:color w:val="000000"/>
          <w:szCs w:val="24"/>
          <w:lang w:val="en-US"/>
        </w:rPr>
        <w:t xml:space="preserve">its </w:t>
      </w:r>
      <w:r w:rsidRPr="006D69C5">
        <w:rPr>
          <w:rFonts w:eastAsia="Times New Roman" w:cs="Times New Roman"/>
          <w:color w:val="000000"/>
          <w:szCs w:val="24"/>
          <w:lang w:val="en-US"/>
        </w:rPr>
        <w:t xml:space="preserve">movement in a given direction, </w:t>
      </w:r>
      <w:r>
        <w:rPr>
          <w:rFonts w:eastAsia="Times New Roman" w:cs="Times New Roman"/>
          <w:color w:val="000000"/>
          <w:szCs w:val="24"/>
          <w:lang w:val="en-US"/>
        </w:rPr>
        <w:t xml:space="preserve">or the production of signals such as </w:t>
      </w:r>
      <w:r w:rsidRPr="006D69C5">
        <w:rPr>
          <w:rFonts w:eastAsia="Times New Roman" w:cs="Times New Roman"/>
          <w:color w:val="000000"/>
          <w:szCs w:val="24"/>
          <w:lang w:val="en-US"/>
        </w:rPr>
        <w:t>vocalization</w:t>
      </w:r>
      <w:r>
        <w:rPr>
          <w:rFonts w:eastAsia="Times New Roman" w:cs="Times New Roman"/>
          <w:color w:val="000000"/>
          <w:szCs w:val="24"/>
          <w:lang w:val="en-US"/>
        </w:rPr>
        <w:t>s.</w:t>
      </w:r>
      <w:r w:rsidRPr="00525EA8">
        <w:rPr>
          <w:rFonts w:cstheme="minorHAnsi"/>
          <w:lang w:val="en-US"/>
        </w:rPr>
        <w:t xml:space="preserve"> </w:t>
      </w:r>
      <w:r>
        <w:rPr>
          <w:rFonts w:cstheme="minorHAnsi"/>
          <w:lang w:val="en-US"/>
        </w:rPr>
        <w:t xml:space="preserve">Individual influence may also vary depending on the type of decision being considered, with influence over one type of group decision not necessarily translating into influence over other types. In particular, theoretical work has emphasized a fundamental distinction between decisions about movement </w:t>
      </w:r>
      <w:r w:rsidRPr="003B002C">
        <w:rPr>
          <w:rFonts w:cstheme="minorHAnsi"/>
          <w:i/>
          <w:iCs/>
          <w:lang w:val="en-US"/>
        </w:rPr>
        <w:t>direction</w:t>
      </w:r>
      <w:r>
        <w:rPr>
          <w:rFonts w:cstheme="minorHAnsi"/>
          <w:lang w:val="en-US"/>
        </w:rPr>
        <w:t xml:space="preserve"> and decisions about movement </w:t>
      </w:r>
      <w:r w:rsidRPr="003B002C">
        <w:rPr>
          <w:rFonts w:cstheme="minorHAnsi"/>
          <w:i/>
          <w:iCs/>
          <w:lang w:val="en-US"/>
        </w:rPr>
        <w:t>timing</w:t>
      </w:r>
      <w:r>
        <w:rPr>
          <w:rFonts w:cstheme="minorHAnsi"/>
          <w:lang w:val="en-US"/>
        </w:rPr>
        <w:t xml:space="preserve">, with these two types of decisions expected to have different distributions of consensus costs, leading to contrasting predictions about whether they are likely to be shared or unshared </w:t>
      </w:r>
      <w:r>
        <w:rPr>
          <w:rFonts w:cstheme="minorHAnsi"/>
          <w:lang w:val="en-US"/>
        </w:rPr>
        <w:fldChar w:fldCharType="begin"/>
      </w:r>
      <w:r w:rsidR="0043299C">
        <w:rPr>
          <w:rFonts w:cstheme="minorHAnsi"/>
          <w:lang w:val="en-US"/>
        </w:rPr>
        <w:instrText xml:space="preserve"> ADDIN ZOTERO_ITEM CSL_CITATION {"citationID":"eYc30kcz","properties":{"formattedCitation":"(Byrne 2000; Conradt and Roper 2010)","plainCitation":"(Byrne 2000; Conradt and Roper 2010)","noteIndex":0},"citationItems":[{"id":2829,"uris":["http://zotero.org/users/5080349/items/8S9R5436"],"uri":["http://zotero.org/users/5080349/items/8S9R5436"],"itemData":{"id":2829,"type":"chapter","abstract":"Getting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Press","title":"How Monkeys Find Their Way: Leadership, Coordination, and Cognitive Maps of African Baboons","URL":"https://press.uchicago.edu/ucp/books/book/chicago/O/bo3618301.html","editor":[{"family":"Boinski","given":"Sue"},{"family":"Garber","given":"Paul A."}],"author":[{"family":"Byrne","given":"Richard W."}],"accessed":{"date-parts":[["2022",1,12]]},"issued":{"date-parts":[["2000",5]]}}},{"id":589,"uris":["http://zotero.org/users/5080349/items/627BS38H"],"uri":["http://zotero.org/users/5080349/items/627BS38H"],"itemData":{"id":589,"type":"article-journal","abstract":"A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(Byrne 2000; Conradt and Roper 2010)</w:t>
      </w:r>
      <w:r>
        <w:rPr>
          <w:rFonts w:cstheme="minorHAnsi"/>
          <w:lang w:val="en-US"/>
        </w:rPr>
        <w:fldChar w:fldCharType="end"/>
      </w:r>
      <w:r>
        <w:rPr>
          <w:rFonts w:cstheme="minorHAnsi"/>
          <w:lang w:val="en-US"/>
        </w:rPr>
        <w:t xml:space="preserve">. It can be particularly challenging to disentangle these two types of influence, as both may occur </w:t>
      </w:r>
      <w:r w:rsidR="00C058F3">
        <w:rPr>
          <w:rFonts w:cstheme="minorHAnsi"/>
          <w:lang w:val="en-US"/>
        </w:rPr>
        <w:t>at the same time</w:t>
      </w:r>
      <w:r>
        <w:rPr>
          <w:rFonts w:cstheme="minorHAnsi"/>
          <w:lang w:val="en-US"/>
        </w:rPr>
        <w:t xml:space="preserve"> when groups travel collectively, continuously needing to come to consensus on both the direction and speed of travel.</w:t>
      </w:r>
      <w:r w:rsidRPr="005F3621">
        <w:rPr>
          <w:rFonts w:cstheme="minorHAnsi"/>
          <w:lang w:val="en-US"/>
        </w:rPr>
        <w:t xml:space="preserve"> </w:t>
      </w:r>
      <w:r w:rsidR="007872E0">
        <w:rPr>
          <w:rFonts w:cstheme="minorHAnsi"/>
          <w:lang w:val="en-US"/>
        </w:rPr>
        <w:t>Very few</w:t>
      </w:r>
      <w:r>
        <w:rPr>
          <w:rFonts w:cstheme="minorHAnsi"/>
          <w:lang w:val="en-US"/>
        </w:rPr>
        <w:t xml:space="preserve"> studies have been looking simultaneously at several measures of influence within one system</w:t>
      </w:r>
      <w:r w:rsidR="007872E0">
        <w:rPr>
          <w:rFonts w:cstheme="minorHAnsi"/>
          <w:lang w:val="en-US"/>
        </w:rPr>
        <w:t xml:space="preserve"> in the wild</w:t>
      </w:r>
      <w:r>
        <w:rPr>
          <w:rFonts w:cstheme="minorHAnsi"/>
          <w:lang w:val="en-US"/>
        </w:rPr>
        <w:t xml:space="preserve"> in order to evaluate if individuals which have influence over direction of movement also have influence over speed or travel, or to validate the assumption that frontmost individuals do have more influence</w:t>
      </w:r>
      <w:r w:rsidR="007872E0">
        <w:rPr>
          <w:rFonts w:cstheme="minorHAnsi"/>
          <w:lang w:val="en-US"/>
        </w:rPr>
        <w:t xml:space="preserve"> (but see</w:t>
      </w:r>
      <w:r>
        <w:rPr>
          <w:rFonts w:cstheme="minorHAnsi"/>
          <w:lang w:val="en-US"/>
        </w:rPr>
        <w:t xml:space="preserve"> </w:t>
      </w:r>
      <w:r>
        <w:rPr>
          <w:rFonts w:cstheme="minorHAnsi"/>
          <w:lang w:val="en-US"/>
        </w:rPr>
        <w:fldChar w:fldCharType="begin"/>
      </w:r>
      <w:r w:rsidR="007872E0">
        <w:rPr>
          <w:rFonts w:cstheme="minorHAnsi"/>
          <w:lang w:val="en-US"/>
        </w:rPr>
        <w:instrText xml:space="preserve"> ADDIN ZOTERO_ITEM CSL_CITATION {"citationID":"sStvHNX5","properties":{"formattedCitation":"(Herbert-Read et al. 2011; Katz et al. 2011; Jolles et al. 2017)","plainCitation":"(Herbert-Read et al. 2011; Katz et al. 2011; Jolles et al. 2017)","noteIndex":0},"citationItems":[{"id":2811,"uris":["http://zotero.org/users/5080349/items/D3GTCS5C"],"uri":["http://zotero.org/users/5080349/items/D3GTCS5C"],"itemData":{"id":2811,"type":"article-journal","abstract":"Collective motion, where large numbers of individuals move synchronously together, is achieved when individuals adopt interaction rules that determine how they respond to their neighbors’ movements and positions. These rules determine how group-living animals move, make decisions, and transmit information between individuals. Nonetheless, few studies have explicitly determined these interaction rules in moving groups, and very little is known about the interaction rules of fish. Here, we identify three key rules for the social interactions of mosquitofish (Gambusia holbrooki): (i) Attraction forces are important in maintaining group cohesion, while we find only weak evidence that fish align with their neighbor’s orientation; (ii) repulsion is mediated principally by changes in speed; (iii) although the positions and directions of all shoal members are highly correlated, individuals only respond to their single nearest neighbor. The last two of these rules are different from the classical models of collective animal motion, raising new questions about how fish and other animals self-organize on the move.","container-title":"Proceedings of the National Academy of Sciences","DOI":"10.1073/pnas.1109355108","ISSN":"0027-8424, 1091-6490","issue":"46","journalAbbreviation":"PNAS","language":"en","note":"publisher: National Academy of Sciences\nsection: Biological Sciences\nPMID: 22065759","page":"18726-18731","source":"www.pnas.org","title":"Inferring the rules of interaction of shoaling fish","volume":"108","author":[{"family":"Herbert-Read","given":"James E."},{"family":"Perna","given":"Andrea"},{"family":"Mann","given":"Richard P."},{"family":"Schaerf","given":"Timothy M."},{"family":"Sumpter","given":"David J. T."},{"family":"Ward","given":"Ashley J. W."}],"issued":{"date-parts":[["2011",11,15]]}}},{"id":2365,"uris":["http://zotero.org/users/5080349/items/D4GZE2DW"],"uri":["http://zotero.org/users/5080349/items/D4GZE2DW"],"itemData":{"id":2365,"type":"article-journal","abstract":"Determining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nstrText>
      </w:r>
      <w:r w:rsidR="007872E0" w:rsidRPr="007872E0">
        <w:rPr>
          <w:rFonts w:cstheme="minorHAnsi"/>
        </w:rPr>
        <w:instrText xml:space="preserve">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Pr>
          <w:rFonts w:cstheme="minorHAnsi"/>
          <w:lang w:val="en-US"/>
        </w:rPr>
        <w:fldChar w:fldCharType="separate"/>
      </w:r>
      <w:r w:rsidR="007872E0" w:rsidRPr="007872E0">
        <w:rPr>
          <w:rFonts w:ascii="Calibri" w:hAnsi="Calibri" w:cs="Calibri"/>
        </w:rPr>
        <w:t xml:space="preserve">Herbert-Read et al. 2011; Katz et al. 2011; </w:t>
      </w:r>
      <w:proofErr w:type="spellStart"/>
      <w:r w:rsidR="007872E0" w:rsidRPr="007872E0">
        <w:rPr>
          <w:rFonts w:ascii="Calibri" w:hAnsi="Calibri" w:cs="Calibri"/>
        </w:rPr>
        <w:t>Jolles</w:t>
      </w:r>
      <w:proofErr w:type="spellEnd"/>
      <w:r w:rsidR="007872E0" w:rsidRPr="007872E0">
        <w:rPr>
          <w:rFonts w:ascii="Calibri" w:hAnsi="Calibri" w:cs="Calibri"/>
        </w:rPr>
        <w:t xml:space="preserve"> et al. 2017</w:t>
      </w:r>
      <w:r>
        <w:rPr>
          <w:rFonts w:cstheme="minorHAnsi"/>
          <w:lang w:val="en-US"/>
        </w:rPr>
        <w:fldChar w:fldCharType="end"/>
      </w:r>
      <w:r w:rsidR="007872E0" w:rsidRPr="007872E0">
        <w:rPr>
          <w:rFonts w:cstheme="minorHAnsi"/>
        </w:rPr>
        <w:t xml:space="preserve"> for </w:t>
      </w:r>
      <w:proofErr w:type="spellStart"/>
      <w:r w:rsidR="007872E0" w:rsidRPr="007872E0">
        <w:rPr>
          <w:rFonts w:cstheme="minorHAnsi"/>
        </w:rPr>
        <w:t>lab</w:t>
      </w:r>
      <w:proofErr w:type="spellEnd"/>
      <w:r w:rsidR="007872E0" w:rsidRPr="007872E0">
        <w:rPr>
          <w:rFonts w:cstheme="minorHAnsi"/>
        </w:rPr>
        <w:t xml:space="preserve"> </w:t>
      </w:r>
      <w:proofErr w:type="spellStart"/>
      <w:r w:rsidR="007872E0" w:rsidRPr="007872E0">
        <w:rPr>
          <w:rFonts w:cstheme="minorHAnsi"/>
        </w:rPr>
        <w:t>experiments</w:t>
      </w:r>
      <w:proofErr w:type="spellEnd"/>
      <w:r w:rsidR="007872E0" w:rsidRPr="007872E0">
        <w:rPr>
          <w:rFonts w:cstheme="minorHAnsi"/>
        </w:rPr>
        <w:t>).</w:t>
      </w:r>
      <w:r w:rsidRPr="007872E0">
        <w:rPr>
          <w:rFonts w:cstheme="minorHAnsi"/>
        </w:rPr>
        <w:t xml:space="preserve"> </w:t>
      </w:r>
      <w:r>
        <w:rPr>
          <w:rFonts w:cstheme="minorHAnsi"/>
          <w:lang w:val="en-US"/>
        </w:rPr>
        <w:t xml:space="preserve">Because </w:t>
      </w:r>
      <w:r>
        <w:rPr>
          <w:rFonts w:cstheme="minorHAnsi"/>
          <w:lang w:val="en-US"/>
        </w:rPr>
        <w:lastRenderedPageBreak/>
        <w:t>influence is such a versatile notion, it is crucial to define the context in which it is looked at and to have</w:t>
      </w:r>
      <w:r w:rsidRPr="006F4F47">
        <w:rPr>
          <w:rFonts w:cstheme="minorHAnsi"/>
          <w:lang w:val="en-US"/>
        </w:rPr>
        <w:t xml:space="preserve"> </w:t>
      </w:r>
      <w:r w:rsidRPr="006D69C5">
        <w:rPr>
          <w:rFonts w:cstheme="minorHAnsi"/>
          <w:lang w:val="en-US"/>
        </w:rPr>
        <w:t xml:space="preserve">a thorough understanding of the </w:t>
      </w:r>
      <w:r>
        <w:rPr>
          <w:rFonts w:cstheme="minorHAnsi"/>
          <w:lang w:val="en-US"/>
        </w:rPr>
        <w:t>system’s</w:t>
      </w:r>
      <w:r w:rsidRPr="006D69C5">
        <w:rPr>
          <w:rFonts w:cstheme="minorHAnsi"/>
          <w:lang w:val="en-US"/>
        </w:rPr>
        <w:t xml:space="preserve"> biology to assess</w:t>
      </w:r>
      <w:r>
        <w:rPr>
          <w:rFonts w:cstheme="minorHAnsi"/>
          <w:lang w:val="en-US"/>
        </w:rPr>
        <w:t xml:space="preserve"> it</w:t>
      </w:r>
      <w:r w:rsidRPr="006D69C5">
        <w:rPr>
          <w:rFonts w:cstheme="minorHAnsi"/>
          <w:lang w:val="en-US"/>
        </w:rPr>
        <w:t xml:space="preserve"> accurately.</w:t>
      </w:r>
    </w:p>
    <w:bookmarkEnd w:id="3"/>
    <w:p w14:paraId="47DBF867" w14:textId="1B23F3E1" w:rsidR="00CC6EA4" w:rsidRPr="006F4F47" w:rsidRDefault="00CC6EA4" w:rsidP="00CC6EA4">
      <w:pPr>
        <w:spacing w:line="360" w:lineRule="auto"/>
        <w:jc w:val="both"/>
        <w:rPr>
          <w:rFonts w:eastAsia="Times New Roman" w:cstheme="minorHAnsi"/>
          <w:color w:val="000000"/>
          <w:lang w:val="en-US"/>
        </w:rPr>
      </w:pPr>
      <w:r>
        <w:rPr>
          <w:rFonts w:cstheme="minorHAnsi"/>
          <w:lang w:val="en-US"/>
        </w:rPr>
        <w:t xml:space="preserve">We investigated influence dynamics in </w:t>
      </w:r>
      <w:r w:rsidR="005124AA">
        <w:rPr>
          <w:rFonts w:cstheme="minorHAnsi"/>
          <w:lang w:val="en-US"/>
        </w:rPr>
        <w:t>m</w:t>
      </w:r>
      <w:r w:rsidRPr="006D69C5">
        <w:rPr>
          <w:rFonts w:cstheme="minorHAnsi"/>
          <w:lang w:val="en-US"/>
        </w:rPr>
        <w:t>eerkats (</w:t>
      </w:r>
      <w:r w:rsidRPr="006D69C5">
        <w:rPr>
          <w:rFonts w:cstheme="minorHAnsi"/>
          <w:i/>
          <w:lang w:val="en-US"/>
        </w:rPr>
        <w:t xml:space="preserve">Suricata </w:t>
      </w:r>
      <w:proofErr w:type="spellStart"/>
      <w:r w:rsidRPr="006D69C5">
        <w:rPr>
          <w:rFonts w:cstheme="minorHAnsi"/>
          <w:i/>
          <w:lang w:val="en-US"/>
        </w:rPr>
        <w:t>suricatta</w:t>
      </w:r>
      <w:proofErr w:type="spellEnd"/>
      <w:r w:rsidRPr="006D69C5">
        <w:rPr>
          <w:rFonts w:cstheme="minorHAnsi"/>
          <w:i/>
          <w:lang w:val="en-US"/>
        </w:rPr>
        <w:t>)</w:t>
      </w:r>
      <w:r>
        <w:rPr>
          <w:rFonts w:cstheme="minorHAnsi"/>
          <w:i/>
          <w:lang w:val="en-US"/>
        </w:rPr>
        <w:t xml:space="preserve">, </w:t>
      </w:r>
      <w:r w:rsidRPr="006D69C5">
        <w:rPr>
          <w:rFonts w:cstheme="minorHAnsi"/>
          <w:lang w:val="en-US"/>
        </w:rPr>
        <w:t>social mongooses liv</w:t>
      </w:r>
      <w:r>
        <w:rPr>
          <w:rFonts w:cstheme="minorHAnsi"/>
          <w:lang w:val="en-US"/>
        </w:rPr>
        <w:t>ing</w:t>
      </w:r>
      <w:r w:rsidRPr="006D69C5">
        <w:rPr>
          <w:rFonts w:cstheme="minorHAnsi"/>
          <w:lang w:val="en-US"/>
        </w:rPr>
        <w:t xml:space="preserve"> in highly cohesive groups of up to 50 individuals, in the arid parts of southern Africa</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Pr>
          <w:rFonts w:cstheme="minorHAnsi"/>
          <w:lang w:val="en-US"/>
        </w:rPr>
        <w:fldChar w:fldCharType="separate"/>
      </w:r>
      <w:r w:rsidR="0043299C" w:rsidRPr="0043299C">
        <w:rPr>
          <w:rFonts w:ascii="Calibri" w:hAnsi="Calibri" w:cs="Calibri"/>
          <w:szCs w:val="24"/>
          <w:lang w:val="en-US"/>
        </w:rPr>
        <w:t>(Doolan and Macdonald 1997; Manser and Clutton‐Brock 2016)</w:t>
      </w:r>
      <w:r>
        <w:rPr>
          <w:rFonts w:cstheme="minorHAnsi"/>
          <w:lang w:val="en-US"/>
        </w:rPr>
        <w:fldChar w:fldCharType="end"/>
      </w:r>
      <w:r w:rsidRPr="006D69C5">
        <w:rPr>
          <w:rFonts w:cstheme="minorHAnsi"/>
          <w:lang w:val="en-US"/>
        </w:rPr>
        <w:t>. Meerkats are opportunistic generalists</w:t>
      </w:r>
      <w:r>
        <w:rPr>
          <w:rFonts w:cstheme="minorHAnsi"/>
          <w:lang w:val="en-US"/>
        </w:rPr>
        <w:t xml:space="preserve"> which forage on </w:t>
      </w:r>
      <w:r w:rsidRPr="006D69C5">
        <w:rPr>
          <w:rFonts w:cstheme="minorHAnsi"/>
          <w:lang w:val="en-US"/>
        </w:rPr>
        <w:t>small invertebrate</w:t>
      </w:r>
      <w:r>
        <w:rPr>
          <w:rFonts w:cstheme="minorHAnsi"/>
          <w:lang w:val="en-US"/>
        </w:rPr>
        <w:t xml:space="preserve"> and some vertebrate prey</w:t>
      </w:r>
      <w:r w:rsidRPr="006D69C5">
        <w:rPr>
          <w:rFonts w:cstheme="minorHAnsi"/>
          <w:lang w:val="en-US"/>
        </w:rPr>
        <w:t xml:space="preserve"> </w:t>
      </w:r>
      <w:r>
        <w:rPr>
          <w:rFonts w:cstheme="minorHAnsi"/>
          <w:lang w:val="en-US"/>
        </w:rPr>
        <w:t xml:space="preserve">distributed across their desert habitat by </w:t>
      </w:r>
      <w:r w:rsidRPr="006D69C5">
        <w:rPr>
          <w:rFonts w:cstheme="minorHAnsi"/>
          <w:lang w:val="en-US"/>
        </w:rPr>
        <w:t>dig</w:t>
      </w:r>
      <w:r>
        <w:rPr>
          <w:rFonts w:cstheme="minorHAnsi"/>
          <w:lang w:val="en-US"/>
        </w:rPr>
        <w:t>ging</w:t>
      </w:r>
      <w:r w:rsidRPr="006D69C5">
        <w:rPr>
          <w:rFonts w:cstheme="minorHAnsi"/>
          <w:lang w:val="en-US"/>
        </w:rPr>
        <w:t xml:space="preserve"> </w:t>
      </w:r>
      <w:r>
        <w:rPr>
          <w:rFonts w:cstheme="minorHAnsi"/>
          <w:lang w:val="en-US"/>
        </w:rPr>
        <w:t>in</w:t>
      </w:r>
      <w:r w:rsidRPr="006D69C5">
        <w:rPr>
          <w:rFonts w:cstheme="minorHAnsi"/>
          <w:lang w:val="en-US"/>
        </w:rPr>
        <w:t xml:space="preserve"> the ground </w:t>
      </w:r>
      <w:r w:rsidRPr="006D69C5">
        <w:rPr>
          <w:rFonts w:cstheme="minorHAnsi"/>
          <w:lang w:val="en-US"/>
        </w:rPr>
        <w:fldChar w:fldCharType="begin"/>
      </w:r>
      <w:r w:rsidR="0043299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(S. Doolan and Macdonald 1996)</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 xml:space="preserve">The distributed nature of prey is </w:t>
      </w:r>
      <w:r w:rsidRPr="006D69C5">
        <w:rPr>
          <w:rFonts w:cstheme="minorHAnsi"/>
          <w:lang w:val="en-US"/>
        </w:rPr>
        <w:t xml:space="preserve">reflected in the groups’ movement dynamics: </w:t>
      </w:r>
      <w:r>
        <w:rPr>
          <w:rFonts w:cstheme="minorHAnsi"/>
          <w:lang w:val="en-US"/>
        </w:rPr>
        <w:t xml:space="preserve">meerkat groups typically move in a relatively slow, continuous fashion while simultaneously foraging. Though individuals forage independently from </w:t>
      </w:r>
      <w:r w:rsidR="006C4493">
        <w:rPr>
          <w:rFonts w:cstheme="minorHAnsi"/>
          <w:lang w:val="en-US"/>
        </w:rPr>
        <w:t>one another, typically</w:t>
      </w:r>
      <w:r>
        <w:rPr>
          <w:rFonts w:cstheme="minorHAnsi"/>
          <w:lang w:val="en-US"/>
        </w:rPr>
        <w:t xml:space="preserve"> 1 to 10 meters</w:t>
      </w:r>
      <w:r w:rsidR="006C4493">
        <w:rPr>
          <w:rFonts w:cstheme="minorHAnsi"/>
          <w:lang w:val="en-US"/>
        </w:rPr>
        <w:t xml:space="preserve"> from their nearest neighbors</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{"citationID":"JZwJSIA0","properties":{"formattedCitation":"(Engesser 2011)","plainCitation":"(Engesser 2011)","noteIndex":0},"citationItems":[{"id":2430,"uris":["http://zotero.org/users/5080349/items/IL3MNLRX"],"uri":["http://zotero.org/users/5080349/items/IL3MNLRX"],"itemData":{"id":2430,"type":"thesis","language":"en","source":"Zotero","title":"Function of ‘close’ calls in a group foraging carnivore, Suricata suricatta","author":[{"family":"Engesser","given":"Sabrina"}],"issued":{"date-parts":[["2011"]]}}}],"schema":"https://github.com/citation-style-language/schema/raw/master/csl-citation.json"}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Engesser</w:t>
      </w:r>
      <w:proofErr w:type="spellEnd"/>
      <w:r w:rsidR="0043299C" w:rsidRPr="0043299C">
        <w:rPr>
          <w:rFonts w:ascii="Calibri" w:hAnsi="Calibri" w:cs="Calibri"/>
          <w:lang w:val="en-US"/>
        </w:rPr>
        <w:t xml:space="preserve"> 2011)</w:t>
      </w:r>
      <w:r>
        <w:rPr>
          <w:rFonts w:cstheme="minorHAnsi"/>
          <w:lang w:val="en-US"/>
        </w:rPr>
        <w:fldChar w:fldCharType="end"/>
      </w:r>
      <w:r>
        <w:rPr>
          <w:rFonts w:cstheme="minorHAnsi"/>
          <w:lang w:val="en-US"/>
        </w:rPr>
        <w:t>, group</w:t>
      </w:r>
      <w:r w:rsidR="007054DD">
        <w:rPr>
          <w:rFonts w:cstheme="minorHAnsi"/>
          <w:lang w:val="en-US"/>
        </w:rPr>
        <w:t>s</w:t>
      </w:r>
      <w:r>
        <w:rPr>
          <w:rFonts w:cstheme="minorHAnsi"/>
          <w:lang w:val="en-US"/>
        </w:rPr>
        <w:t xml:space="preserve"> </w:t>
      </w:r>
      <w:r w:rsidR="007054DD">
        <w:rPr>
          <w:rFonts w:cstheme="minorHAnsi"/>
          <w:lang w:val="en-US"/>
        </w:rPr>
        <w:t xml:space="preserve">typically </w:t>
      </w:r>
      <w:r>
        <w:rPr>
          <w:rFonts w:cstheme="minorHAnsi"/>
          <w:lang w:val="en-US"/>
        </w:rPr>
        <w:t xml:space="preserve">remain highly cohesive throughout the day while navigating </w:t>
      </w:r>
      <w:r w:rsidRPr="006D69C5">
        <w:rPr>
          <w:rFonts w:cstheme="minorHAnsi"/>
          <w:lang w:val="en-US"/>
        </w:rPr>
        <w:t>2-5 km</w:t>
      </w:r>
      <w:r w:rsidRPr="00487F03">
        <w:rPr>
          <w:rFonts w:cstheme="minorHAnsi"/>
          <w:vertAlign w:val="superscript"/>
          <w:lang w:val="en-US"/>
        </w:rPr>
        <w:t>2</w:t>
      </w:r>
      <w:r w:rsidRPr="006D69C5">
        <w:rPr>
          <w:rFonts w:cstheme="minorHAnsi"/>
          <w:lang w:val="en-US"/>
        </w:rPr>
        <w:t xml:space="preserve"> territor</w:t>
      </w:r>
      <w:r w:rsidR="007054DD">
        <w:rPr>
          <w:rFonts w:cstheme="minorHAnsi"/>
          <w:lang w:val="en-US"/>
        </w:rPr>
        <w:t>ies</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(Kranstauber et al. 2019)</w:t>
      </w:r>
      <w:r w:rsidRPr="006D69C5">
        <w:rPr>
          <w:rFonts w:cstheme="minorHAnsi"/>
          <w:lang w:val="en-US"/>
        </w:rPr>
        <w:fldChar w:fldCharType="end"/>
      </w:r>
      <w:r w:rsidRPr="006D69C5">
        <w:rPr>
          <w:rFonts w:cstheme="minorHAnsi"/>
          <w:lang w:val="en-US"/>
        </w:rPr>
        <w:t xml:space="preserve">. </w:t>
      </w:r>
      <w:r>
        <w:rPr>
          <w:rFonts w:cstheme="minorHAnsi"/>
          <w:lang w:val="en-US"/>
        </w:rPr>
        <w:t>Rapid group travel</w:t>
      </w:r>
      <w:r w:rsidRPr="006D69C5">
        <w:rPr>
          <w:rFonts w:cstheme="minorHAnsi"/>
          <w:lang w:val="en-US"/>
        </w:rPr>
        <w:t xml:space="preserve"> </w:t>
      </w:r>
      <w:r>
        <w:rPr>
          <w:rFonts w:cstheme="minorHAnsi"/>
          <w:lang w:val="en-US"/>
        </w:rPr>
        <w:t>without foraging can also occur</w:t>
      </w:r>
      <w:r w:rsidRPr="006D69C5">
        <w:rPr>
          <w:rFonts w:cstheme="minorHAnsi"/>
          <w:lang w:val="en-US"/>
        </w:rPr>
        <w:t>,</w:t>
      </w:r>
      <w:r>
        <w:rPr>
          <w:rFonts w:cstheme="minorHAnsi"/>
          <w:lang w:val="en-US"/>
        </w:rPr>
        <w:t xml:space="preserve"> especially during returns to the burrow in the evening (Gall et al. 2017) or when  escaping predators </w:t>
      </w:r>
      <w:r>
        <w:rPr>
          <w:rFonts w:cstheme="minorHAnsi"/>
          <w:lang w:val="en-US"/>
        </w:rPr>
        <w:fldChar w:fldCharType="begin"/>
      </w:r>
      <w:r w:rsidR="0043299C">
        <w:rPr>
          <w:rFonts w:cstheme="minorHAnsi"/>
          <w:lang w:val="en-US"/>
        </w:rPr>
        <w:instrText xml:space="preserve"> ADDIN ZOTERO_ITEM CSL_CITATION {"citationID":"rUTc5qYJ","properties":{"formattedCitation":"(Townsend et al. 2012)","plainCitation":"(Townsend et al. 2012)","noteIndex":0},"citationItems":[{"id":98,"uris":["http://zotero.org/users/5080349/items/VC9BVLVD"],"uri":["http://zotero.org/users/5080349/items/VC9BVLVD"],"itemData":{"id":98,"type":"article-journal","container-title":"Behavioral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(Townsend et al. 2012)</w:t>
      </w:r>
      <w:r>
        <w:rPr>
          <w:rFonts w:cstheme="minorHAnsi"/>
          <w:lang w:val="en-US"/>
        </w:rPr>
        <w:fldChar w:fldCharType="end"/>
      </w:r>
      <w:r>
        <w:rPr>
          <w:rFonts w:cstheme="minorHAnsi"/>
          <w:lang w:val="en-US"/>
        </w:rPr>
        <w:t>, and is typically</w:t>
      </w:r>
      <w:r w:rsidRPr="006D69C5">
        <w:rPr>
          <w:rFonts w:cstheme="minorHAnsi"/>
          <w:lang w:val="en-US"/>
        </w:rPr>
        <w:t xml:space="preserve"> </w:t>
      </w:r>
      <w:r>
        <w:rPr>
          <w:rFonts w:cstheme="minorHAnsi"/>
          <w:lang w:val="en-US"/>
        </w:rPr>
        <w:t>initiated through</w:t>
      </w:r>
      <w:r w:rsidRPr="006D69C5">
        <w:rPr>
          <w:rFonts w:cstheme="minorHAnsi"/>
          <w:lang w:val="en-US"/>
        </w:rPr>
        <w:t xml:space="preserve"> the use of specific calls. Meerkats have a highly developed vocal repertoire </w:t>
      </w:r>
      <w:r w:rsidRPr="006D69C5">
        <w:rPr>
          <w:rFonts w:cstheme="minorHAnsi"/>
          <w:lang w:val="en-US"/>
        </w:rPr>
        <w:fldChar w:fldCharType="begin"/>
      </w:r>
      <w:r w:rsidR="0043299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(Manser et al. 2014)</w:t>
      </w:r>
      <w:r w:rsidRPr="006D69C5">
        <w:rPr>
          <w:rFonts w:cstheme="minorHAnsi"/>
          <w:lang w:val="en-US"/>
        </w:rPr>
        <w:fldChar w:fldCharType="end"/>
      </w:r>
      <w:r w:rsidRPr="006D69C5">
        <w:rPr>
          <w:rFonts w:cstheme="minorHAnsi"/>
          <w:lang w:val="en-US"/>
        </w:rPr>
        <w:t xml:space="preserve"> and calls have been shown to play an important role in maintaining cohesion </w:t>
      </w:r>
      <w:r w:rsidRPr="006D69C5">
        <w:rPr>
          <w:rFonts w:cstheme="minorHAnsi"/>
          <w:lang w:val="en-US"/>
        </w:rPr>
        <w:fldChar w:fldCharType="begin"/>
      </w:r>
      <w:r w:rsidR="0043299C">
        <w:rPr>
          <w:rFonts w:cstheme="minorHAnsi"/>
          <w:lang w:val="en-US"/>
        </w:rPr>
        <w: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(Gall and Manser 2017)</w:t>
      </w:r>
      <w:r w:rsidRPr="006D69C5">
        <w:rPr>
          <w:rFonts w:cstheme="minorHAnsi"/>
          <w:lang w:val="en-US"/>
        </w:rPr>
        <w:fldChar w:fldCharType="end"/>
      </w:r>
      <w:r w:rsidRPr="006D69C5">
        <w:rPr>
          <w:rFonts w:cstheme="minorHAnsi"/>
          <w:lang w:val="en-US"/>
        </w:rPr>
        <w:t xml:space="preserve"> </w:t>
      </w:r>
      <w:r>
        <w:rPr>
          <w:rFonts w:cstheme="minorHAnsi"/>
          <w:lang w:val="en-US"/>
        </w:rPr>
        <w:t>and</w:t>
      </w:r>
      <w:r w:rsidRPr="006D69C5">
        <w:rPr>
          <w:rFonts w:cstheme="minorHAnsi"/>
          <w:lang w:val="en-US"/>
        </w:rPr>
        <w:t xml:space="preserve"> </w:t>
      </w:r>
      <w:r w:rsidR="007054DD">
        <w:rPr>
          <w:rFonts w:cstheme="minorHAnsi"/>
          <w:lang w:val="en-US"/>
        </w:rPr>
        <w:t>in initiating rapid travel</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(Bousquet et al. 2011)</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Yet</w:t>
      </w:r>
      <w:r w:rsidR="007054DD">
        <w:rPr>
          <w:rFonts w:cstheme="minorHAnsi"/>
          <w:lang w:val="en-US"/>
        </w:rPr>
        <w:t xml:space="preserve">, the extent to which different group members influence </w:t>
      </w:r>
      <w:r>
        <w:rPr>
          <w:rFonts w:cstheme="minorHAnsi"/>
          <w:lang w:val="en-US"/>
        </w:rPr>
        <w:t>collective decision</w:t>
      </w:r>
      <w:r w:rsidR="007054DD">
        <w:rPr>
          <w:rFonts w:cstheme="minorHAnsi"/>
          <w:lang w:val="en-US"/>
        </w:rPr>
        <w:t>s</w:t>
      </w:r>
      <w:r>
        <w:rPr>
          <w:rFonts w:cstheme="minorHAnsi"/>
          <w:lang w:val="en-US"/>
        </w:rPr>
        <w:t xml:space="preserve"> about </w:t>
      </w:r>
      <w:r w:rsidR="007054DD">
        <w:rPr>
          <w:rFonts w:cstheme="minorHAnsi"/>
          <w:lang w:val="en-US"/>
        </w:rPr>
        <w:t>movement speed and direction</w:t>
      </w:r>
      <w:r>
        <w:rPr>
          <w:rFonts w:cstheme="minorHAnsi"/>
          <w:lang w:val="en-US"/>
        </w:rPr>
        <w:t xml:space="preserve"> </w:t>
      </w:r>
      <w:r w:rsidR="007054DD">
        <w:rPr>
          <w:rFonts w:cstheme="minorHAnsi"/>
          <w:lang w:val="en-US"/>
        </w:rPr>
        <w:t>remains unclear</w:t>
      </w:r>
      <w:r>
        <w:rPr>
          <w:rFonts w:cstheme="minorHAnsi"/>
          <w:lang w:val="en-US"/>
        </w:rPr>
        <w:t>. T</w:t>
      </w:r>
      <w:r w:rsidRPr="006D69C5">
        <w:rPr>
          <w:rFonts w:cstheme="minorHAnsi"/>
          <w:lang w:val="en-US"/>
        </w:rPr>
        <w:t>hough meerkat</w:t>
      </w:r>
      <w:r w:rsidRPr="006D69C5">
        <w:rPr>
          <w:rFonts w:eastAsia="Times New Roman" w:cstheme="minorHAnsi"/>
          <w:color w:val="000000"/>
          <w:lang w:val="en-US"/>
        </w:rPr>
        <w:t xml:space="preserve"> groups are socially structured with </w:t>
      </w:r>
      <w:r w:rsidR="007054DD">
        <w:rPr>
          <w:rFonts w:eastAsia="Times New Roman" w:cstheme="minorHAnsi"/>
          <w:color w:val="000000"/>
          <w:lang w:val="en-US"/>
        </w:rPr>
        <w:t>a</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dominant </w:t>
      </w:r>
      <w:r w:rsidR="007054DD">
        <w:rPr>
          <w:rFonts w:eastAsia="Times New Roman" w:cstheme="minorHAnsi"/>
          <w:color w:val="000000"/>
          <w:lang w:val="en-US"/>
        </w:rPr>
        <w:t>male and female</w:t>
      </w:r>
      <w:r w:rsidR="007054DD" w:rsidRPr="006D69C5">
        <w:rPr>
          <w:rFonts w:eastAsia="Times New Roman" w:cstheme="minorHAnsi"/>
          <w:color w:val="000000"/>
          <w:lang w:val="en-US"/>
        </w:rPr>
        <w:t xml:space="preserve"> </w:t>
      </w:r>
      <w:r w:rsidRPr="006D69C5">
        <w:rPr>
          <w:rFonts w:eastAsia="Times New Roman" w:cstheme="minorHAnsi"/>
          <w:color w:val="000000"/>
          <w:lang w:val="en-US"/>
        </w:rPr>
        <w:t>monopolizing most of the breeding</w:t>
      </w:r>
      <w:r>
        <w:rPr>
          <w:rFonts w:eastAsia="Times New Roman" w:cstheme="minorHAnsi"/>
          <w:color w:val="000000"/>
          <w:lang w:val="en-US"/>
        </w:rPr>
        <w:t xml:space="preserve"> </w:t>
      </w:r>
      <w:r>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Pr>
          <w:rFonts w:eastAsia="Times New Roman" w:cstheme="minorHAnsi"/>
          <w:color w:val="000000"/>
          <w:lang w:val="en-US"/>
        </w:rPr>
        <w:fldChar w:fldCharType="separate"/>
      </w:r>
      <w:r w:rsidR="0043299C" w:rsidRPr="0043299C">
        <w:rPr>
          <w:rFonts w:ascii="Calibri" w:hAnsi="Calibri" w:cs="Calibri"/>
          <w:lang w:val="en-US"/>
        </w:rPr>
        <w:t>(Clutton-Brock et al. 2001; Griffin et al. 2003)</w:t>
      </w:r>
      <w:r>
        <w:rPr>
          <w:rFonts w:eastAsia="Times New Roman" w:cstheme="minorHAnsi"/>
          <w:color w:val="000000"/>
          <w:lang w:val="en-US"/>
        </w:rPr>
        <w:fldChar w:fldCharType="end"/>
      </w:r>
      <w:r w:rsidRPr="006D69C5">
        <w:rPr>
          <w:rFonts w:eastAsia="Times New Roman" w:cstheme="minorHAnsi"/>
          <w:color w:val="000000"/>
          <w:lang w:val="en-US"/>
        </w:rPr>
        <w:t xml:space="preserve">, and no strong social hierarchy </w:t>
      </w:r>
      <w:r w:rsidR="007054DD">
        <w:rPr>
          <w:rFonts w:eastAsia="Times New Roman" w:cstheme="minorHAnsi"/>
          <w:color w:val="000000"/>
          <w:lang w:val="en-US"/>
        </w:rPr>
        <w:t>among</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subordinate group members, there </w:t>
      </w:r>
      <w:r>
        <w:rPr>
          <w:rFonts w:eastAsia="Times New Roman" w:cstheme="minorHAnsi"/>
          <w:color w:val="000000"/>
          <w:lang w:val="en-US"/>
        </w:rPr>
        <w:t>is</w:t>
      </w:r>
      <w:r w:rsidRPr="006D69C5">
        <w:rPr>
          <w:rFonts w:eastAsia="Times New Roman" w:cstheme="minorHAnsi"/>
          <w:color w:val="000000"/>
          <w:lang w:val="en-US"/>
        </w:rPr>
        <w:t xml:space="preserve"> </w:t>
      </w:r>
      <w:r>
        <w:rPr>
          <w:rFonts w:eastAsia="Times New Roman" w:cstheme="minorHAnsi"/>
          <w:color w:val="000000"/>
          <w:lang w:val="en-US"/>
        </w:rPr>
        <w:t xml:space="preserve">currently </w:t>
      </w:r>
      <w:r w:rsidR="007054DD">
        <w:rPr>
          <w:rFonts w:eastAsia="Times New Roman" w:cstheme="minorHAnsi"/>
          <w:color w:val="000000"/>
          <w:lang w:val="en-US"/>
        </w:rPr>
        <w:t xml:space="preserve">limited </w:t>
      </w:r>
      <w:r w:rsidRPr="006D69C5">
        <w:rPr>
          <w:rFonts w:eastAsia="Times New Roman" w:cstheme="minorHAnsi"/>
          <w:color w:val="000000"/>
          <w:lang w:val="en-US"/>
        </w:rPr>
        <w:t xml:space="preserve">evidence </w:t>
      </w:r>
      <w:r w:rsidR="007054DD">
        <w:rPr>
          <w:rFonts w:eastAsia="Times New Roman" w:cstheme="minorHAnsi"/>
          <w:color w:val="000000"/>
          <w:lang w:val="en-US"/>
        </w:rPr>
        <w:t>that</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dominance status also translates to more influence </w:t>
      </w:r>
      <w:r>
        <w:rPr>
          <w:rFonts w:eastAsia="Times New Roman" w:cstheme="minorHAnsi"/>
          <w:color w:val="000000"/>
          <w:lang w:val="en-US"/>
        </w:rPr>
        <w:t>over group movement decisions</w:t>
      </w:r>
      <w:r w:rsidRPr="006D69C5">
        <w:rPr>
          <w:rFonts w:eastAsia="Times New Roman" w:cstheme="minorHAnsi"/>
          <w:color w:val="000000"/>
          <w:lang w:val="en-US"/>
        </w:rPr>
        <w:t xml:space="preserve"> </w:t>
      </w:r>
      <w:r w:rsidRPr="006D69C5">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Pr="006D69C5">
        <w:rPr>
          <w:rFonts w:eastAsia="Times New Roman" w:cstheme="minorHAnsi"/>
          <w:color w:val="000000"/>
          <w:lang w:val="en-US"/>
        </w:rPr>
        <w:fldChar w:fldCharType="separate"/>
      </w:r>
      <w:r w:rsidR="0043299C" w:rsidRPr="0043299C">
        <w:rPr>
          <w:rFonts w:ascii="Calibri" w:hAnsi="Calibri" w:cs="Calibri"/>
          <w:lang w:val="en-US"/>
        </w:rPr>
        <w:t>(Bousquet and Manser 2011; Gall et al. 2017; Strandburg-Peshkin et al. 2020)</w:t>
      </w:r>
      <w:r w:rsidRPr="006D69C5">
        <w:rPr>
          <w:rFonts w:eastAsia="Times New Roman" w:cstheme="minorHAnsi"/>
          <w:color w:val="000000"/>
          <w:lang w:val="en-US"/>
        </w:rPr>
        <w:fldChar w:fldCharType="end"/>
      </w:r>
      <w:r w:rsidRPr="006D69C5">
        <w:rPr>
          <w:rFonts w:eastAsia="Times New Roman" w:cstheme="minorHAnsi"/>
          <w:color w:val="000000"/>
          <w:lang w:val="en-US"/>
        </w:rPr>
        <w:t xml:space="preserve">. </w:t>
      </w:r>
    </w:p>
    <w:p w14:paraId="5CD566A7" w14:textId="29621E9B" w:rsidR="00CC6EA4" w:rsidRPr="006D69C5" w:rsidRDefault="00CC6EA4" w:rsidP="00CC6EA4">
      <w:pPr>
        <w:spacing w:line="360" w:lineRule="auto"/>
        <w:jc w:val="both"/>
        <w:rPr>
          <w:rFonts w:cstheme="minorHAnsi"/>
          <w:lang w:val="en-US"/>
        </w:rPr>
      </w:pPr>
      <w:r w:rsidRPr="006D69C5">
        <w:rPr>
          <w:rFonts w:cstheme="minorHAnsi"/>
          <w:lang w:val="en-US"/>
        </w:rPr>
        <w:t xml:space="preserve">Here, we </w:t>
      </w:r>
      <w:r>
        <w:rPr>
          <w:rFonts w:cstheme="minorHAnsi"/>
          <w:lang w:val="en-US"/>
        </w:rPr>
        <w:t>assess the distribution of influence over collective movement</w:t>
      </w:r>
      <w:r w:rsidR="00611390">
        <w:rPr>
          <w:rFonts w:cstheme="minorHAnsi"/>
          <w:lang w:val="en-US"/>
        </w:rPr>
        <w:t xml:space="preserve"> decisions</w:t>
      </w:r>
      <w:r>
        <w:rPr>
          <w:rFonts w:cstheme="minorHAnsi"/>
          <w:lang w:val="en-US"/>
        </w:rPr>
        <w:t xml:space="preserve"> in meerkats using high-</w:t>
      </w:r>
      <w:r w:rsidRPr="006D69C5">
        <w:rPr>
          <w:rFonts w:cstheme="minorHAnsi"/>
          <w:lang w:val="en-US"/>
        </w:rPr>
        <w:t xml:space="preserve">resolution </w:t>
      </w:r>
      <w:r>
        <w:rPr>
          <w:rFonts w:cstheme="minorHAnsi"/>
          <w:lang w:val="en-US"/>
        </w:rPr>
        <w:t>(1 Hz) GPS data from five</w:t>
      </w:r>
      <w:r w:rsidRPr="006D69C5">
        <w:rPr>
          <w:rFonts w:cstheme="minorHAnsi"/>
          <w:lang w:val="en-US"/>
        </w:rPr>
        <w:t xml:space="preserve"> </w:t>
      </w:r>
      <w:r>
        <w:rPr>
          <w:rFonts w:cstheme="minorHAnsi"/>
          <w:lang w:val="en-US"/>
        </w:rPr>
        <w:t>social</w:t>
      </w:r>
      <w:r w:rsidRPr="006D69C5">
        <w:rPr>
          <w:rFonts w:cstheme="minorHAnsi"/>
          <w:lang w:val="en-US"/>
        </w:rPr>
        <w:t xml:space="preserve"> groups of varying size</w:t>
      </w:r>
      <w:r>
        <w:rPr>
          <w:rFonts w:cstheme="minorHAnsi"/>
          <w:lang w:val="en-US"/>
        </w:rPr>
        <w:t xml:space="preserve">. We develop a simple, general method for quantifying individual influence </w:t>
      </w:r>
      <w:r w:rsidR="00D10091">
        <w:rPr>
          <w:rFonts w:cstheme="minorHAnsi"/>
          <w:lang w:val="en-US"/>
        </w:rPr>
        <w:t>on</w:t>
      </w:r>
      <w:r>
        <w:rPr>
          <w:rFonts w:cstheme="minorHAnsi"/>
          <w:lang w:val="en-US"/>
        </w:rPr>
        <w:t xml:space="preserve"> the speed and direction of movement </w:t>
      </w:r>
      <w:r w:rsidR="00D10091" w:rsidRPr="006D69C5">
        <w:rPr>
          <w:rFonts w:cstheme="minorHAnsi"/>
          <w:lang w:val="en-US"/>
        </w:rPr>
        <w:t>over continuous foraging times</w:t>
      </w:r>
      <w:r w:rsidR="00D10091">
        <w:rPr>
          <w:rFonts w:cstheme="minorHAnsi"/>
          <w:lang w:val="en-US"/>
        </w:rPr>
        <w:t>, which could be applicable to social systems other than meerkats. W</w:t>
      </w:r>
      <w:r w:rsidR="006C23AD">
        <w:rPr>
          <w:rFonts w:cstheme="minorHAnsi"/>
          <w:lang w:val="en-US"/>
        </w:rPr>
        <w:t xml:space="preserve">e use this method to </w:t>
      </w:r>
      <w:r w:rsidR="004D4DEB">
        <w:rPr>
          <w:rFonts w:cstheme="minorHAnsi"/>
          <w:lang w:val="en-US"/>
        </w:rPr>
        <w:t xml:space="preserve">assess whether patterns of influence are associated with social status within groups, as well as whether the two different types of influences correlate with one another. </w:t>
      </w:r>
      <w:r w:rsidRPr="006D69C5">
        <w:rPr>
          <w:rFonts w:cstheme="minorHAnsi"/>
          <w:lang w:val="en-US"/>
        </w:rPr>
        <w:t>Since frontmost individual</w:t>
      </w:r>
      <w:r>
        <w:rPr>
          <w:rFonts w:cstheme="minorHAnsi"/>
          <w:lang w:val="en-US"/>
        </w:rPr>
        <w:t>s</w:t>
      </w:r>
      <w:r w:rsidRPr="006D69C5">
        <w:rPr>
          <w:rFonts w:cstheme="minorHAnsi"/>
          <w:lang w:val="en-US"/>
        </w:rPr>
        <w:t xml:space="preserve"> are often assumed to have more influence during collective movement</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{"citationID":"mxPbuJLn","properties":{"formattedCitation":"(Barelli et al. 2008; Van Belle et al. 2013; Smith et al. 2015)","plainCitation":"(Barelli et al. 2008; Van Belle et al. 2013; Smith et al. 2015)","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(Barelli et al. 2008; Van Belle et al. 2013; Smith et al. 2015)</w:t>
      </w:r>
      <w:r>
        <w:rPr>
          <w:rFonts w:cstheme="minorHAnsi"/>
          <w:lang w:val="en-US"/>
        </w:rPr>
        <w:fldChar w:fldCharType="end"/>
      </w:r>
      <w:r>
        <w:rPr>
          <w:rFonts w:cstheme="minorHAnsi"/>
          <w:lang w:val="en-US"/>
        </w:rPr>
        <w:t>,</w:t>
      </w:r>
      <w:r w:rsidRPr="006D69C5">
        <w:rPr>
          <w:rFonts w:cstheme="minorHAnsi"/>
          <w:lang w:val="en-US"/>
        </w:rPr>
        <w:t xml:space="preserve"> we </w:t>
      </w:r>
      <w:r w:rsidR="004D4DEB">
        <w:rPr>
          <w:rFonts w:cstheme="minorHAnsi"/>
          <w:lang w:val="en-US"/>
        </w:rPr>
        <w:t xml:space="preserve">also test whether </w:t>
      </w:r>
      <w:r>
        <w:rPr>
          <w:rFonts w:cstheme="minorHAnsi"/>
          <w:lang w:val="en-US"/>
        </w:rPr>
        <w:t>individual</w:t>
      </w:r>
      <w:r w:rsidR="004D4DEB">
        <w:rPr>
          <w:rFonts w:cstheme="minorHAnsi"/>
          <w:lang w:val="en-US"/>
        </w:rPr>
        <w:t>s</w:t>
      </w:r>
      <w:r>
        <w:rPr>
          <w:rFonts w:cstheme="minorHAnsi"/>
          <w:lang w:val="en-US"/>
        </w:rPr>
        <w:t xml:space="preserve"> </w:t>
      </w:r>
      <w:r w:rsidR="004D4DEB">
        <w:rPr>
          <w:rFonts w:cstheme="minorHAnsi"/>
          <w:lang w:val="en-US"/>
        </w:rPr>
        <w:t xml:space="preserve">that </w:t>
      </w:r>
      <w:r w:rsidRPr="006D69C5">
        <w:rPr>
          <w:rFonts w:cstheme="minorHAnsi"/>
          <w:lang w:val="en-US"/>
        </w:rPr>
        <w:t>spen</w:t>
      </w:r>
      <w:r w:rsidR="004D4DEB">
        <w:rPr>
          <w:rFonts w:cstheme="minorHAnsi"/>
          <w:lang w:val="en-US"/>
        </w:rPr>
        <w:t>d</w:t>
      </w:r>
      <w:r w:rsidRPr="006D69C5">
        <w:rPr>
          <w:rFonts w:cstheme="minorHAnsi"/>
          <w:lang w:val="en-US"/>
        </w:rPr>
        <w:t xml:space="preserve"> </w:t>
      </w:r>
      <w:r w:rsidR="004D4DEB">
        <w:rPr>
          <w:rFonts w:cstheme="minorHAnsi"/>
          <w:lang w:val="en-US"/>
        </w:rPr>
        <w:t xml:space="preserve">more time </w:t>
      </w:r>
      <w:r w:rsidRPr="006D69C5">
        <w:rPr>
          <w:rFonts w:cstheme="minorHAnsi"/>
          <w:lang w:val="en-US"/>
        </w:rPr>
        <w:t>in the front of the group</w:t>
      </w:r>
      <w:r w:rsidR="004D4DEB">
        <w:rPr>
          <w:rFonts w:cstheme="minorHAnsi"/>
          <w:lang w:val="en-US"/>
        </w:rPr>
        <w:t xml:space="preserve"> have higher influence</w:t>
      </w:r>
      <w:r w:rsidRPr="006D69C5">
        <w:rPr>
          <w:rFonts w:cstheme="minorHAnsi"/>
          <w:lang w:val="en-US"/>
        </w:rPr>
        <w:t xml:space="preserve">. </w:t>
      </w:r>
    </w:p>
    <w:p w14:paraId="10EDA90D" w14:textId="77777777" w:rsidR="005D20C4" w:rsidRPr="006D69C5" w:rsidRDefault="005D20C4" w:rsidP="005D20C4">
      <w:pPr>
        <w:spacing w:line="360" w:lineRule="auto"/>
        <w:jc w:val="both"/>
        <w:rPr>
          <w:ins w:id="4"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lastRenderedPageBreak/>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4A08E25C"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862DE3" w:rsidRPr="00862DE3">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4E0C6C" w:rsidRPr="006D69C5">
        <w:rPr>
          <w:rFonts w:eastAsia="Times New Roman" w:cstheme="minorHAnsi"/>
          <w:color w:val="000000"/>
          <w:lang w:val="en-US"/>
        </w:rPr>
        <w:t xml:space="preserve">where 7-15 </w:t>
      </w:r>
      <w:r w:rsidR="004E0C6C">
        <w:rPr>
          <w:rFonts w:eastAsia="Times New Roman" w:cstheme="minorHAnsi"/>
          <w:color w:val="000000"/>
          <w:lang w:val="en-US"/>
        </w:rPr>
        <w:t xml:space="preserve">habituated </w:t>
      </w:r>
      <w:r w:rsidR="004E0C6C" w:rsidRPr="006D69C5">
        <w:rPr>
          <w:rFonts w:eastAsia="Times New Roman" w:cstheme="minorHAnsi"/>
          <w:color w:val="000000"/>
          <w:lang w:val="en-US"/>
        </w:rPr>
        <w:t xml:space="preserve">meerkat groups </w:t>
      </w:r>
      <w:r w:rsidR="004E0C6C">
        <w:rPr>
          <w:rFonts w:eastAsia="Times New Roman" w:cstheme="minorHAnsi"/>
          <w:color w:val="000000"/>
          <w:lang w:val="en-US"/>
        </w:rPr>
        <w:t xml:space="preserve">are </w:t>
      </w:r>
      <w:r w:rsidR="004E0C6C" w:rsidRPr="006D69C5">
        <w:rPr>
          <w:rFonts w:eastAsia="Times New Roman" w:cstheme="minorHAnsi"/>
          <w:color w:val="000000"/>
          <w:lang w:val="en-US"/>
        </w:rPr>
        <w:t xml:space="preserve">monitored </w:t>
      </w:r>
      <w:r w:rsidR="004E0C6C">
        <w:rPr>
          <w:rFonts w:eastAsia="Times New Roman" w:cstheme="minorHAnsi"/>
          <w:color w:val="000000"/>
          <w:lang w:val="en-US"/>
        </w:rPr>
        <w:t xml:space="preserve">year-round </w:t>
      </w:r>
      <w:r w:rsidR="004E0C6C" w:rsidRPr="006D69C5">
        <w:rPr>
          <w:rFonts w:eastAsia="Times New Roman" w:cstheme="minorHAnsi"/>
          <w:color w:val="000000"/>
          <w:lang w:val="en-US"/>
        </w:rPr>
        <w:t xml:space="preserve">on a regular basis. </w:t>
      </w:r>
      <w:r w:rsidR="004E0C6C">
        <w:rPr>
          <w:rFonts w:eastAsia="Times New Roman" w:cstheme="minorHAnsi"/>
          <w:color w:val="000000"/>
          <w:lang w:val="en-US"/>
        </w:rPr>
        <w:t>Using GPS collars, w</w:t>
      </w:r>
      <w:r w:rsidR="004E0C6C" w:rsidRPr="006D69C5">
        <w:rPr>
          <w:rFonts w:eastAsia="Times New Roman" w:cstheme="minorHAnsi"/>
          <w:color w:val="000000"/>
          <w:lang w:val="en-US"/>
        </w:rPr>
        <w:t xml:space="preserve">e </w:t>
      </w:r>
      <w:r w:rsidR="00EB517F" w:rsidRPr="006D69C5">
        <w:rPr>
          <w:rFonts w:eastAsia="Times New Roman" w:cstheme="minorHAnsi"/>
          <w:color w:val="000000"/>
          <w:lang w:val="en-US"/>
        </w:rPr>
        <w:t xml:space="preserve">collected simultaneous, high-resolution (1 Hz) movement data on the majority of individuals within five </w:t>
      </w:r>
      <w:r w:rsidRPr="006D69C5">
        <w:rPr>
          <w:rFonts w:eastAsia="Times New Roman" w:cstheme="minorHAnsi"/>
          <w:color w:val="000000"/>
          <w:lang w:val="en-US"/>
        </w:rPr>
        <w:t>distinct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00EC31E8">
        <w:rPr>
          <w:rFonts w:eastAsia="Times New Roman" w:cstheme="minorHAnsi"/>
          <w:color w:val="000000"/>
          <w:lang w:val="en-US"/>
        </w:rPr>
        <w:t xml:space="preserve"> and </w:t>
      </w:r>
      <w:r w:rsidR="00C058F3">
        <w:rPr>
          <w:rFonts w:eastAsia="Times New Roman" w:cstheme="minorHAnsi"/>
          <w:color w:val="000000"/>
          <w:lang w:val="en-US"/>
        </w:rPr>
        <w:t>S</w:t>
      </w:r>
      <w:r w:rsidR="00EC31E8">
        <w:rPr>
          <w:rFonts w:eastAsia="Times New Roman" w:cstheme="minorHAnsi"/>
          <w:color w:val="000000"/>
          <w:lang w:val="en-US"/>
        </w:rPr>
        <w:t>upplements</w:t>
      </w:r>
      <w:r w:rsidR="00EB517F" w:rsidRPr="006D69C5">
        <w:rPr>
          <w:rFonts w:eastAsia="Times New Roman" w:cstheme="minorHAnsi"/>
          <w:color w:val="000000"/>
          <w:lang w:val="en-US"/>
        </w:rPr>
        <w:t>)</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r w:rsidR="000F236A">
        <w:rPr>
          <w:rFonts w:eastAsia="Times New Roman" w:cstheme="minorHAnsi"/>
          <w:color w:val="000000"/>
          <w:lang w:val="en-US"/>
        </w:rPr>
        <w:t>established protocols</w:t>
      </w:r>
      <w:r w:rsidR="000F236A" w:rsidRPr="006D69C5">
        <w:rPr>
          <w:rFonts w:eastAsia="Times New Roman" w:cstheme="minorHAnsi"/>
          <w:color w:val="000000"/>
          <w:lang w:val="en-US"/>
        </w:rPr>
        <w:t xml:space="preserve"> </w:t>
      </w:r>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r w:rsidR="00093C4E">
        <w:rPr>
          <w:rFonts w:eastAsia="Times New Roman" w:cstheme="minorHAnsi"/>
          <w:color w:val="000000"/>
          <w:lang w:val="en-US"/>
        </w:rPr>
        <w:t>Over the study period, t</w:t>
      </w:r>
      <w:r w:rsidR="001A246C" w:rsidRPr="006D69C5">
        <w:rPr>
          <w:rFonts w:eastAsia="Times New Roman" w:cstheme="minorHAnsi"/>
          <w:color w:val="000000"/>
          <w:lang w:val="en-US"/>
        </w:rPr>
        <w:t xml:space="preserve">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xml:space="preserve">, </w:t>
      </w:r>
      <w:r w:rsidR="003C4E47">
        <w:rPr>
          <w:rFonts w:eastAsia="Times New Roman" w:cstheme="minorHAnsi"/>
          <w:color w:val="000000"/>
          <w:lang w:val="en-US"/>
        </w:rPr>
        <w:t>two of which</w:t>
      </w:r>
      <w:r w:rsidR="000F236A">
        <w:rPr>
          <w:rFonts w:eastAsia="Times New Roman" w:cstheme="minorHAnsi"/>
          <w:color w:val="000000"/>
          <w:lang w:val="en-US"/>
        </w:rPr>
        <w:t xml:space="preserve"> had</w:t>
      </w:r>
      <w:r w:rsidR="000F236A" w:rsidRPr="006D69C5">
        <w:rPr>
          <w:rFonts w:eastAsia="Times New Roman" w:cstheme="minorHAnsi"/>
          <w:color w:val="000000"/>
          <w:lang w:val="en-US"/>
        </w:rPr>
        <w:t xml:space="preserve"> different statuses</w:t>
      </w:r>
      <w:r w:rsidR="000F236A">
        <w:rPr>
          <w:rFonts w:eastAsia="Times New Roman" w:cstheme="minorHAnsi"/>
          <w:color w:val="000000"/>
          <w:lang w:val="en-US"/>
        </w:rPr>
        <w:t xml:space="preserve"> in these two years</w:t>
      </w:r>
      <w:r w:rsidR="000F236A"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(see Supplemental Table </w:t>
      </w:r>
      <w:r w:rsidR="003C4E47">
        <w:rPr>
          <w:rFonts w:eastAsia="Times New Roman" w:cstheme="minorHAnsi"/>
          <w:color w:val="000000"/>
          <w:lang w:val="en-US"/>
        </w:rPr>
        <w:t>2</w:t>
      </w:r>
      <w:r w:rsidR="00EB517F" w:rsidRPr="006D69C5">
        <w:rPr>
          <w:rFonts w:eastAsia="Times New Roman" w:cstheme="minorHAnsi"/>
          <w:color w:val="000000"/>
          <w:lang w:val="en-US"/>
        </w:rPr>
        <w:t>)</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4C5AAAA5" w:rsidR="00F85EAE" w:rsidRPr="006D69C5" w:rsidRDefault="000F236A" w:rsidP="00D27F62">
      <w:pPr>
        <w:spacing w:before="320" w:after="80" w:line="360" w:lineRule="auto"/>
        <w:jc w:val="both"/>
        <w:outlineLvl w:val="2"/>
        <w:rPr>
          <w:rFonts w:eastAsia="Times New Roman" w:cstheme="minorHAnsi"/>
          <w:i/>
          <w:color w:val="434343"/>
          <w:lang w:val="en-US"/>
        </w:rPr>
      </w:pPr>
      <w:r>
        <w:rPr>
          <w:rFonts w:eastAsia="Times New Roman" w:cstheme="minorHAnsi"/>
          <w:i/>
          <w:color w:val="434343"/>
          <w:lang w:val="en-US"/>
        </w:rPr>
        <w:t>Collar</w:t>
      </w:r>
      <w:r w:rsidR="00F85EAE" w:rsidRPr="006D69C5">
        <w:rPr>
          <w:rFonts w:eastAsia="Times New Roman" w:cstheme="minorHAnsi"/>
          <w:i/>
          <w:color w:val="434343"/>
          <w:lang w:val="en-US"/>
        </w:rPr>
        <w:t xml:space="preserve"> design</w:t>
      </w:r>
      <w:r w:rsidR="00AF6496">
        <w:rPr>
          <w:rFonts w:eastAsia="Times New Roman" w:cstheme="minorHAnsi"/>
          <w:i/>
          <w:color w:val="434343"/>
          <w:lang w:val="en-US"/>
        </w:rPr>
        <w:t>, deployment and duty cycle</w:t>
      </w:r>
    </w:p>
    <w:p w14:paraId="04BEBBDA" w14:textId="2291675B" w:rsidR="000F236A" w:rsidRPr="00191ED0" w:rsidRDefault="001A246C" w:rsidP="000F236A">
      <w:pPr>
        <w:spacing w:after="0" w:line="360" w:lineRule="auto"/>
        <w:jc w:val="both"/>
        <w:rPr>
          <w:rFonts w:eastAsia="Times New Roman" w:cstheme="minorHAnsi"/>
          <w:i/>
          <w:color w:val="434343"/>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 xml:space="preserve">all individuals in meerkat </w:t>
      </w:r>
      <w:r w:rsidRPr="006D69C5">
        <w:rPr>
          <w:rFonts w:eastAsia="Times New Roman" w:cstheme="minorHAnsi"/>
          <w:color w:val="000000"/>
          <w:lang w:val="en-US"/>
        </w:rPr>
        <w:t>group</w:t>
      </w:r>
      <w:r w:rsidR="008C78E3">
        <w:rPr>
          <w:rFonts w:eastAsia="Times New Roman" w:cstheme="minorHAnsi"/>
          <w:color w:val="000000"/>
          <w:lang w:val="en-US"/>
        </w:rPr>
        <w:t>s</w:t>
      </w:r>
      <w:r w:rsidRPr="006D69C5">
        <w:rPr>
          <w:rFonts w:eastAsia="Times New Roman" w:cstheme="minorHAnsi"/>
          <w:color w:val="000000"/>
          <w:lang w:val="en-US"/>
        </w:rPr>
        <w:t>,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-Trek Mini in 2021</w:t>
      </w:r>
      <w:r w:rsidR="000F236A">
        <w:rPr>
          <w:rFonts w:eastAsia="Times New Roman" w:cstheme="minorHAnsi"/>
          <w:color w:val="000000"/>
          <w:lang w:val="en-US"/>
        </w:rPr>
        <w:t>;</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xml:space="preserve">, Italy) and its battery (ER14250M) </w:t>
      </w:r>
      <w:r w:rsidR="000F236A">
        <w:rPr>
          <w:rFonts w:eastAsia="Times New Roman" w:cstheme="minorHAnsi"/>
          <w:color w:val="000000"/>
          <w:lang w:val="en-US"/>
        </w:rPr>
        <w:t>af</w:t>
      </w:r>
      <w:r w:rsidRPr="006D69C5">
        <w:rPr>
          <w:rFonts w:eastAsia="Times New Roman" w:cstheme="minorHAnsi"/>
          <w:color w:val="000000"/>
          <w:lang w:val="en-US"/>
        </w:rPr>
        <w:t xml:space="preserve">fixed </w:t>
      </w:r>
      <w:r w:rsidR="000F236A">
        <w:rPr>
          <w:rFonts w:eastAsia="Times New Roman" w:cstheme="minorHAnsi"/>
          <w:color w:val="000000"/>
          <w:lang w:val="en-US"/>
        </w:rPr>
        <w:t>to a</w:t>
      </w:r>
      <w:r w:rsidRPr="006D69C5">
        <w:rPr>
          <w:rFonts w:eastAsia="Times New Roman" w:cstheme="minorHAnsi"/>
          <w:color w:val="000000"/>
          <w:lang w:val="en-US"/>
        </w:rPr>
        <w:t xml:space="preserve">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xml:space="preserve">, which was never more than 5% of the </w:t>
      </w:r>
      <w:r w:rsidR="006723F3">
        <w:rPr>
          <w:rFonts w:eastAsia="Times New Roman" w:cstheme="minorHAnsi"/>
          <w:color w:val="000000"/>
          <w:lang w:val="en-US"/>
        </w:rPr>
        <w:t>animal’s</w:t>
      </w:r>
      <w:r w:rsidR="00C05760" w:rsidRPr="006D69C5">
        <w:rPr>
          <w:rFonts w:eastAsia="Times New Roman" w:cstheme="minorHAnsi"/>
          <w:color w:val="000000"/>
          <w:lang w:val="en-US"/>
        </w:rPr>
        <w:t xml:space="preserve"> 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w:t>
      </w:r>
      <w:r w:rsidR="00093C4E">
        <w:rPr>
          <w:rFonts w:eastAsia="Times New Roman" w:cstheme="minorHAnsi"/>
          <w:color w:val="000000"/>
          <w:lang w:val="en-US"/>
        </w:rPr>
        <w:t xml:space="preserve">on </w:t>
      </w:r>
      <w:r w:rsidR="00C058F3">
        <w:rPr>
          <w:rFonts w:eastAsia="Times New Roman" w:cstheme="minorHAnsi"/>
          <w:color w:val="000000"/>
          <w:lang w:val="en-US"/>
        </w:rPr>
        <w:t xml:space="preserve">the </w:t>
      </w:r>
      <w:r w:rsidR="00C058F3" w:rsidRPr="006D69C5">
        <w:rPr>
          <w:rFonts w:eastAsia="Times New Roman" w:cstheme="minorHAnsi"/>
          <w:color w:val="000000"/>
          <w:lang w:val="en-US"/>
        </w:rPr>
        <w:t>back</w:t>
      </w:r>
      <w:r w:rsidRPr="006D69C5">
        <w:rPr>
          <w:rFonts w:eastAsia="Times New Roman" w:cstheme="minorHAnsi"/>
          <w:color w:val="000000"/>
          <w:lang w:val="en-US"/>
        </w:rPr>
        <w:t xml:space="preserve"> of the neck, with the whip antenna pointing down the back of the individual (Figure </w:t>
      </w:r>
      <w:r w:rsidR="00D10091">
        <w:rPr>
          <w:rFonts w:eastAsia="Times New Roman" w:cstheme="minorHAnsi"/>
          <w:color w:val="000000"/>
          <w:lang w:val="en-US"/>
        </w:rPr>
        <w:t>1</w:t>
      </w:r>
      <w:r w:rsidR="002949FB">
        <w:rPr>
          <w:rFonts w:eastAsia="Times New Roman" w:cstheme="minorHAnsi"/>
          <w:color w:val="000000"/>
          <w:lang w:val="en-US"/>
        </w:rPr>
        <w:t>A</w:t>
      </w:r>
      <w:r w:rsidRPr="006D69C5">
        <w:rPr>
          <w:rFonts w:eastAsia="Times New Roman" w:cstheme="minorHAnsi"/>
          <w:color w:val="000000"/>
          <w:lang w:val="en-US"/>
        </w:rPr>
        <w:t>).</w:t>
      </w:r>
      <w:r w:rsidR="00AF6496">
        <w:rPr>
          <w:rFonts w:eastAsia="Times New Roman" w:cstheme="minorHAnsi"/>
          <w:i/>
          <w:color w:val="434343"/>
          <w:lang w:val="en-US"/>
        </w:rPr>
        <w:t xml:space="preserve"> </w:t>
      </w:r>
      <w:r w:rsidR="005B747C">
        <w:rPr>
          <w:rFonts w:eastAsia="Times New Roman" w:cstheme="minorHAnsi"/>
          <w:color w:val="000000"/>
          <w:lang w:val="en-US"/>
        </w:rPr>
        <w:t xml:space="preserve">Thanks to the high habituation of meerkats at the KMP, we could deploy the collars in a non-invasive way (see </w:t>
      </w:r>
      <w:r w:rsidR="00D10091">
        <w:rPr>
          <w:rFonts w:eastAsia="Times New Roman" w:cstheme="minorHAnsi"/>
          <w:color w:val="000000"/>
          <w:lang w:val="en-US"/>
        </w:rPr>
        <w:t>section 1 of the S</w:t>
      </w:r>
      <w:r w:rsidR="005B747C">
        <w:rPr>
          <w:rFonts w:eastAsia="Times New Roman" w:cstheme="minorHAnsi"/>
          <w:color w:val="000000"/>
          <w:lang w:val="en-US"/>
        </w:rPr>
        <w:t xml:space="preserve">upplements for detailed method). </w:t>
      </w:r>
      <w:r w:rsidR="00F576F0" w:rsidRPr="006D69C5">
        <w:rPr>
          <w:rFonts w:eastAsia="Times New Roman" w:cstheme="minorHAnsi"/>
          <w:color w:val="000000"/>
          <w:lang w:val="en-US"/>
        </w:rPr>
        <w:t xml:space="preserve">Juvenile individuals were </w:t>
      </w:r>
      <w:r w:rsidR="00AC0F67">
        <w:rPr>
          <w:rFonts w:eastAsia="Times New Roman" w:cstheme="minorHAnsi"/>
          <w:color w:val="000000"/>
          <w:lang w:val="en-US"/>
        </w:rPr>
        <w:t>below the minimal size for fitting a GPS collar</w:t>
      </w:r>
      <w:r w:rsidR="00F576F0" w:rsidRPr="006D69C5">
        <w:rPr>
          <w:rFonts w:eastAsia="Times New Roman" w:cstheme="minorHAnsi"/>
          <w:color w:val="000000"/>
          <w:lang w:val="en-US"/>
        </w:rPr>
        <w:t>, therefore their movement could not be recorded</w:t>
      </w:r>
      <w:r w:rsidR="00D10091">
        <w:rPr>
          <w:rFonts w:eastAsia="Times New Roman" w:cstheme="minorHAnsi"/>
          <w:color w:val="000000"/>
          <w:lang w:val="en-US"/>
        </w:rPr>
        <w:t xml:space="preserve">.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t>
      </w:r>
      <w:r w:rsidR="008C78E3">
        <w:rPr>
          <w:rFonts w:eastAsia="Times New Roman" w:cstheme="minorHAnsi"/>
          <w:color w:val="000000"/>
          <w:lang w:val="en-US"/>
        </w:rPr>
        <w:t xml:space="preserve">were programmed to record </w:t>
      </w:r>
      <w:r w:rsidR="006723F3">
        <w:rPr>
          <w:rFonts w:eastAsia="Times New Roman" w:cstheme="minorHAnsi"/>
          <w:color w:val="000000"/>
          <w:lang w:val="en-US"/>
        </w:rPr>
        <w:t>simultaneously</w:t>
      </w:r>
      <w:r w:rsidR="0047277B" w:rsidRPr="006D69C5">
        <w:rPr>
          <w:rFonts w:eastAsia="Times New Roman" w:cstheme="minorHAnsi"/>
          <w:color w:val="000000"/>
          <w:lang w:val="en-US"/>
        </w:rPr>
        <w:t xml:space="preserve">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8C78E3">
        <w:rPr>
          <w:rFonts w:eastAsia="Times New Roman" w:cstheme="minorHAnsi"/>
          <w:color w:val="000000"/>
          <w:lang w:val="en-US"/>
        </w:rPr>
        <w:t xml:space="preserve"> during times when meerkats typically forage</w:t>
      </w:r>
      <w:r w:rsidR="008C78E3" w:rsidRPr="006D69C5">
        <w:rPr>
          <w:rFonts w:eastAsia="Times New Roman" w:cstheme="minorHAnsi"/>
          <w:color w:val="000000"/>
          <w:lang w:val="en-US"/>
        </w:rPr>
        <w:t xml:space="preserve"> within their territory </w:t>
      </w:r>
      <w:r w:rsidR="008C78E3">
        <w:rPr>
          <w:rFonts w:eastAsia="Times New Roman" w:cstheme="minorHAnsi"/>
          <w:color w:val="000000"/>
          <w:lang w:val="en-US"/>
        </w:rPr>
        <w:t>while moving as a group (</w:t>
      </w:r>
      <w:r w:rsidR="004640BA" w:rsidRPr="006D69C5">
        <w:rPr>
          <w:rFonts w:eastAsia="Times New Roman" w:cstheme="minorHAnsi"/>
          <w:color w:val="000000"/>
          <w:lang w:val="en-US"/>
        </w:rPr>
        <w:t>either in the morning after the group had left the sleeping burrow, or in the afternoon before returning to it</w:t>
      </w:r>
      <w:r w:rsidR="008C78E3">
        <w:rPr>
          <w:rFonts w:eastAsia="Times New Roman" w:cstheme="minorHAnsi"/>
          <w:color w:val="000000"/>
          <w:lang w:val="en-US"/>
        </w:rPr>
        <w:t>,</w:t>
      </w:r>
      <w:r w:rsidR="004640BA" w:rsidRPr="006D69C5">
        <w:rPr>
          <w:rFonts w:eastAsia="Times New Roman" w:cstheme="minorHAnsi"/>
          <w:color w:val="000000"/>
          <w:lang w:val="en-US"/>
        </w:rPr>
        <w:t xml:space="preserve"> depending on the deployment</w:t>
      </w:r>
      <w:r w:rsidR="00457A6B" w:rsidRPr="006D69C5">
        <w:rPr>
          <w:rFonts w:eastAsia="Times New Roman" w:cstheme="minorHAnsi"/>
          <w:color w:val="000000"/>
          <w:lang w:val="en-US"/>
        </w:rPr>
        <w:t xml:space="preserve"> round</w:t>
      </w:r>
      <w:r w:rsidR="008C78E3">
        <w:rPr>
          <w:rFonts w:eastAsia="Times New Roman" w:cstheme="minorHAnsi"/>
          <w:color w:val="000000"/>
          <w:lang w:val="en-US"/>
        </w:rPr>
        <w:t>)</w:t>
      </w:r>
      <w:r w:rsidR="000F236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w:t>
      </w:r>
      <w:r w:rsidR="007121AE">
        <w:rPr>
          <w:rFonts w:eastAsia="Times New Roman" w:cstheme="minorHAnsi"/>
          <w:color w:val="000000"/>
          <w:lang w:val="en-US"/>
        </w:rPr>
        <w:t>S1 and S2</w:t>
      </w:r>
      <w:r w:rsidR="00C12072" w:rsidRPr="006D69C5">
        <w:rPr>
          <w:rFonts w:eastAsia="Times New Roman" w:cstheme="minorHAnsi"/>
          <w:color w:val="000000"/>
          <w:lang w:val="en-US"/>
        </w:rPr>
        <w:t xml:space="preserve"> for detailed information on </w:t>
      </w:r>
      <w:r w:rsidR="00C058F3" w:rsidRPr="006D69C5">
        <w:rPr>
          <w:rFonts w:eastAsia="Times New Roman" w:cstheme="minorHAnsi"/>
          <w:color w:val="000000"/>
          <w:lang w:val="en-US"/>
        </w:rPr>
        <w:t xml:space="preserve">deployment timing </w:t>
      </w:r>
      <w:r w:rsidR="00C058F3">
        <w:rPr>
          <w:rFonts w:eastAsia="Times New Roman" w:cstheme="minorHAnsi"/>
          <w:color w:val="000000"/>
          <w:lang w:val="en-US"/>
        </w:rPr>
        <w:t xml:space="preserve">and </w:t>
      </w:r>
      <w:r w:rsidR="00C12072" w:rsidRPr="006D69C5">
        <w:rPr>
          <w:rFonts w:eastAsia="Times New Roman" w:cstheme="minorHAnsi"/>
          <w:color w:val="000000"/>
          <w:lang w:val="en-US"/>
        </w:rPr>
        <w:t>group composition.</w:t>
      </w:r>
      <w:r w:rsidR="00191ED0">
        <w:rPr>
          <w:rFonts w:eastAsia="Times New Roman" w:cstheme="minorHAnsi"/>
          <w:i/>
          <w:color w:val="434343"/>
          <w:lang w:val="en-US"/>
        </w:rPr>
        <w:t xml:space="preserve"> </w:t>
      </w:r>
      <w:r w:rsidR="000F236A">
        <w:rPr>
          <w:rFonts w:eastAsia="Times New Roman" w:cstheme="minorHAnsi"/>
          <w:color w:val="000000"/>
          <w:lang w:val="en-US"/>
        </w:rPr>
        <w:t>During the recording session, an</w:t>
      </w:r>
      <w:r w:rsidR="000F236A" w:rsidRPr="006D69C5">
        <w:rPr>
          <w:rFonts w:eastAsia="Times New Roman" w:cstheme="minorHAnsi"/>
          <w:color w:val="000000"/>
          <w:lang w:val="en-US"/>
        </w:rPr>
        <w:t xml:space="preserve"> </w:t>
      </w:r>
      <w:r w:rsidR="000F236A">
        <w:rPr>
          <w:rFonts w:eastAsia="Times New Roman" w:cstheme="minorHAnsi"/>
          <w:color w:val="000000"/>
          <w:lang w:val="en-US"/>
        </w:rPr>
        <w:t>observer noted the times of any group-level disturbances</w:t>
      </w:r>
      <w:r w:rsidR="008C78E3">
        <w:rPr>
          <w:rFonts w:eastAsia="Times New Roman" w:cstheme="minorHAnsi"/>
          <w:color w:val="000000"/>
          <w:lang w:val="en-US"/>
        </w:rPr>
        <w:t xml:space="preserve"> </w:t>
      </w:r>
      <w:r w:rsidR="008C78E3" w:rsidRPr="006D69C5">
        <w:rPr>
          <w:rFonts w:eastAsia="Times New Roman" w:cstheme="minorHAnsi"/>
          <w:color w:val="000000"/>
          <w:lang w:val="en-US"/>
        </w:rPr>
        <w:t>(predator alarm</w:t>
      </w:r>
      <w:r w:rsidR="008C78E3">
        <w:rPr>
          <w:rFonts w:eastAsia="Times New Roman" w:cstheme="minorHAnsi"/>
          <w:color w:val="000000"/>
          <w:lang w:val="en-US"/>
        </w:rPr>
        <w:t>s</w:t>
      </w:r>
      <w:r w:rsidR="00AC4F21">
        <w:rPr>
          <w:rFonts w:eastAsia="Times New Roman" w:cstheme="minorHAnsi"/>
          <w:color w:val="000000"/>
          <w:lang w:val="en-US"/>
        </w:rPr>
        <w:t xml:space="preserve">, </w:t>
      </w:r>
      <w:r w:rsidR="008C78E3">
        <w:rPr>
          <w:rFonts w:eastAsia="Times New Roman" w:cstheme="minorHAnsi"/>
          <w:color w:val="000000"/>
          <w:lang w:val="en-US"/>
        </w:rPr>
        <w:t xml:space="preserve">inter-group </w:t>
      </w:r>
      <w:r w:rsidR="008C78E3">
        <w:rPr>
          <w:rFonts w:eastAsia="Times New Roman" w:cstheme="minorHAnsi"/>
          <w:color w:val="000000"/>
          <w:lang w:val="en-US"/>
        </w:rPr>
        <w:lastRenderedPageBreak/>
        <w:t>encounters</w:t>
      </w:r>
      <w:r w:rsidR="00AC4F21">
        <w:rPr>
          <w:rFonts w:eastAsia="Times New Roman" w:cstheme="minorHAnsi"/>
          <w:color w:val="000000"/>
          <w:lang w:val="en-US"/>
        </w:rPr>
        <w:t>, and complete inactivity</w:t>
      </w:r>
      <w:r w:rsidR="008C78E3" w:rsidRPr="006D69C5">
        <w:rPr>
          <w:rFonts w:eastAsia="Times New Roman" w:cstheme="minorHAnsi"/>
          <w:color w:val="000000"/>
          <w:lang w:val="en-US"/>
        </w:rPr>
        <w:t>)</w:t>
      </w:r>
      <w:r w:rsidR="000F236A">
        <w:rPr>
          <w:rFonts w:eastAsia="Times New Roman" w:cstheme="minorHAnsi"/>
          <w:color w:val="000000"/>
          <w:lang w:val="en-US"/>
        </w:rPr>
        <w:t xml:space="preserve"> on an</w:t>
      </w:r>
      <w:r w:rsidR="000F236A" w:rsidRPr="006D69C5">
        <w:rPr>
          <w:rFonts w:eastAsia="Times New Roman" w:cstheme="minorHAnsi"/>
          <w:color w:val="000000"/>
          <w:lang w:val="en-US"/>
        </w:rPr>
        <w:t xml:space="preserve"> all-occurrence basis</w:t>
      </w:r>
      <w:r w:rsidR="000F236A">
        <w:rPr>
          <w:rFonts w:eastAsia="Times New Roman" w:cstheme="minorHAnsi"/>
          <w:color w:val="000000"/>
          <w:lang w:val="en-US"/>
        </w:rPr>
        <w:t>, and these events were removed from the dataset in subsequent analyses (see below).</w:t>
      </w:r>
      <w:r w:rsidR="000F236A" w:rsidRPr="006D69C5">
        <w:rPr>
          <w:rFonts w:eastAsia="Times New Roman" w:cstheme="minorHAnsi"/>
          <w:color w:val="000000"/>
          <w:lang w:val="en-US"/>
        </w:rPr>
        <w:t xml:space="preserve"> </w:t>
      </w:r>
    </w:p>
    <w:p w14:paraId="1A24FE73" w14:textId="77777777" w:rsidR="000F236A" w:rsidRDefault="000F236A" w:rsidP="000F236A">
      <w:pPr>
        <w:spacing w:after="0" w:line="360" w:lineRule="auto"/>
        <w:jc w:val="both"/>
        <w:rPr>
          <w:rFonts w:eastAsia="Times New Roman" w:cstheme="minorHAnsi"/>
          <w:i/>
          <w:color w:val="434343"/>
          <w:lang w:val="en-US"/>
        </w:rPr>
      </w:pPr>
    </w:p>
    <w:p w14:paraId="56F48AD4" w14:textId="74F29AAE" w:rsidR="009249ED" w:rsidRPr="006D69C5" w:rsidRDefault="00307D20" w:rsidP="000F236A">
      <w:pPr>
        <w:spacing w:after="0" w:line="360" w:lineRule="auto"/>
        <w:jc w:val="both"/>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164D455E" w14:textId="5DC27DB9" w:rsidR="000F236A" w:rsidRPr="006D69C5" w:rsidRDefault="000F236A" w:rsidP="000F236A">
      <w:pPr>
        <w:spacing w:before="240" w:after="240" w:line="360" w:lineRule="auto"/>
        <w:jc w:val="both"/>
        <w:rPr>
          <w:rFonts w:eastAsia="Times New Roman" w:cstheme="minorHAnsi"/>
          <w:lang w:val="en-US"/>
        </w:rPr>
      </w:pPr>
      <w:r>
        <w:rPr>
          <w:rFonts w:eastAsia="Times New Roman" w:cstheme="minorHAnsi"/>
          <w:color w:val="000000"/>
          <w:lang w:val="en-US"/>
        </w:rPr>
        <w:t xml:space="preserve">GPS </w:t>
      </w:r>
      <w:r w:rsidRPr="006D69C5">
        <w:rPr>
          <w:rFonts w:eastAsia="Times New Roman" w:cstheme="minorHAnsi"/>
          <w:color w:val="000000"/>
          <w:lang w:val="en-US"/>
        </w:rPr>
        <w:t>Coordinates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r w:rsidRPr="006D69C5">
        <w:rPr>
          <w:rFonts w:eastAsia="Times New Roman" w:cstheme="minorHAnsi"/>
          <w:color w:val="000000"/>
          <w:lang w:val="en-US"/>
        </w:rPr>
        <w:t>To increase GPS reliability and reduce sampling biases</w:t>
      </w:r>
      <w:r>
        <w:rPr>
          <w:rFonts w:eastAsia="Times New Roman" w:cstheme="minorHAnsi"/>
          <w:color w:val="000000"/>
          <w:lang w:val="en-US"/>
        </w:rPr>
        <w:t>,</w:t>
      </w:r>
      <w:r w:rsidRPr="006D69C5">
        <w:rPr>
          <w:rFonts w:eastAsia="Times New Roman" w:cstheme="minorHAnsi"/>
          <w:color w:val="000000"/>
          <w:lang w:val="en-US"/>
        </w:rPr>
        <w:t xml:space="preserve"> we </w:t>
      </w:r>
      <w:r>
        <w:rPr>
          <w:rFonts w:eastAsia="Times New Roman" w:cstheme="minorHAnsi"/>
          <w:color w:val="000000"/>
          <w:lang w:val="en-US"/>
        </w:rPr>
        <w:t xml:space="preserve">performed minimal </w:t>
      </w:r>
      <w:r w:rsidRPr="006D69C5">
        <w:rPr>
          <w:rFonts w:eastAsia="Times New Roman" w:cstheme="minorHAnsi"/>
          <w:color w:val="000000"/>
          <w:lang w:val="en-US"/>
        </w:rPr>
        <w:t>pre-process</w:t>
      </w:r>
      <w:r>
        <w:rPr>
          <w:rFonts w:eastAsia="Times New Roman" w:cstheme="minorHAnsi"/>
          <w:color w:val="000000"/>
          <w:lang w:val="en-US"/>
        </w:rPr>
        <w:t>ing of</w:t>
      </w:r>
      <w:r w:rsidRPr="006D69C5">
        <w:rPr>
          <w:rFonts w:eastAsia="Times New Roman" w:cstheme="minorHAnsi"/>
          <w:color w:val="000000"/>
          <w:lang w:val="en-US"/>
        </w:rPr>
        <w:t xml:space="preserve"> </w:t>
      </w:r>
      <w:r>
        <w:rPr>
          <w:rFonts w:eastAsia="Times New Roman" w:cstheme="minorHAnsi"/>
          <w:color w:val="000000"/>
          <w:lang w:val="en-US"/>
        </w:rPr>
        <w:t>GPS</w:t>
      </w:r>
      <w:r w:rsidRPr="006D69C5">
        <w:rPr>
          <w:rFonts w:eastAsia="Times New Roman" w:cstheme="minorHAnsi"/>
          <w:color w:val="000000"/>
          <w:lang w:val="en-US"/>
        </w:rPr>
        <w:t xml:space="preserve"> data before subsequent analy</w:t>
      </w:r>
      <w:r>
        <w:rPr>
          <w:rFonts w:eastAsia="Times New Roman" w:cstheme="minorHAnsi"/>
          <w:color w:val="000000"/>
          <w:lang w:val="en-US"/>
        </w:rPr>
        <w:t>sis. Specifically, w</w:t>
      </w:r>
      <w:r w:rsidRPr="006D69C5">
        <w:rPr>
          <w:rFonts w:eastAsia="Times New Roman" w:cstheme="minorHAnsi"/>
          <w:color w:val="000000"/>
          <w:lang w:val="en-US"/>
        </w:rPr>
        <w:t xml:space="preserve">hen GPS signals were not recorded continuously </w:t>
      </w:r>
      <w:r>
        <w:rPr>
          <w:rFonts w:eastAsia="Times New Roman" w:cstheme="minorHAnsi"/>
          <w:color w:val="000000"/>
          <w:lang w:val="en-US"/>
        </w:rPr>
        <w:t xml:space="preserve">(for instance </w:t>
      </w:r>
      <w:r w:rsidR="0066343F">
        <w:rPr>
          <w:rFonts w:eastAsia="Times New Roman" w:cstheme="minorHAnsi"/>
          <w:color w:val="000000"/>
          <w:lang w:val="en-US"/>
        </w:rPr>
        <w:t>if</w:t>
      </w:r>
      <w:r>
        <w:rPr>
          <w:rFonts w:eastAsia="Times New Roman" w:cstheme="minorHAnsi"/>
          <w:color w:val="000000"/>
          <w:lang w:val="en-US"/>
        </w:rPr>
        <w:t xml:space="preserve"> signal was lost after a meerkat entered </w:t>
      </w:r>
      <w:r w:rsidR="00CC10EE">
        <w:rPr>
          <w:rFonts w:eastAsia="Times New Roman" w:cstheme="minorHAnsi"/>
          <w:color w:val="000000"/>
          <w:lang w:val="en-US"/>
        </w:rPr>
        <w:t xml:space="preserve">a bolt-hole) </w:t>
      </w:r>
      <w:r w:rsidRPr="006D69C5">
        <w:rPr>
          <w:rFonts w:eastAsia="Times New Roman" w:cstheme="minorHAnsi"/>
          <w:color w:val="000000"/>
          <w:lang w:val="en-US"/>
        </w:rPr>
        <w:t xml:space="preserve">we discarded all </w:t>
      </w:r>
      <w:r w:rsidR="002F19FB">
        <w:rPr>
          <w:rFonts w:eastAsia="Times New Roman" w:cstheme="minorHAnsi"/>
          <w:color w:val="000000"/>
          <w:lang w:val="en-US"/>
        </w:rPr>
        <w:t xml:space="preserve">GPS </w:t>
      </w:r>
      <w:r w:rsidRPr="006D69C5">
        <w:rPr>
          <w:rFonts w:eastAsia="Times New Roman" w:cstheme="minorHAnsi"/>
          <w:color w:val="000000"/>
          <w:lang w:val="en-US"/>
        </w:rPr>
        <w:t xml:space="preserve">fixes taken </w:t>
      </w:r>
      <w:r w:rsidRPr="0078109E">
        <w:rPr>
          <w:rFonts w:eastAsia="Times New Roman" w:cstheme="minorHAnsi"/>
          <w:lang w:val="en-US"/>
        </w:rPr>
        <w:t>30s before signal loss and 30s after signal retrieval</w:t>
      </w:r>
      <w:r>
        <w:rPr>
          <w:rFonts w:eastAsia="Times New Roman" w:cstheme="minorHAnsi"/>
          <w:color w:val="000000"/>
          <w:lang w:val="en-US"/>
        </w:rPr>
        <w:t>, as these positions tended to be unreliable</w:t>
      </w:r>
      <w:r w:rsidRPr="006D69C5">
        <w:rPr>
          <w:rFonts w:eastAsia="Times New Roman" w:cstheme="minorHAnsi"/>
          <w:color w:val="000000"/>
          <w:lang w:val="en-US"/>
        </w:rPr>
        <w:t xml:space="preserve">. </w:t>
      </w:r>
      <w:r>
        <w:rPr>
          <w:rFonts w:eastAsia="Times New Roman" w:cstheme="minorHAnsi"/>
          <w:color w:val="000000"/>
          <w:lang w:val="en-US"/>
        </w:rPr>
        <w:t>We also</w:t>
      </w:r>
      <w:r w:rsidRPr="006D69C5">
        <w:rPr>
          <w:rFonts w:eastAsia="Times New Roman" w:cstheme="minorHAnsi"/>
          <w:color w:val="000000"/>
          <w:lang w:val="en-US"/>
        </w:rPr>
        <w:t xml:space="preserve"> removed fixes with fewer than </w:t>
      </w:r>
      <w:r w:rsidR="00CC10EE">
        <w:rPr>
          <w:rFonts w:eastAsia="Times New Roman" w:cstheme="minorHAnsi"/>
          <w:color w:val="000000"/>
          <w:lang w:val="en-US"/>
        </w:rPr>
        <w:t>five</w:t>
      </w:r>
      <w:r w:rsidRPr="006D69C5">
        <w:rPr>
          <w:rFonts w:eastAsia="Times New Roman" w:cstheme="minorHAnsi"/>
          <w:color w:val="000000"/>
          <w:lang w:val="en-US"/>
        </w:rPr>
        <w:t xml:space="preserve"> satellites detected.  </w:t>
      </w:r>
      <w:r>
        <w:rPr>
          <w:rFonts w:eastAsia="Times New Roman" w:cstheme="minorHAnsi"/>
          <w:color w:val="000000"/>
          <w:lang w:val="en-US"/>
        </w:rPr>
        <w:t>Finally, we</w:t>
      </w:r>
      <w:r w:rsidRPr="006D69C5">
        <w:rPr>
          <w:rFonts w:eastAsia="Times New Roman" w:cstheme="minorHAnsi"/>
          <w:color w:val="000000"/>
          <w:lang w:val="en-US"/>
        </w:rPr>
        <w:t xml:space="preserve"> removed data suggesting</w:t>
      </w:r>
      <w:r w:rsidR="00AC0F67">
        <w:rPr>
          <w:rFonts w:eastAsia="Times New Roman" w:cstheme="minorHAnsi"/>
          <w:color w:val="000000"/>
          <w:lang w:val="en-US"/>
        </w:rPr>
        <w:t xml:space="preserve"> biologically</w:t>
      </w:r>
      <w:r w:rsidRPr="006D69C5">
        <w:rPr>
          <w:rFonts w:eastAsia="Times New Roman" w:cstheme="minorHAnsi"/>
          <w:color w:val="000000"/>
          <w:lang w:val="en-US"/>
        </w:rPr>
        <w:t xml:space="preserve"> unrealistic speeds (&gt;10 m displacement between </w:t>
      </w:r>
      <w:r w:rsidR="00CC10EE">
        <w:rPr>
          <w:rFonts w:eastAsia="Times New Roman" w:cstheme="minorHAnsi"/>
          <w:color w:val="000000"/>
          <w:lang w:val="en-US"/>
        </w:rPr>
        <w:t>two</w:t>
      </w:r>
      <w:r w:rsidRPr="006D69C5">
        <w:rPr>
          <w:rFonts w:eastAsia="Times New Roman" w:cstheme="minorHAnsi"/>
          <w:color w:val="000000"/>
          <w:lang w:val="en-US"/>
        </w:rPr>
        <w:t xml:space="preserve"> fixes </w:t>
      </w:r>
      <w:r w:rsidR="00CC10EE">
        <w:rPr>
          <w:rFonts w:eastAsia="Times New Roman" w:cstheme="minorHAnsi"/>
          <w:color w:val="000000"/>
          <w:lang w:val="en-US"/>
        </w:rPr>
        <w:t>one</w:t>
      </w:r>
      <w:r w:rsidRPr="006D69C5">
        <w:rPr>
          <w:rFonts w:eastAsia="Times New Roman" w:cstheme="minorHAnsi"/>
          <w:color w:val="000000"/>
          <w:lang w:val="en-US"/>
        </w:rPr>
        <w:t xml:space="preserve"> second apart) as these likely represented GPS errors. </w:t>
      </w:r>
    </w:p>
    <w:p w14:paraId="1B1430C2" w14:textId="77777777" w:rsidR="006F545A" w:rsidRDefault="0078109E"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In some instances, single individuals were</w:t>
      </w:r>
      <w:r w:rsidRPr="006D69C5">
        <w:rPr>
          <w:rFonts w:eastAsia="Times New Roman" w:cstheme="minorHAnsi"/>
          <w:color w:val="000000"/>
          <w:lang w:val="en-US"/>
        </w:rPr>
        <w:t xml:space="preserve"> away from the rest of the group during recording times, either at the communal burrow babysitting </w:t>
      </w:r>
      <w:r>
        <w:rPr>
          <w:rFonts w:eastAsia="Times New Roman" w:cstheme="minorHAnsi"/>
          <w:color w:val="000000"/>
          <w:lang w:val="en-US"/>
        </w:rPr>
        <w:t>pups</w:t>
      </w:r>
      <w:r w:rsidR="007121AE">
        <w:rPr>
          <w:rFonts w:eastAsia="Times New Roman" w:cstheme="minorHAnsi"/>
          <w:color w:val="000000"/>
          <w:lang w:val="en-US"/>
        </w:rPr>
        <w:t xml:space="preserve">, </w:t>
      </w:r>
      <w:r w:rsidRPr="006D69C5">
        <w:rPr>
          <w:rFonts w:eastAsia="Times New Roman" w:cstheme="minorHAnsi"/>
          <w:color w:val="000000"/>
          <w:lang w:val="en-US"/>
        </w:rPr>
        <w:t xml:space="preserve">out travelling on their own (“roving” behavior exhibited by adult males before </w:t>
      </w:r>
      <w:r>
        <w:rPr>
          <w:rFonts w:eastAsia="Times New Roman" w:cstheme="minorHAnsi"/>
          <w:color w:val="000000"/>
          <w:lang w:val="en-US"/>
        </w:rPr>
        <w:t>dispers</w:t>
      </w:r>
      <w:r w:rsidR="00AD63D6">
        <w:rPr>
          <w:rFonts w:eastAsia="Times New Roman" w:cstheme="minorHAnsi"/>
          <w:color w:val="000000"/>
          <w:lang w:val="en-US"/>
        </w:rPr>
        <w:t>ing</w:t>
      </w:r>
      <w:r>
        <w:rPr>
          <w:rFonts w:eastAsia="Times New Roman" w:cstheme="minorHAnsi"/>
          <w:color w:val="000000"/>
          <w:lang w:val="en-US"/>
        </w:rPr>
        <w:t xml:space="preserve"> from</w:t>
      </w:r>
      <w:r w:rsidRPr="006D69C5">
        <w:rPr>
          <w:rFonts w:eastAsia="Times New Roman" w:cstheme="minorHAnsi"/>
          <w:color w:val="000000"/>
          <w:lang w:val="en-US"/>
        </w:rPr>
        <w:t xml:space="preserve"> their natal territory)</w:t>
      </w:r>
      <w:r w:rsidR="007121AE">
        <w:rPr>
          <w:rFonts w:eastAsia="Times New Roman" w:cstheme="minorHAnsi"/>
          <w:color w:val="000000"/>
          <w:lang w:val="en-US"/>
        </w:rPr>
        <w:t>, and in one case evicted from the group for a few days by the pregnant dominant female</w:t>
      </w:r>
      <w:r w:rsidRPr="006D69C5">
        <w:rPr>
          <w:rFonts w:eastAsia="Times New Roman" w:cstheme="minorHAnsi"/>
          <w:color w:val="000000"/>
          <w:lang w:val="en-US"/>
        </w:rPr>
        <w:t xml:space="preserve">. In such instances the GPS </w:t>
      </w:r>
      <w:r>
        <w:rPr>
          <w:rFonts w:eastAsia="Times New Roman" w:cstheme="minorHAnsi"/>
          <w:color w:val="000000"/>
          <w:lang w:val="en-US"/>
        </w:rPr>
        <w:t>trajectory</w:t>
      </w:r>
      <w:r w:rsidRPr="006D69C5">
        <w:rPr>
          <w:rFonts w:eastAsia="Times New Roman" w:cstheme="minorHAnsi"/>
          <w:color w:val="000000"/>
          <w:lang w:val="en-US"/>
        </w:rPr>
        <w:t xml:space="preserve"> of that given individual was discarded but the analyses were performed normally on the rest of the group. </w:t>
      </w:r>
    </w:p>
    <w:p w14:paraId="46976339" w14:textId="48E9616A" w:rsidR="00CC10EE" w:rsidRDefault="006F545A"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Due to GPS tag battery failure and unsuccessful collaring attempts, n</w:t>
      </w:r>
      <w:r w:rsidRPr="006D69C5">
        <w:rPr>
          <w:rFonts w:eastAsia="Times New Roman" w:cstheme="minorHAnsi"/>
          <w:color w:val="000000"/>
          <w:lang w:val="en-US"/>
        </w:rPr>
        <w:t xml:space="preserve">ot every </w:t>
      </w:r>
      <w:r>
        <w:rPr>
          <w:rFonts w:eastAsia="Times New Roman" w:cstheme="minorHAnsi"/>
          <w:color w:val="000000"/>
          <w:lang w:val="en-US"/>
        </w:rPr>
        <w:t>adult meerkat group member</w:t>
      </w:r>
      <w:r w:rsidRPr="006D69C5">
        <w:rPr>
          <w:rFonts w:eastAsia="Times New Roman" w:cstheme="minorHAnsi"/>
          <w:color w:val="000000"/>
          <w:lang w:val="en-US"/>
        </w:rPr>
        <w:t xml:space="preserve"> </w:t>
      </w:r>
      <w:r>
        <w:rPr>
          <w:rFonts w:eastAsia="Times New Roman" w:cstheme="minorHAnsi"/>
          <w:color w:val="000000"/>
          <w:lang w:val="en-US"/>
        </w:rPr>
        <w:t>was</w:t>
      </w:r>
      <w:r w:rsidRPr="006D69C5">
        <w:rPr>
          <w:rFonts w:eastAsia="Times New Roman" w:cstheme="minorHAnsi"/>
          <w:color w:val="000000"/>
          <w:lang w:val="en-US"/>
        </w:rPr>
        <w:t xml:space="preserve"> recorded every day</w:t>
      </w:r>
      <w:r>
        <w:rPr>
          <w:rFonts w:eastAsia="Times New Roman" w:cstheme="minorHAnsi"/>
          <w:color w:val="000000"/>
          <w:lang w:val="en-US"/>
        </w:rPr>
        <w:t xml:space="preserve"> (see Supplementary table S2 for details). </w:t>
      </w:r>
      <w:r w:rsidR="00AC0F67">
        <w:rPr>
          <w:rFonts w:eastAsia="Times New Roman" w:cstheme="minorHAnsi"/>
          <w:color w:val="000000"/>
          <w:lang w:val="en-US"/>
        </w:rPr>
        <w:t>Time steps</w:t>
      </w:r>
      <w:r w:rsidR="000F236A" w:rsidRPr="006D69C5">
        <w:rPr>
          <w:rFonts w:eastAsia="Times New Roman" w:cstheme="minorHAnsi"/>
          <w:color w:val="000000"/>
          <w:lang w:val="en-US"/>
        </w:rPr>
        <w:t xml:space="preserve"> </w:t>
      </w:r>
      <w:r w:rsidR="000F236A">
        <w:rPr>
          <w:rFonts w:eastAsia="Times New Roman" w:cstheme="minorHAnsi"/>
          <w:color w:val="000000"/>
          <w:lang w:val="en-US"/>
        </w:rPr>
        <w:t>when</w:t>
      </w:r>
      <w:r w:rsidR="000F236A" w:rsidRPr="006D69C5">
        <w:rPr>
          <w:rFonts w:eastAsia="Times New Roman" w:cstheme="minorHAnsi"/>
          <w:color w:val="000000"/>
          <w:lang w:val="en-US"/>
        </w:rPr>
        <w:t xml:space="preserve"> fewer than 2/3 of the non-juveniles present </w:t>
      </w:r>
      <w:r w:rsidR="0078109E">
        <w:rPr>
          <w:rFonts w:eastAsia="Times New Roman" w:cstheme="minorHAnsi"/>
          <w:color w:val="000000"/>
          <w:lang w:val="en-US"/>
        </w:rPr>
        <w:t xml:space="preserve">that day </w:t>
      </w:r>
      <w:r w:rsidR="000F236A" w:rsidRPr="006D69C5">
        <w:rPr>
          <w:rFonts w:eastAsia="Times New Roman" w:cstheme="minorHAnsi"/>
          <w:color w:val="000000"/>
          <w:lang w:val="en-US"/>
        </w:rPr>
        <w:t xml:space="preserve">were recorded were </w:t>
      </w:r>
      <w:r w:rsidR="000F236A">
        <w:rPr>
          <w:rFonts w:eastAsia="Times New Roman" w:cstheme="minorHAnsi"/>
          <w:color w:val="000000"/>
          <w:lang w:val="en-US"/>
        </w:rPr>
        <w:t>excluded from our analyses</w:t>
      </w:r>
      <w:r w:rsidR="000F236A" w:rsidRPr="006D69C5">
        <w:rPr>
          <w:rFonts w:eastAsia="Times New Roman" w:cstheme="minorHAnsi"/>
          <w:color w:val="000000"/>
          <w:lang w:val="en-US"/>
        </w:rPr>
        <w:t xml:space="preserve"> to reduce the impacts of “invisible” (untracked) individuals. </w:t>
      </w:r>
      <w:r w:rsidR="002A6DA1" w:rsidRPr="006D69C5">
        <w:rPr>
          <w:rFonts w:eastAsia="Times New Roman" w:cstheme="minorHAnsi"/>
          <w:noProof/>
          <w:color w:val="000000"/>
          <w:lang w:val="en-US"/>
        </w:rPr>
        <w:t xml:space="preserve">We also removed </w:t>
      </w:r>
      <w:r w:rsidR="00C94DE7" w:rsidRPr="006D69C5">
        <w:rPr>
          <w:rFonts w:eastAsia="Times New Roman" w:cstheme="minorHAnsi"/>
          <w:noProof/>
          <w:color w:val="000000"/>
          <w:lang w:val="en-US"/>
        </w:rPr>
        <w:t>predator alarms</w:t>
      </w:r>
      <w:r w:rsidR="00AC4F21">
        <w:rPr>
          <w:rFonts w:eastAsia="Times New Roman" w:cstheme="minorHAnsi"/>
          <w:noProof/>
          <w:color w:val="000000"/>
          <w:lang w:val="en-US"/>
        </w:rPr>
        <w:t xml:space="preserve">, </w:t>
      </w:r>
      <w:r w:rsidR="00C94DE7" w:rsidRPr="006D69C5">
        <w:rPr>
          <w:rFonts w:eastAsia="Times New Roman" w:cstheme="minorHAnsi"/>
          <w:noProof/>
          <w:color w:val="000000"/>
          <w:lang w:val="en-US"/>
        </w:rPr>
        <w:t>one instance of encounter with another group</w:t>
      </w:r>
      <w:r w:rsidR="00AC4F21">
        <w:rPr>
          <w:rFonts w:eastAsia="Times New Roman" w:cstheme="minorHAnsi"/>
          <w:noProof/>
          <w:color w:val="000000"/>
          <w:lang w:val="en-US"/>
        </w:rPr>
        <w:t>, and rare instances of complete inactivity due to the heat,</w:t>
      </w:r>
      <w:r w:rsidR="00C94DE7" w:rsidRPr="006D69C5">
        <w:rPr>
          <w:rFonts w:eastAsia="Times New Roman" w:cstheme="minorHAnsi"/>
          <w:noProof/>
          <w:color w:val="000000"/>
          <w:lang w:val="en-US"/>
        </w:rPr>
        <w:t xml:space="preserve"> identified using </w:t>
      </w:r>
      <w:r w:rsidR="00CC10EE">
        <w:rPr>
          <w:rFonts w:eastAsia="Times New Roman" w:cstheme="minorHAnsi"/>
          <w:noProof/>
          <w:color w:val="000000"/>
          <w:lang w:val="en-US"/>
        </w:rPr>
        <w:t>observetional</w:t>
      </w:r>
      <w:r w:rsidR="00C94DE7" w:rsidRPr="006D69C5">
        <w:rPr>
          <w:rFonts w:eastAsia="Times New Roman" w:cstheme="minorHAnsi"/>
          <w:noProof/>
          <w:color w:val="000000"/>
          <w:lang w:val="en-US"/>
        </w:rPr>
        <w:t xml:space="preserve"> 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w:t>
      </w:r>
      <w:r w:rsidR="00CC10EE" w:rsidRPr="006D69C5">
        <w:rPr>
          <w:rFonts w:eastAsia="Times New Roman" w:cstheme="minorHAnsi"/>
          <w:color w:val="000000"/>
          <w:lang w:val="en-US"/>
        </w:rPr>
        <w:t>One</w:t>
      </w:r>
      <w:r w:rsidR="00CC10EE">
        <w:rPr>
          <w:rFonts w:eastAsia="Times New Roman" w:cstheme="minorHAnsi"/>
          <w:color w:val="000000"/>
          <w:lang w:val="en-US"/>
        </w:rPr>
        <w:t xml:space="preserve"> additional</w:t>
      </w:r>
      <w:r w:rsidR="00CC10EE" w:rsidRPr="006D69C5">
        <w:rPr>
          <w:rFonts w:eastAsia="Times New Roman" w:cstheme="minorHAnsi"/>
          <w:color w:val="000000"/>
          <w:lang w:val="en-US"/>
        </w:rPr>
        <w:t xml:space="preserve"> day was removed from the analysis</w:t>
      </w:r>
      <w:r w:rsidR="00CC10EE">
        <w:rPr>
          <w:rFonts w:eastAsia="Times New Roman" w:cstheme="minorHAnsi"/>
          <w:color w:val="000000"/>
          <w:lang w:val="en-US"/>
        </w:rPr>
        <w:t xml:space="preserve"> of HM19</w:t>
      </w:r>
      <w:r w:rsidR="00CC10EE" w:rsidRPr="006D69C5">
        <w:rPr>
          <w:rFonts w:eastAsia="Times New Roman" w:cstheme="minorHAnsi"/>
          <w:color w:val="000000"/>
          <w:lang w:val="en-US"/>
        </w:rPr>
        <w:t xml:space="preserve"> because the dominant male </w:t>
      </w:r>
      <w:r w:rsidR="00CC10EE">
        <w:rPr>
          <w:rFonts w:eastAsia="Times New Roman" w:cstheme="minorHAnsi"/>
          <w:color w:val="000000"/>
          <w:lang w:val="en-US"/>
        </w:rPr>
        <w:t>and</w:t>
      </w:r>
      <w:r w:rsidR="00CC10EE" w:rsidRPr="006D69C5">
        <w:rPr>
          <w:rFonts w:eastAsia="Times New Roman" w:cstheme="minorHAnsi"/>
          <w:color w:val="000000"/>
          <w:lang w:val="en-US"/>
        </w:rPr>
        <w:t xml:space="preserve"> two other adult males </w:t>
      </w:r>
      <w:r w:rsidR="00CC10EE">
        <w:rPr>
          <w:rFonts w:eastAsia="Times New Roman" w:cstheme="minorHAnsi"/>
          <w:color w:val="000000"/>
          <w:lang w:val="en-US"/>
        </w:rPr>
        <w:t>were not present with the group, thus potentially disrupting normal dynamics</w:t>
      </w:r>
      <w:r w:rsidR="00CC10EE" w:rsidRPr="006D69C5">
        <w:rPr>
          <w:rFonts w:eastAsia="Times New Roman" w:cstheme="minorHAnsi"/>
          <w:color w:val="000000"/>
          <w:lang w:val="en-US"/>
        </w:rPr>
        <w:t>.</w:t>
      </w:r>
      <w:r w:rsidR="00185C41">
        <w:rPr>
          <w:rFonts w:eastAsia="Times New Roman" w:cstheme="minorHAnsi"/>
          <w:color w:val="000000"/>
          <w:lang w:val="en-US"/>
        </w:rPr>
        <w:t xml:space="preserve"> After the removal of irrelevant data, we were left with a minimum of 9.5 hours (NQ21) and a maximum of 37.5 hours (HM17) of exploitable data (see table S1 in supplements).</w:t>
      </w:r>
    </w:p>
    <w:p w14:paraId="0DC23712" w14:textId="77777777" w:rsidR="002E2029" w:rsidRDefault="002E2029" w:rsidP="00CC10EE">
      <w:pPr>
        <w:spacing w:before="240" w:after="240" w:line="360" w:lineRule="auto"/>
        <w:jc w:val="both"/>
        <w:rPr>
          <w:rFonts w:eastAsia="Times New Roman" w:cstheme="minorHAnsi"/>
          <w:b/>
          <w:color w:val="000000"/>
          <w:lang w:val="en-US"/>
        </w:rPr>
      </w:pPr>
    </w:p>
    <w:p w14:paraId="0DC53C45" w14:textId="77777777" w:rsidR="002E2029" w:rsidRDefault="002E2029" w:rsidP="00CC10EE">
      <w:pPr>
        <w:spacing w:before="240" w:after="240" w:line="360" w:lineRule="auto"/>
        <w:jc w:val="both"/>
        <w:rPr>
          <w:rFonts w:eastAsia="Times New Roman" w:cstheme="minorHAnsi"/>
          <w:b/>
          <w:color w:val="000000"/>
          <w:lang w:val="en-US"/>
        </w:rPr>
      </w:pPr>
    </w:p>
    <w:p w14:paraId="0FFD7987" w14:textId="31510F50" w:rsidR="00CE0681" w:rsidRDefault="00F85EAE" w:rsidP="00CC10EE">
      <w:pPr>
        <w:spacing w:before="240" w:after="240" w:line="360" w:lineRule="auto"/>
        <w:jc w:val="both"/>
        <w:rPr>
          <w:rFonts w:eastAsia="Times New Roman" w:cstheme="minorHAnsi"/>
          <w:b/>
          <w:color w:val="000000"/>
          <w:lang w:val="en-US"/>
        </w:rPr>
      </w:pPr>
      <w:r w:rsidRPr="006D69C5">
        <w:rPr>
          <w:rFonts w:eastAsia="Times New Roman" w:cstheme="minorHAnsi"/>
          <w:b/>
          <w:color w:val="000000"/>
          <w:lang w:val="en-US"/>
        </w:rPr>
        <w:lastRenderedPageBreak/>
        <w:t>Analysis</w:t>
      </w:r>
    </w:p>
    <w:p w14:paraId="15A0BD15" w14:textId="61A09F5B" w:rsidR="00CC10EE" w:rsidRDefault="00CC10EE" w:rsidP="00FC7611">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To quantify individual influence from movement data, we defined </w:t>
      </w:r>
      <w:r w:rsidR="00CE0681">
        <w:rPr>
          <w:rFonts w:eastAsia="Times New Roman" w:cstheme="minorHAnsi"/>
          <w:bCs/>
          <w:color w:val="000000"/>
          <w:lang w:val="en-US"/>
        </w:rPr>
        <w:t>two</w:t>
      </w:r>
      <w:r>
        <w:rPr>
          <w:rFonts w:eastAsia="Times New Roman" w:cstheme="minorHAnsi"/>
          <w:bCs/>
          <w:color w:val="000000"/>
          <w:lang w:val="en-US"/>
        </w:rPr>
        <w:t xml:space="preserve"> complementary metrics</w:t>
      </w:r>
      <w:r w:rsidR="00EA7F4F">
        <w:rPr>
          <w:rFonts w:eastAsia="Times New Roman" w:cstheme="minorHAnsi"/>
          <w:bCs/>
          <w:color w:val="000000"/>
          <w:lang w:val="en-US"/>
        </w:rPr>
        <w:t>,</w:t>
      </w:r>
      <w:r>
        <w:rPr>
          <w:rFonts w:eastAsia="Times New Roman" w:cstheme="minorHAnsi"/>
          <w:bCs/>
          <w:color w:val="000000"/>
          <w:lang w:val="en-US"/>
        </w:rPr>
        <w:t xml:space="preserve"> designed to capture influence over group direction (</w:t>
      </w:r>
      <w:r>
        <w:rPr>
          <w:rFonts w:eastAsia="Times New Roman" w:cstheme="minorHAnsi"/>
          <w:bCs/>
          <w:i/>
          <w:iCs/>
          <w:color w:val="000000"/>
          <w:lang w:val="en-US"/>
        </w:rPr>
        <w:t>turning influence</w:t>
      </w:r>
      <w:r>
        <w:rPr>
          <w:rFonts w:eastAsia="Times New Roman" w:cstheme="minorHAnsi"/>
          <w:bCs/>
          <w:color w:val="000000"/>
          <w:lang w:val="en-US"/>
        </w:rPr>
        <w:t>) and influence over group speed (</w:t>
      </w:r>
      <w:r w:rsidRPr="003A03D4">
        <w:rPr>
          <w:rFonts w:eastAsia="Times New Roman" w:cstheme="minorHAnsi"/>
          <w:bCs/>
          <w:i/>
          <w:iCs/>
          <w:color w:val="000000"/>
          <w:lang w:val="en-US"/>
        </w:rPr>
        <w:t>speeding influence</w:t>
      </w:r>
      <w:r>
        <w:rPr>
          <w:rFonts w:eastAsia="Times New Roman" w:cstheme="minorHAnsi"/>
          <w:bCs/>
          <w:color w:val="000000"/>
          <w:lang w:val="en-US"/>
        </w:rPr>
        <w:t xml:space="preserve">) separately. For each metric, we measure the probability that the group’s movement </w:t>
      </w:r>
      <w:r w:rsidR="00DC6806">
        <w:rPr>
          <w:rFonts w:eastAsia="Times New Roman" w:cstheme="minorHAnsi"/>
          <w:bCs/>
          <w:color w:val="000000"/>
          <w:lang w:val="en-US"/>
        </w:rPr>
        <w:t xml:space="preserve">temporally follows </w:t>
      </w:r>
      <w:r>
        <w:rPr>
          <w:rFonts w:eastAsia="Times New Roman" w:cstheme="minorHAnsi"/>
          <w:bCs/>
          <w:color w:val="000000"/>
          <w:lang w:val="en-US"/>
        </w:rPr>
        <w:t xml:space="preserve">a given individual’s movement in the past, </w:t>
      </w:r>
      <w:r w:rsidR="00FC7611">
        <w:rPr>
          <w:rFonts w:eastAsia="Times New Roman" w:cstheme="minorHAnsi"/>
          <w:bCs/>
          <w:color w:val="000000"/>
          <w:lang w:val="en-US"/>
        </w:rPr>
        <w:t>as a proxy for the</w:t>
      </w:r>
      <w:r>
        <w:rPr>
          <w:rFonts w:eastAsia="Times New Roman" w:cstheme="minorHAnsi"/>
          <w:bCs/>
          <w:color w:val="000000"/>
          <w:lang w:val="en-US"/>
        </w:rPr>
        <w:t xml:space="preserve"> extent to which each individual </w:t>
      </w:r>
      <w:r w:rsidR="00D6240A">
        <w:rPr>
          <w:rFonts w:eastAsia="Times New Roman" w:cstheme="minorHAnsi"/>
          <w:bCs/>
          <w:color w:val="000000"/>
          <w:lang w:val="en-US"/>
        </w:rPr>
        <w:t>influences</w:t>
      </w:r>
      <w:r>
        <w:rPr>
          <w:rFonts w:eastAsia="Times New Roman" w:cstheme="minorHAnsi"/>
          <w:bCs/>
          <w:color w:val="000000"/>
          <w:lang w:val="en-US"/>
        </w:rPr>
        <w:t xml:space="preserve"> the group. Each metric</w:t>
      </w:r>
      <w:r w:rsidR="00FC7611">
        <w:rPr>
          <w:rFonts w:eastAsia="Times New Roman" w:cstheme="minorHAnsi"/>
          <w:bCs/>
          <w:color w:val="000000"/>
          <w:lang w:val="en-US"/>
        </w:rPr>
        <w:t xml:space="preserve"> also</w:t>
      </w:r>
      <w:r>
        <w:rPr>
          <w:rFonts w:eastAsia="Times New Roman" w:cstheme="minorHAnsi"/>
          <w:bCs/>
          <w:color w:val="000000"/>
          <w:lang w:val="en-US"/>
        </w:rPr>
        <w:t xml:space="preserve"> </w:t>
      </w:r>
      <w:r w:rsidR="00FC7611">
        <w:rPr>
          <w:rFonts w:eastAsia="Times New Roman" w:cstheme="minorHAnsi"/>
          <w:bCs/>
          <w:color w:val="000000"/>
          <w:lang w:val="en-US"/>
        </w:rPr>
        <w:t xml:space="preserve">describes </w:t>
      </w:r>
      <w:r>
        <w:rPr>
          <w:rFonts w:eastAsia="Times New Roman" w:cstheme="minorHAnsi"/>
          <w:bCs/>
          <w:color w:val="000000"/>
          <w:lang w:val="en-US"/>
        </w:rPr>
        <w:t>how these probabilities change as a function of how extreme an individual’s movement is relative to the group.</w:t>
      </w:r>
      <w:r w:rsidR="0078088B">
        <w:rPr>
          <w:rFonts w:eastAsia="Times New Roman" w:cstheme="minorHAnsi"/>
          <w:bCs/>
          <w:color w:val="000000"/>
          <w:lang w:val="en-US"/>
        </w:rPr>
        <w:t xml:space="preserve"> </w:t>
      </w:r>
      <w:r>
        <w:rPr>
          <w:rFonts w:eastAsia="Times New Roman" w:cstheme="minorHAnsi"/>
          <w:bCs/>
          <w:color w:val="000000"/>
          <w:lang w:val="en-US"/>
        </w:rPr>
        <w:t>We give a short general description of the approach here, with additional details described in the next section.</w:t>
      </w:r>
      <w:r w:rsidR="001533A7">
        <w:rPr>
          <w:rFonts w:eastAsia="Times New Roman" w:cstheme="minorHAnsi"/>
          <w:bCs/>
          <w:color w:val="000000"/>
          <w:lang w:val="en-US"/>
        </w:rPr>
        <w:t xml:space="preserve"> </w:t>
      </w:r>
    </w:p>
    <w:p w14:paraId="232E7527" w14:textId="6C56A4CF" w:rsidR="00FC7611" w:rsidDel="00487F03" w:rsidRDefault="00CC10EE" w:rsidP="00FC7611">
      <w:pPr>
        <w:spacing w:before="360" w:after="120" w:line="360" w:lineRule="auto"/>
        <w:jc w:val="both"/>
        <w:outlineLvl w:val="1"/>
        <w:rPr>
          <w:del w:id="5" w:author="baverly" w:date="2022-01-20T12:31:00Z"/>
          <w:rFonts w:eastAsia="Times New Roman" w:cstheme="minorHAnsi"/>
          <w:bCs/>
          <w:color w:val="000000"/>
          <w:lang w:val="en-US"/>
        </w:rPr>
      </w:pPr>
      <w:r>
        <w:rPr>
          <w:rFonts w:eastAsia="Times New Roman" w:cstheme="minorHAnsi"/>
          <w:bCs/>
          <w:color w:val="000000"/>
          <w:lang w:val="en-US"/>
        </w:rPr>
        <w:t xml:space="preserve"> </w:t>
      </w:r>
      <w:bookmarkStart w:id="6" w:name="_Hlk92115591"/>
      <w:r w:rsidR="00D6240A">
        <w:rPr>
          <w:rFonts w:eastAsia="Times New Roman" w:cstheme="minorHAnsi"/>
          <w:b/>
          <w:bCs/>
          <w:color w:val="000000"/>
          <w:lang w:val="en-US"/>
        </w:rPr>
        <w:t>Turning</w:t>
      </w:r>
      <w:r w:rsidRPr="007E1B39">
        <w:rPr>
          <w:rFonts w:eastAsia="Times New Roman" w:cstheme="minorHAnsi"/>
          <w:b/>
          <w:bCs/>
          <w:color w:val="000000"/>
          <w:lang w:val="en-US"/>
        </w:rPr>
        <w:t xml:space="preserve">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turns in a given direction as a function of the focal individual’s speed along the left-right axis of movement</w:t>
      </w:r>
      <w:r w:rsidR="00DC6806">
        <w:rPr>
          <w:rFonts w:eastAsia="Times New Roman" w:cstheme="minorHAnsi"/>
          <w:bCs/>
          <w:color w:val="000000"/>
          <w:lang w:val="en-US"/>
        </w:rPr>
        <w:t xml:space="preserve">. </w:t>
      </w:r>
      <w:r>
        <w:rPr>
          <w:rFonts w:eastAsia="Times New Roman" w:cstheme="minorHAnsi"/>
          <w:bCs/>
          <w:color w:val="000000"/>
          <w:lang w:val="en-US"/>
        </w:rPr>
        <w:t xml:space="preserve">Similarly, </w:t>
      </w:r>
      <w:r w:rsidRPr="00252F3B">
        <w:rPr>
          <w:rFonts w:eastAsia="Times New Roman" w:cstheme="minorHAnsi"/>
          <w:b/>
          <w:bCs/>
          <w:color w:val="000000"/>
          <w:lang w:val="en-US"/>
        </w:rPr>
        <w:t>speeding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speeds up as a function of the difference between individual and group speed along the front-back axis of movement</w:t>
      </w:r>
      <w:bookmarkEnd w:id="6"/>
      <w:r w:rsidR="00DC6806">
        <w:rPr>
          <w:rFonts w:eastAsia="Times New Roman" w:cstheme="minorHAnsi"/>
          <w:bCs/>
          <w:color w:val="000000"/>
          <w:lang w:val="en-US"/>
        </w:rPr>
        <w:t>.</w:t>
      </w:r>
      <w:r w:rsidR="00FC7611">
        <w:rPr>
          <w:rFonts w:eastAsia="Times New Roman" w:cstheme="minorHAnsi"/>
          <w:bCs/>
          <w:color w:val="000000"/>
          <w:lang w:val="en-US"/>
        </w:rPr>
        <w:t xml:space="preserve"> </w:t>
      </w:r>
      <w:r w:rsidR="001533A7">
        <w:rPr>
          <w:rFonts w:eastAsia="Times New Roman" w:cstheme="minorHAnsi"/>
          <w:bCs/>
          <w:color w:val="000000"/>
          <w:lang w:val="en-US"/>
        </w:rPr>
        <w:t xml:space="preserve">We also defined alternative versions of these influence metrics based on the spatial location of individuals within the group rather than their movement, </w:t>
      </w:r>
      <w:r w:rsidR="002E2029">
        <w:rPr>
          <w:rFonts w:eastAsia="Times New Roman" w:cstheme="minorHAnsi"/>
          <w:bCs/>
          <w:color w:val="000000"/>
          <w:lang w:val="en-US"/>
        </w:rPr>
        <w:t>and compared the outcome of the two versions (</w:t>
      </w:r>
      <w:proofErr w:type="spellStart"/>
      <w:r w:rsidR="002E2029">
        <w:rPr>
          <w:rFonts w:eastAsia="Times New Roman" w:cstheme="minorHAnsi"/>
          <w:bCs/>
          <w:color w:val="000000"/>
          <w:lang w:val="en-US"/>
        </w:rPr>
        <w:t>discribed</w:t>
      </w:r>
      <w:proofErr w:type="spellEnd"/>
      <w:r w:rsidR="001533A7">
        <w:rPr>
          <w:rFonts w:eastAsia="Times New Roman" w:cstheme="minorHAnsi"/>
          <w:bCs/>
          <w:color w:val="000000"/>
          <w:lang w:val="en-US"/>
        </w:rPr>
        <w:t xml:space="preserve"> in section 2</w:t>
      </w:r>
      <w:r w:rsidR="002E2029">
        <w:rPr>
          <w:rFonts w:eastAsia="Times New Roman" w:cstheme="minorHAnsi"/>
          <w:bCs/>
          <w:color w:val="000000"/>
          <w:lang w:val="en-US"/>
        </w:rPr>
        <w:t xml:space="preserve"> and 3</w:t>
      </w:r>
      <w:r w:rsidR="001533A7">
        <w:rPr>
          <w:rFonts w:eastAsia="Times New Roman" w:cstheme="minorHAnsi"/>
          <w:bCs/>
          <w:color w:val="000000"/>
          <w:lang w:val="en-US"/>
        </w:rPr>
        <w:t xml:space="preserve"> of the Supplements</w:t>
      </w:r>
      <w:r w:rsidR="002E2029">
        <w:rPr>
          <w:rFonts w:eastAsia="Times New Roman" w:cstheme="minorHAnsi"/>
          <w:bCs/>
          <w:color w:val="000000"/>
          <w:lang w:val="en-US"/>
        </w:rPr>
        <w:t>)</w:t>
      </w:r>
      <w:r w:rsidR="001533A7">
        <w:rPr>
          <w:rFonts w:eastAsia="Times New Roman" w:cstheme="minorHAnsi"/>
          <w:bCs/>
          <w:color w:val="000000"/>
          <w:lang w:val="en-US"/>
        </w:rPr>
        <w:t xml:space="preserve">. </w:t>
      </w:r>
    </w:p>
    <w:p w14:paraId="1C8FDB1E" w14:textId="5A5DF123" w:rsidR="00CC10EE" w:rsidRDefault="00CC10EE"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For each individual and </w:t>
      </w:r>
      <w:r w:rsidR="00D6240A">
        <w:rPr>
          <w:rFonts w:eastAsia="Times New Roman" w:cstheme="minorHAnsi"/>
          <w:bCs/>
          <w:color w:val="000000"/>
          <w:lang w:val="en-US"/>
        </w:rPr>
        <w:t>both</w:t>
      </w:r>
      <w:r>
        <w:rPr>
          <w:rFonts w:eastAsia="Times New Roman" w:cstheme="minorHAnsi"/>
          <w:bCs/>
          <w:color w:val="000000"/>
          <w:lang w:val="en-US"/>
        </w:rPr>
        <w:t xml:space="preserve"> </w:t>
      </w:r>
      <w:r w:rsidR="00DE1865">
        <w:rPr>
          <w:rFonts w:eastAsia="Times New Roman" w:cstheme="minorHAnsi"/>
          <w:bCs/>
          <w:color w:val="000000"/>
          <w:lang w:val="en-US"/>
        </w:rPr>
        <w:t>metrics</w:t>
      </w:r>
      <w:r>
        <w:rPr>
          <w:rFonts w:eastAsia="Times New Roman" w:cstheme="minorHAnsi"/>
          <w:bCs/>
          <w:color w:val="000000"/>
          <w:lang w:val="en-US"/>
        </w:rPr>
        <w:t xml:space="preserve">, we fit a curve to describe the relationship between its movement and the group’s subsequent movement, using a slightly modified version of a logistic function. We then used these models to attribute an “influence score” to each individual for </w:t>
      </w:r>
      <w:r w:rsidR="00BD227C">
        <w:rPr>
          <w:rFonts w:eastAsia="Times New Roman" w:cstheme="minorHAnsi"/>
          <w:bCs/>
          <w:color w:val="000000"/>
          <w:lang w:val="en-US"/>
        </w:rPr>
        <w:t>both</w:t>
      </w:r>
      <w:r>
        <w:rPr>
          <w:rFonts w:eastAsia="Times New Roman" w:cstheme="minorHAnsi"/>
          <w:bCs/>
          <w:color w:val="000000"/>
          <w:lang w:val="en-US"/>
        </w:rPr>
        <w:t xml:space="preserve"> metrics. Finally, we fit Generalized Linear Mixed Models (GLMMs) to compare the values of each influence score between classes. </w:t>
      </w:r>
    </w:p>
    <w:p w14:paraId="751A452A" w14:textId="77777777" w:rsidR="00CC10EE" w:rsidRPr="00CE3E4A" w:rsidRDefault="00CC10EE" w:rsidP="00CC10EE">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 xml:space="preserve">Detailed </w:t>
      </w:r>
      <w:r>
        <w:rPr>
          <w:rFonts w:eastAsia="Times New Roman" w:cstheme="minorHAnsi"/>
          <w:bCs/>
          <w:i/>
          <w:color w:val="000000"/>
          <w:lang w:val="en-US"/>
        </w:rPr>
        <w:t>explanation of the approach</w:t>
      </w:r>
      <w:r w:rsidRPr="00CE3E4A">
        <w:rPr>
          <w:rFonts w:eastAsia="Times New Roman" w:cstheme="minorHAnsi"/>
          <w:bCs/>
          <w:i/>
          <w:color w:val="000000"/>
          <w:lang w:val="en-US"/>
        </w:rPr>
        <w:t>:</w:t>
      </w:r>
    </w:p>
    <w:p w14:paraId="7E8C3FBF" w14:textId="2645778B" w:rsidR="00CC10EE" w:rsidRDefault="00CC10EE" w:rsidP="00AC0F67">
      <w:pPr>
        <w:spacing w:before="360" w:after="120" w:line="360" w:lineRule="auto"/>
        <w:jc w:val="both"/>
        <w:outlineLvl w:val="1"/>
        <w:rPr>
          <w:rFonts w:eastAsia="Times New Roman" w:cstheme="minorHAnsi"/>
          <w:lang w:val="en-CA"/>
        </w:rPr>
      </w:pPr>
      <w:r>
        <w:rPr>
          <w:rFonts w:eastAsia="Times New Roman" w:cstheme="minorHAnsi"/>
          <w:bCs/>
          <w:color w:val="000000"/>
          <w:lang w:val="en-US"/>
        </w:rPr>
        <w:t xml:space="preserve">To compute the influence metrics of all recorded individual within each of the five groups, we </w:t>
      </w:r>
      <w:r>
        <w:rPr>
          <w:rFonts w:eastAsia="Times New Roman" w:cstheme="minorHAnsi"/>
          <w:lang w:val="en-CA"/>
        </w:rPr>
        <w:t xml:space="preserve">first computed the </w:t>
      </w:r>
      <w:r w:rsidRPr="003A03D4">
        <w:rPr>
          <w:rFonts w:eastAsia="Times New Roman" w:cstheme="minorHAnsi"/>
          <w:lang w:val="en-CA"/>
        </w:rPr>
        <w:t>group centroid track</w:t>
      </w:r>
      <w:r>
        <w:rPr>
          <w:rFonts w:eastAsia="Times New Roman" w:cstheme="minorHAnsi"/>
          <w:lang w:val="en-CA"/>
        </w:rPr>
        <w:t xml:space="preserve"> by averaging the position of all individuals recorded (other than the focal individual whose influence we were assessing) at each time point (figure </w:t>
      </w:r>
      <w:r w:rsidR="00D10091">
        <w:rPr>
          <w:rFonts w:eastAsia="Times New Roman" w:cstheme="minorHAnsi"/>
          <w:lang w:val="en-CA"/>
        </w:rPr>
        <w:t>1</w:t>
      </w:r>
      <w:r w:rsidR="00932A8E">
        <w:rPr>
          <w:rFonts w:eastAsia="Times New Roman" w:cstheme="minorHAnsi"/>
          <w:lang w:val="en-CA"/>
        </w:rPr>
        <w:t>B</w:t>
      </w:r>
      <w:r>
        <w:rPr>
          <w:rFonts w:eastAsia="Times New Roman" w:cstheme="minorHAnsi"/>
          <w:lang w:val="en-CA"/>
        </w:rPr>
        <w:t xml:space="preserve">). For every time point </w:t>
      </w:r>
      <w:r w:rsidRPr="003A03D4">
        <w:rPr>
          <w:rFonts w:eastAsia="Times New Roman" w:cstheme="minorHAnsi"/>
          <w:i/>
          <w:iCs/>
          <w:lang w:val="en-CA"/>
        </w:rPr>
        <w:t>t</w:t>
      </w:r>
      <w:r>
        <w:rPr>
          <w:rFonts w:eastAsia="Times New Roman" w:cstheme="minorHAnsi"/>
          <w:lang w:val="en-CA"/>
        </w:rPr>
        <w:t xml:space="preserve">, we then calculated the </w:t>
      </w:r>
      <w:r>
        <w:rPr>
          <w:rFonts w:eastAsia="Times New Roman" w:cstheme="minorHAnsi"/>
          <w:i/>
          <w:iCs/>
          <w:lang w:val="en-CA"/>
        </w:rPr>
        <w:t>future</w:t>
      </w:r>
      <w:r>
        <w:rPr>
          <w:rFonts w:eastAsia="Times New Roman" w:cstheme="minorHAnsi"/>
          <w:lang w:val="en-CA"/>
        </w:rPr>
        <w:t xml:space="preserve"> and </w:t>
      </w:r>
      <w:r>
        <w:rPr>
          <w:rFonts w:eastAsia="Times New Roman" w:cstheme="minorHAnsi"/>
          <w:i/>
          <w:iCs/>
          <w:lang w:val="en-CA"/>
        </w:rPr>
        <w:t>past</w:t>
      </w:r>
      <w:r>
        <w:rPr>
          <w:rFonts w:eastAsia="Times New Roman" w:cstheme="minorHAnsi"/>
          <w:lang w:val="en-CA"/>
        </w:rPr>
        <w:t xml:space="preserve"> velocity vectors of the group centroid (figure </w:t>
      </w:r>
      <w:r w:rsidR="00D10091">
        <w:rPr>
          <w:rFonts w:eastAsia="Times New Roman" w:cstheme="minorHAnsi"/>
          <w:lang w:val="en-CA"/>
        </w:rPr>
        <w:t>1</w:t>
      </w:r>
      <w:r w:rsidR="00932A8E">
        <w:rPr>
          <w:rFonts w:eastAsia="Times New Roman" w:cstheme="minorHAnsi"/>
          <w:lang w:val="en-CA"/>
        </w:rPr>
        <w:t>C</w:t>
      </w:r>
      <w:r>
        <w:rPr>
          <w:rFonts w:eastAsia="Times New Roman" w:cstheme="minorHAnsi"/>
          <w:lang w:val="en-CA"/>
        </w:rPr>
        <w:t xml:space="preserve">). The </w:t>
      </w:r>
      <w:r w:rsidRPr="003A03D4">
        <w:rPr>
          <w:rFonts w:eastAsia="Times New Roman" w:cstheme="minorHAnsi"/>
          <w:i/>
          <w:iCs/>
          <w:lang w:val="en-CA"/>
        </w:rPr>
        <w:t>future velocity vector</w:t>
      </w:r>
      <w:r>
        <w:rPr>
          <w:rFonts w:eastAsia="Times New Roman" w:cstheme="minorHAnsi"/>
          <w:lang w:val="en-CA"/>
        </w:rPr>
        <w:t xml:space="preserve"> was defined as the vector pointing from the position at time </w:t>
      </w:r>
      <w:r w:rsidRPr="003A03D4">
        <w:rPr>
          <w:rFonts w:eastAsia="Times New Roman" w:cstheme="minorHAnsi"/>
          <w:i/>
          <w:iCs/>
          <w:lang w:val="en-CA"/>
        </w:rPr>
        <w:t>t</w:t>
      </w:r>
      <w:r>
        <w:rPr>
          <w:rFonts w:eastAsia="Times New Roman" w:cstheme="minorHAnsi"/>
          <w:i/>
          <w:iCs/>
          <w:lang w:val="en-CA"/>
        </w:rPr>
        <w:t xml:space="preserve"> </w:t>
      </w:r>
      <w:r w:rsidRPr="003A03D4">
        <w:rPr>
          <w:rFonts w:eastAsia="Times New Roman" w:cstheme="minorHAnsi"/>
          <w:lang w:val="en-CA"/>
        </w:rPr>
        <w:t>(</w:t>
      </w:r>
      <w:r>
        <w:rPr>
          <w:rFonts w:eastAsia="Times New Roman" w:cstheme="minorHAnsi"/>
          <w:lang w:val="en-CA"/>
        </w:rPr>
        <w:t xml:space="preserve">henceforth ‘current position’) to the next recorded position that was at least 10 meters away (henceforth ‘future position’). The </w:t>
      </w:r>
      <w:r w:rsidRPr="00BB1246">
        <w:rPr>
          <w:rFonts w:eastAsia="Times New Roman" w:cstheme="minorHAnsi"/>
          <w:i/>
          <w:iCs/>
          <w:lang w:val="en-CA"/>
        </w:rPr>
        <w:t xml:space="preserve">past velocity vector </w:t>
      </w:r>
      <w:r>
        <w:rPr>
          <w:rFonts w:eastAsia="Times New Roman" w:cstheme="minorHAnsi"/>
          <w:lang w:val="en-CA"/>
        </w:rPr>
        <w:t xml:space="preserve">was defined as the vector pointing to the </w:t>
      </w:r>
      <w:r w:rsidR="00FC7611">
        <w:rPr>
          <w:rFonts w:eastAsia="Times New Roman" w:cstheme="minorHAnsi"/>
          <w:lang w:val="en-CA"/>
        </w:rPr>
        <w:t>current position</w:t>
      </w:r>
      <w:r>
        <w:rPr>
          <w:rFonts w:eastAsia="Times New Roman" w:cstheme="minorHAnsi"/>
          <w:lang w:val="en-CA"/>
        </w:rPr>
        <w:t xml:space="preserve"> from the most recent position that was at least 10 meters away (henceforth ‘past position’). We chose to use spatial rather than temporal thresholds to define these headings because of the stop-and-go nature </w:t>
      </w:r>
      <w:r>
        <w:rPr>
          <w:rFonts w:eastAsia="Times New Roman" w:cstheme="minorHAnsi"/>
          <w:lang w:val="en-CA"/>
        </w:rPr>
        <w:lastRenderedPageBreak/>
        <w:t xml:space="preserve">of </w:t>
      </w:r>
      <w:r w:rsidR="00D10091">
        <w:rPr>
          <w:rFonts w:eastAsia="Times New Roman" w:cstheme="minorHAnsi"/>
          <w:lang w:val="en-CA"/>
        </w:rPr>
        <w:t xml:space="preserve">individual </w:t>
      </w:r>
      <w:r>
        <w:rPr>
          <w:rFonts w:eastAsia="Times New Roman" w:cstheme="minorHAnsi"/>
          <w:lang w:val="en-CA"/>
        </w:rPr>
        <w:t xml:space="preserve">meerkat movement, which makes the temporal scale at which movements occur highly variable. Such a spatial approach also avoids introducing noise in the headings due to small fluctuations in the GPS data when groups are relatively stationary </w:t>
      </w:r>
      <w:r w:rsidR="00374805">
        <w:rPr>
          <w:rFonts w:eastAsia="Times New Roman" w:cstheme="minorHAnsi"/>
          <w:lang w:val="en-CA"/>
        </w:rPr>
        <w:fldChar w:fldCharType="begin"/>
      </w:r>
      <w:r w:rsidR="00374805">
        <w:rPr>
          <w:rFonts w:eastAsia="Times New Roman" w:cstheme="minorHAnsi"/>
          <w:lang w:val="en-CA"/>
        </w:rPr>
        <w:instrText xml:space="preserve"> ADDIN ZOTERO_ITEM CSL_CITATION {"citationID":"Fe9J783k","properties":{"formattedCitation":"(Farine et al. 2017)","plainCitation":"(Farine et al. 2017)","noteIndex":0},"citationItems":[{"id":311,"uris":["http://zotero.org/users/5080349/items/ALA3I5M2"],"uri":["http://zotero.org/users/5080349/items/ALA3I5M2"],"itemData":{"id":311,"type":"article-journal","abstract":"Researchers have long noted that individuals occupy consistent spatial positions within animal groups. However, an individual's position depends not only on its own behaviour, but also on the behaviour of others. Theoretical models of collective motion suggest that global patterns of spatial assortment can arise from individual variation in local interaction rules. However, this prediction remains untested. Using high-resolution GPS tracking of members of a wild baboon troop, we identify consistent inter-individual differences in within-group spatial positioning. We then apply an algorithm that identifies what number of conspecific group members best predicts the future location of each individual (we call this the individual's neighbourhood size) while the troop is moving. We find clear variation in the most predictive neighbourhood size, and this variation relates to individuals' propensity to be found near the centre of their group. Using simulations, we show that having different neighbourhood sizes is a simple candidate mechanism capable of linking variation in local individual interaction rules—in this case how many conspecifics an individual interacts with—to global patterns of spatial organization, consistent with the patterns we observe in wild primates and a range of other organisms.","container-title":"Proc. R. Soc. B","DOI":"10.1098/rspb.2016.2243","ISSN":"0962-8452, 1471-2954","issue":"1853","journalAbbreviation":"Proc. R. Soc. B","language":"en","note":"PMID: 28424342","page":"20162243","source":"rspb.royalsocietypublishing.org","title":"Individual variation in local interaction rules can explain emergent patterns of spatial organization in wild baboons","volume":"284","author":[{"family":"Farine","given":"D. R."},{"family":"Strandburg-Peshkin","given":"A."},{"family":"Couzin","given":"I. D."},{"family":"Berger-Wolf","given":"T. Y."},{"family":"Crofoot","given":"M. C."}],"issued":{"date-parts":[["2017",4,26]]}}}],"schema":"https://github.com/citation-style-language/schema/raw/master/csl-citation.json"} </w:instrText>
      </w:r>
      <w:r w:rsidR="00374805">
        <w:rPr>
          <w:rFonts w:eastAsia="Times New Roman" w:cstheme="minorHAnsi"/>
          <w:lang w:val="en-CA"/>
        </w:rPr>
        <w:fldChar w:fldCharType="separate"/>
      </w:r>
      <w:r w:rsidR="00374805" w:rsidRPr="00374805">
        <w:rPr>
          <w:rFonts w:ascii="Calibri" w:hAnsi="Calibri" w:cs="Calibri"/>
          <w:lang w:val="en-US"/>
        </w:rPr>
        <w:t>(Farine et al. 2017)</w:t>
      </w:r>
      <w:r w:rsidR="00374805">
        <w:rPr>
          <w:rFonts w:eastAsia="Times New Roman" w:cstheme="minorHAnsi"/>
          <w:lang w:val="en-CA"/>
        </w:rPr>
        <w:fldChar w:fldCharType="end"/>
      </w:r>
      <w:r w:rsidR="00374805">
        <w:rPr>
          <w:rFonts w:eastAsia="Times New Roman" w:cstheme="minorHAnsi"/>
          <w:lang w:val="en-CA"/>
        </w:rPr>
        <w:t>.</w:t>
      </w:r>
      <w:r w:rsidR="0040282B">
        <w:rPr>
          <w:rFonts w:eastAsia="Times New Roman" w:cstheme="minorHAnsi"/>
          <w:lang w:val="en-CA"/>
        </w:rPr>
        <w:t xml:space="preserve"> Both of these features also make this spatial approach broadly applicable to tracking data from many systems, especially terrestrial species which do not move continuously.</w:t>
      </w:r>
      <w:r w:rsidR="00374805">
        <w:rPr>
          <w:rFonts w:eastAsia="Times New Roman" w:cstheme="minorHAnsi"/>
          <w:lang w:val="en-CA"/>
        </w:rPr>
        <w:t xml:space="preserve"> </w:t>
      </w:r>
      <w:r w:rsidRPr="007F1ED9">
        <w:rPr>
          <w:rFonts w:eastAsia="Times New Roman" w:cstheme="minorHAnsi"/>
          <w:lang w:val="en-CA"/>
        </w:rPr>
        <w:t>We</w:t>
      </w:r>
      <w:r>
        <w:rPr>
          <w:rFonts w:eastAsia="Times New Roman" w:cstheme="minorHAnsi"/>
          <w:lang w:val="en-CA"/>
        </w:rPr>
        <w:t xml:space="preserve"> chose 10 meters as the step length for spatial discretization as this reflects a biologically meaningful spatial scale for the system</w:t>
      </w:r>
      <w:r w:rsidR="001533A7">
        <w:rPr>
          <w:rFonts w:eastAsia="Times New Roman" w:cstheme="minorHAnsi"/>
          <w:lang w:val="en-CA"/>
        </w:rPr>
        <w:t xml:space="preserve"> (see section </w:t>
      </w:r>
      <w:r w:rsidR="002E2029">
        <w:rPr>
          <w:rFonts w:eastAsia="Times New Roman" w:cstheme="minorHAnsi"/>
          <w:lang w:val="en-CA"/>
        </w:rPr>
        <w:t>4</w:t>
      </w:r>
      <w:r w:rsidR="001533A7">
        <w:rPr>
          <w:rFonts w:eastAsia="Times New Roman" w:cstheme="minorHAnsi"/>
          <w:lang w:val="en-CA"/>
        </w:rPr>
        <w:t xml:space="preserve"> of the Supplements)</w:t>
      </w:r>
      <w:r>
        <w:rPr>
          <w:rFonts w:eastAsia="Times New Roman" w:cstheme="minorHAnsi"/>
          <w:lang w:val="en-CA"/>
        </w:rPr>
        <w:t xml:space="preserve">. To check for robustness, we repeated the analysis with thresholds of 5, 15 and 20 meters and obtained broadly similar results (see </w:t>
      </w:r>
      <w:r w:rsidR="00BD531B">
        <w:rPr>
          <w:rFonts w:eastAsia="Times New Roman" w:cstheme="minorHAnsi"/>
          <w:lang w:val="en-CA"/>
        </w:rPr>
        <w:t xml:space="preserve">section </w:t>
      </w:r>
      <w:r w:rsidR="002E2029">
        <w:rPr>
          <w:rFonts w:eastAsia="Times New Roman" w:cstheme="minorHAnsi"/>
          <w:lang w:val="en-CA"/>
        </w:rPr>
        <w:t>5</w:t>
      </w:r>
      <w:r w:rsidR="00BD531B">
        <w:rPr>
          <w:rFonts w:eastAsia="Times New Roman" w:cstheme="minorHAnsi"/>
          <w:lang w:val="en-CA"/>
        </w:rPr>
        <w:t xml:space="preserve"> of the </w:t>
      </w:r>
      <w:r>
        <w:rPr>
          <w:rFonts w:eastAsia="Times New Roman" w:cstheme="minorHAnsi"/>
          <w:lang w:val="en-CA"/>
        </w:rPr>
        <w:t>Supplement).</w:t>
      </w:r>
      <w:r w:rsidRPr="00561B0A">
        <w:rPr>
          <w:rFonts w:eastAsia="Times New Roman" w:cstheme="minorHAnsi"/>
          <w:lang w:val="en-CA"/>
        </w:rPr>
        <w:t xml:space="preserve"> </w:t>
      </w:r>
    </w:p>
    <w:p w14:paraId="3D5DB898" w14:textId="34C0560C" w:rsidR="00CB536D" w:rsidRDefault="0066358C" w:rsidP="0066358C">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r w:rsidR="00374805">
        <w:rPr>
          <w:rFonts w:eastAsia="Times New Roman" w:cstheme="minorHAnsi"/>
          <w:lang w:val="en-CA"/>
        </w:rPr>
        <w:t>group</w:t>
      </w:r>
      <w:r w:rsidR="00E91E1A">
        <w:rPr>
          <w:rFonts w:eastAsia="Times New Roman" w:cstheme="minorHAnsi"/>
          <w:lang w:val="en-CA"/>
        </w:rPr>
        <w:t xml:space="preserve"> reference frame</w:t>
      </w:r>
      <w:r w:rsidR="00F8521D">
        <w:rPr>
          <w:rFonts w:eastAsia="Times New Roman" w:cstheme="minorHAnsi"/>
          <w:lang w:val="en-CA"/>
        </w:rPr>
        <w:t xml:space="preserve">, figure </w:t>
      </w:r>
      <w:r w:rsidR="001533A7">
        <w:rPr>
          <w:rFonts w:eastAsia="Times New Roman" w:cstheme="minorHAnsi"/>
          <w:lang w:val="en-CA"/>
        </w:rPr>
        <w:t>1</w:t>
      </w:r>
      <w:r w:rsidR="00932A8E">
        <w:rPr>
          <w:rFonts w:eastAsia="Times New Roman" w:cstheme="minorHAnsi"/>
          <w:lang w:val="en-CA"/>
        </w:rPr>
        <w:t>D</w:t>
      </w:r>
      <w:r w:rsidR="00E91E1A">
        <w:rPr>
          <w:rFonts w:eastAsia="Times New Roman" w:cstheme="minorHAnsi"/>
          <w:lang w:val="en-CA"/>
        </w:rPr>
        <w:t>)</w:t>
      </w:r>
      <w:r w:rsidR="00374805">
        <w:rPr>
          <w:rFonts w:eastAsia="Times New Roman" w:cstheme="minorHAnsi"/>
          <w:lang w:val="en-CA"/>
        </w:rPr>
        <w:t>. The group reference frame was thus defined such that the direction of motion pointed along the x axis in the positive direction, with the y axis representing the left-right axis of the group.</w:t>
      </w:r>
    </w:p>
    <w:p w14:paraId="1E657244" w14:textId="384D8F5E" w:rsidR="00374805" w:rsidRDefault="00374805" w:rsidP="0066358C">
      <w:pPr>
        <w:spacing w:after="0" w:line="360" w:lineRule="auto"/>
        <w:jc w:val="both"/>
        <w:rPr>
          <w:rFonts w:eastAsia="Times New Roman" w:cstheme="minorHAnsi"/>
          <w:lang w:val="en-CA"/>
        </w:rPr>
      </w:pPr>
    </w:p>
    <w:p w14:paraId="7EA802FB" w14:textId="7D879ED0" w:rsidR="00087EDB" w:rsidRDefault="00374805" w:rsidP="00087EDB">
      <w:pPr>
        <w:spacing w:after="0" w:line="360" w:lineRule="auto"/>
        <w:jc w:val="both"/>
        <w:rPr>
          <w:rFonts w:eastAsia="Times New Roman" w:cstheme="minorHAnsi"/>
          <w:lang w:val="en-CA"/>
        </w:rPr>
      </w:pPr>
      <w:r>
        <w:rPr>
          <w:rFonts w:eastAsia="Times New Roman" w:cstheme="minorHAnsi"/>
          <w:lang w:val="en-CA"/>
        </w:rPr>
        <w:t xml:space="preserve">We also calculated the past velocity vector of the focal individual at each time point, defined in the same way as for the group past velocity vector, and projected it into the group reference frame to describe the individual’s movement relative to the group. From this, we computed </w:t>
      </w:r>
      <w:r w:rsidR="00BD227C">
        <w:rPr>
          <w:rFonts w:eastAsia="Times New Roman" w:cstheme="minorHAnsi"/>
          <w:lang w:val="en-CA"/>
        </w:rPr>
        <w:t>two</w:t>
      </w:r>
      <w:r>
        <w:rPr>
          <w:rFonts w:eastAsia="Times New Roman" w:cstheme="minorHAnsi"/>
          <w:lang w:val="en-CA"/>
        </w:rPr>
        <w:t xml:space="preserve"> variables corresponding to the </w:t>
      </w:r>
      <w:r w:rsidR="00BD227C">
        <w:rPr>
          <w:rFonts w:eastAsia="Times New Roman" w:cstheme="minorHAnsi"/>
          <w:lang w:val="en-CA"/>
        </w:rPr>
        <w:t>two</w:t>
      </w:r>
      <w:r>
        <w:rPr>
          <w:rFonts w:eastAsia="Times New Roman" w:cstheme="minorHAnsi"/>
          <w:lang w:val="en-CA"/>
        </w:rPr>
        <w:t xml:space="preserve"> metrics of influence:  </w:t>
      </w:r>
      <w:r w:rsidR="00CB536D" w:rsidRPr="00BD227C">
        <w:rPr>
          <w:rFonts w:eastAsia="Times New Roman" w:cstheme="minorHAnsi"/>
          <w:lang w:val="en-CA"/>
        </w:rPr>
        <w:t>the y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left-right </w:t>
      </w:r>
      <w:r w:rsidR="00AB3420">
        <w:rPr>
          <w:rFonts w:eastAsia="Times New Roman" w:cstheme="minorHAnsi"/>
          <w:lang w:val="en-CA"/>
        </w:rPr>
        <w:t>movement</w:t>
      </w:r>
      <w:r w:rsidR="00CB536D" w:rsidRPr="00BD227C">
        <w:rPr>
          <w:rFonts w:eastAsia="Times New Roman" w:cstheme="minorHAnsi"/>
          <w:lang w:val="en-CA"/>
        </w:rPr>
        <w:t xml:space="preserve">, corresponding to </w:t>
      </w:r>
      <w:r w:rsidR="00CB536D" w:rsidRPr="00BD227C">
        <w:rPr>
          <w:rFonts w:eastAsia="Times New Roman" w:cstheme="minorHAnsi"/>
          <w:b/>
          <w:lang w:val="en-CA"/>
        </w:rPr>
        <w:t>turning influence</w:t>
      </w:r>
      <w:r w:rsidR="00CB536D" w:rsidRPr="00BD227C">
        <w:rPr>
          <w:rFonts w:eastAsia="Times New Roman" w:cstheme="minorHAnsi"/>
          <w:lang w:val="en-CA"/>
        </w:rPr>
        <w:t>)</w:t>
      </w:r>
      <w:r w:rsidR="00BD227C">
        <w:rPr>
          <w:rFonts w:eastAsia="Times New Roman" w:cstheme="minorHAnsi"/>
          <w:lang w:val="en-CA"/>
        </w:rPr>
        <w:t xml:space="preserve">, and </w:t>
      </w:r>
      <w:r w:rsidR="00CB536D" w:rsidRPr="00BD227C">
        <w:rPr>
          <w:rFonts w:eastAsia="Times New Roman" w:cstheme="minorHAnsi"/>
          <w:lang w:val="en-CA"/>
        </w:rPr>
        <w:t>the difference between the x component of the centroid’s past velocity vector and the x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front-back movement, corresponding to </w:t>
      </w:r>
      <w:r w:rsidR="00CB536D" w:rsidRPr="00BD227C">
        <w:rPr>
          <w:rFonts w:eastAsia="Times New Roman" w:cstheme="minorHAnsi"/>
          <w:b/>
          <w:lang w:val="en-CA"/>
        </w:rPr>
        <w:t>speeding influence</w:t>
      </w:r>
      <w:r w:rsidR="00CB536D" w:rsidRPr="00BD227C">
        <w:rPr>
          <w:rFonts w:eastAsia="Times New Roman" w:cstheme="minorHAnsi"/>
          <w:lang w:val="en-CA"/>
        </w:rPr>
        <w:t>)</w:t>
      </w:r>
    </w:p>
    <w:p w14:paraId="607B26A7" w14:textId="329AE5FD" w:rsidR="00B51E9B" w:rsidRPr="00087EDB" w:rsidRDefault="001E0915" w:rsidP="00087EDB">
      <w:pPr>
        <w:spacing w:after="0" w:line="240" w:lineRule="auto"/>
        <w:jc w:val="both"/>
        <w:rPr>
          <w:rFonts w:eastAsia="Times New Roman" w:cstheme="minorHAnsi"/>
          <w:lang w:val="en-CA"/>
        </w:rPr>
      </w:pPr>
      <w:r>
        <w:rPr>
          <w:rFonts w:ascii="Arial" w:eastAsia="Times New Roman" w:hAnsi="Arial" w:cs="Arial"/>
          <w:noProof/>
          <w:sz w:val="16"/>
          <w:lang w:val="en-US"/>
        </w:rPr>
        <w:lastRenderedPageBreak/>
        <w:drawing>
          <wp:anchor distT="0" distB="0" distL="114300" distR="114300" simplePos="0" relativeHeight="251729920" behindDoc="0" locked="0" layoutInCell="1" allowOverlap="1" wp14:anchorId="02536D42" wp14:editId="772E4F06">
            <wp:simplePos x="0" y="0"/>
            <wp:positionH relativeFrom="column">
              <wp:posOffset>0</wp:posOffset>
            </wp:positionH>
            <wp:positionV relativeFrom="paragraph">
              <wp:posOffset>0</wp:posOffset>
            </wp:positionV>
            <wp:extent cx="5715000" cy="4419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anchor>
        </w:drawing>
      </w:r>
      <w:r w:rsidR="00B51E9B" w:rsidRPr="006D69C5">
        <w:rPr>
          <w:rFonts w:ascii="Arial" w:eastAsia="Times New Roman" w:hAnsi="Arial" w:cs="Arial"/>
          <w:sz w:val="16"/>
          <w:lang w:val="en-US"/>
        </w:rPr>
        <w:t xml:space="preserve">Figure </w:t>
      </w:r>
      <w:r w:rsidR="00D10091">
        <w:rPr>
          <w:rFonts w:ascii="Arial" w:eastAsia="Times New Roman" w:hAnsi="Arial" w:cs="Arial"/>
          <w:sz w:val="16"/>
          <w:lang w:val="en-US"/>
        </w:rPr>
        <w:t>1</w:t>
      </w:r>
      <w:r w:rsidR="00B51E9B" w:rsidRPr="006D69C5">
        <w:rPr>
          <w:rFonts w:ascii="Arial" w:eastAsia="Times New Roman" w:hAnsi="Arial" w:cs="Arial"/>
          <w:sz w:val="16"/>
          <w:lang w:val="en-US"/>
        </w:rPr>
        <w:t xml:space="preserve">. Summary of </w:t>
      </w:r>
      <w:r w:rsidR="00B86E68">
        <w:rPr>
          <w:rFonts w:ascii="Arial" w:eastAsia="Times New Roman" w:hAnsi="Arial" w:cs="Arial"/>
          <w:sz w:val="16"/>
          <w:lang w:val="en-US"/>
        </w:rPr>
        <w:t xml:space="preserve">the </w:t>
      </w:r>
      <w:r w:rsidR="00B51E9B" w:rsidRPr="006D69C5">
        <w:rPr>
          <w:rFonts w:ascii="Arial" w:eastAsia="Times New Roman" w:hAnsi="Arial" w:cs="Arial"/>
          <w:sz w:val="16"/>
          <w:lang w:val="en-US"/>
        </w:rPr>
        <w:t xml:space="preserve">data processing </w:t>
      </w:r>
      <w:r w:rsidR="00B86E68">
        <w:rPr>
          <w:rFonts w:ascii="Arial" w:eastAsia="Times New Roman" w:hAnsi="Arial" w:cs="Arial"/>
          <w:sz w:val="16"/>
          <w:lang w:val="en-US"/>
        </w:rPr>
        <w:t>pipeline</w:t>
      </w:r>
      <w:r w:rsidR="005C5997">
        <w:rPr>
          <w:rFonts w:ascii="Arial" w:eastAsia="Times New Roman" w:hAnsi="Arial" w:cs="Arial"/>
          <w:sz w:val="16"/>
          <w:lang w:val="en-US"/>
        </w:rPr>
        <w:t xml:space="preserve"> to calculate the turning influence scores of each individual</w:t>
      </w:r>
      <w:r w:rsidR="00B86E68">
        <w:rPr>
          <w:rFonts w:ascii="Arial" w:eastAsia="Times New Roman" w:hAnsi="Arial" w:cs="Arial"/>
          <w:sz w:val="16"/>
          <w:lang w:val="en-US"/>
        </w:rPr>
        <w:t>, from collection of individual meerkat trajectories to spatial discretization,</w:t>
      </w:r>
      <w:r w:rsidR="005D1340">
        <w:rPr>
          <w:rFonts w:ascii="Arial" w:eastAsia="Times New Roman" w:hAnsi="Arial" w:cs="Arial"/>
          <w:sz w:val="16"/>
          <w:lang w:val="en-US"/>
        </w:rPr>
        <w:t xml:space="preserve"> </w:t>
      </w:r>
      <w:r w:rsidR="00013304">
        <w:rPr>
          <w:rFonts w:ascii="Arial" w:eastAsia="Times New Roman" w:hAnsi="Arial" w:cs="Arial"/>
          <w:sz w:val="16"/>
          <w:lang w:val="en-US"/>
        </w:rPr>
        <w:t xml:space="preserve">modeling </w:t>
      </w:r>
      <w:r w:rsidR="00B86E68">
        <w:rPr>
          <w:rFonts w:ascii="Arial" w:eastAsia="Times New Roman" w:hAnsi="Arial" w:cs="Arial"/>
          <w:sz w:val="16"/>
          <w:lang w:val="en-US"/>
        </w:rPr>
        <w:t>of the turning influence curve and computation of the influence score</w:t>
      </w:r>
      <w:r w:rsidR="00B51E9B" w:rsidRPr="006D69C5">
        <w:rPr>
          <w:rFonts w:ascii="Arial" w:eastAsia="Times New Roman" w:hAnsi="Arial" w:cs="Arial"/>
          <w:sz w:val="16"/>
          <w:lang w:val="en-US"/>
        </w:rPr>
        <w:t>.</w:t>
      </w:r>
      <w:r w:rsidR="00B86E68">
        <w:rPr>
          <w:rFonts w:ascii="Arial" w:eastAsia="Times New Roman" w:hAnsi="Arial" w:cs="Arial"/>
          <w:sz w:val="16"/>
          <w:lang w:val="en-US"/>
        </w:rPr>
        <w:t xml:space="preserve"> </w:t>
      </w:r>
      <w:r w:rsidR="00D11017">
        <w:rPr>
          <w:rFonts w:ascii="Arial" w:eastAsia="Times New Roman" w:hAnsi="Arial" w:cs="Arial"/>
          <w:sz w:val="16"/>
          <w:lang w:val="en-US"/>
        </w:rPr>
        <w:t xml:space="preserve">Background shows </w:t>
      </w:r>
      <w:r w:rsidR="00DA07BD">
        <w:rPr>
          <w:rFonts w:ascii="Arial" w:eastAsia="Times New Roman" w:hAnsi="Arial" w:cs="Arial"/>
          <w:sz w:val="16"/>
          <w:lang w:val="en-US"/>
        </w:rPr>
        <w:t>the trajectories of six meerkats from group HM17 recorded over a three-</w:t>
      </w:r>
      <w:proofErr w:type="spellStart"/>
      <w:r w:rsidR="00DA07BD">
        <w:rPr>
          <w:rFonts w:ascii="Arial" w:eastAsia="Times New Roman" w:hAnsi="Arial" w:cs="Arial"/>
          <w:sz w:val="16"/>
          <w:lang w:val="en-US"/>
        </w:rPr>
        <w:t>hours time</w:t>
      </w:r>
      <w:proofErr w:type="spellEnd"/>
      <w:r w:rsidR="00DA07BD">
        <w:rPr>
          <w:rFonts w:ascii="Arial" w:eastAsia="Times New Roman" w:hAnsi="Arial" w:cs="Arial"/>
          <w:sz w:val="16"/>
          <w:lang w:val="en-US"/>
        </w:rPr>
        <w:t xml:space="preserve"> period</w:t>
      </w:r>
      <w:r w:rsidR="00DA07BD" w:rsidRPr="00DA07BD">
        <w:rPr>
          <w:rFonts w:ascii="Arial" w:eastAsia="Times New Roman" w:hAnsi="Arial" w:cs="Arial"/>
          <w:sz w:val="16"/>
          <w:lang w:val="en-US"/>
        </w:rPr>
        <w:t xml:space="preserve"> </w:t>
      </w:r>
      <w:r w:rsidR="00DA07BD">
        <w:rPr>
          <w:rFonts w:ascii="Arial" w:eastAsia="Times New Roman" w:hAnsi="Arial" w:cs="Arial"/>
          <w:sz w:val="16"/>
          <w:lang w:val="en-US"/>
        </w:rPr>
        <w:t>at one fix / second</w:t>
      </w:r>
      <w:r w:rsidR="00DA07BD" w:rsidRPr="006D69C5">
        <w:rPr>
          <w:rFonts w:ascii="Arial" w:eastAsia="Times New Roman" w:hAnsi="Arial" w:cs="Arial"/>
          <w:sz w:val="16"/>
          <w:lang w:val="en-US"/>
        </w:rPr>
        <w:t xml:space="preserve"> from GPS collars</w:t>
      </w:r>
      <w:r w:rsidR="00DA07BD">
        <w:rPr>
          <w:rFonts w:ascii="Arial" w:eastAsia="Times New Roman" w:hAnsi="Arial" w:cs="Arial"/>
          <w:sz w:val="16"/>
          <w:lang w:val="en-US"/>
        </w:rPr>
        <w:t>. The b</w:t>
      </w:r>
      <w:r w:rsidR="00DA07BD" w:rsidRPr="006D69C5">
        <w:rPr>
          <w:rFonts w:ascii="Arial" w:eastAsia="Times New Roman" w:hAnsi="Arial" w:cs="Arial"/>
          <w:sz w:val="16"/>
          <w:lang w:val="en-US"/>
        </w:rPr>
        <w:t>lack line represents the trajectory of the group centroid over the same time-interval, obtained by averaging the coordinates of every individual in the group</w:t>
      </w:r>
      <w:r w:rsidR="00DA07BD">
        <w:rPr>
          <w:rFonts w:ascii="Arial" w:eastAsia="Times New Roman" w:hAnsi="Arial" w:cs="Arial"/>
          <w:sz w:val="16"/>
          <w:lang w:val="en-US"/>
        </w:rPr>
        <w:t xml:space="preserve"> at each time step.</w:t>
      </w:r>
      <w:r w:rsidR="00DA07BD" w:rsidRPr="006D69C5">
        <w:rPr>
          <w:rFonts w:ascii="Arial" w:eastAsia="Times New Roman" w:hAnsi="Arial" w:cs="Arial"/>
          <w:sz w:val="16"/>
          <w:lang w:val="en-US"/>
        </w:rPr>
        <w:t xml:space="preserve"> </w:t>
      </w:r>
      <w:r w:rsidR="00B86E68">
        <w:rPr>
          <w:rFonts w:ascii="Arial" w:eastAsia="Times New Roman" w:hAnsi="Arial" w:cs="Arial"/>
          <w:sz w:val="16"/>
          <w:lang w:val="en-US"/>
        </w:rPr>
        <w:t>(A) Picture of a meerkat wearing a custom-made collar recording its movement at high resolution.</w:t>
      </w:r>
      <w:r w:rsidR="00B51E9B" w:rsidRPr="006D69C5">
        <w:rPr>
          <w:rFonts w:ascii="Arial" w:eastAsia="Times New Roman" w:hAnsi="Arial" w:cs="Arial"/>
          <w:sz w:val="16"/>
          <w:lang w:val="en-US"/>
        </w:rPr>
        <w:t xml:space="preserve"> (</w:t>
      </w:r>
      <w:r w:rsidR="00DA07BD">
        <w:rPr>
          <w:rFonts w:ascii="Arial" w:eastAsia="Times New Roman" w:hAnsi="Arial" w:cs="Arial"/>
          <w:sz w:val="16"/>
          <w:lang w:val="en-US"/>
        </w:rPr>
        <w:t>B</w:t>
      </w:r>
      <w:r w:rsidR="00B51E9B" w:rsidRPr="006D69C5">
        <w:rPr>
          <w:rFonts w:ascii="Arial" w:eastAsia="Times New Roman" w:hAnsi="Arial" w:cs="Arial"/>
          <w:sz w:val="16"/>
          <w:lang w:val="en-US"/>
        </w:rPr>
        <w:t xml:space="preserve">) At </w:t>
      </w:r>
      <w:r w:rsidR="00A21EE5">
        <w:rPr>
          <w:rFonts w:ascii="Arial" w:eastAsia="Times New Roman" w:hAnsi="Arial" w:cs="Arial"/>
          <w:sz w:val="16"/>
          <w:lang w:val="en-US"/>
        </w:rPr>
        <w:t>a given time</w:t>
      </w:r>
      <w:r w:rsidR="00B51E9B" w:rsidRPr="006D69C5">
        <w:rPr>
          <w:rFonts w:ascii="Arial" w:eastAsia="Times New Roman" w:hAnsi="Arial" w:cs="Arial"/>
          <w:sz w:val="16"/>
          <w:lang w:val="en-US"/>
        </w:rPr>
        <w:t xml:space="preserve"> </w:t>
      </w:r>
      <w:r w:rsidR="00A21EE5">
        <w:rPr>
          <w:rFonts w:ascii="Arial" w:eastAsia="Times New Roman" w:hAnsi="Arial" w:cs="Arial"/>
          <w:sz w:val="16"/>
          <w:lang w:val="en-US"/>
        </w:rPr>
        <w:t>t</w:t>
      </w:r>
      <w:r w:rsidR="00B51E9B" w:rsidRPr="006D69C5">
        <w:rPr>
          <w:rFonts w:ascii="Arial" w:eastAsia="Times New Roman" w:hAnsi="Arial" w:cs="Arial"/>
          <w:sz w:val="16"/>
          <w:lang w:val="en-US"/>
        </w:rPr>
        <w:t>, velocity vectors</w:t>
      </w:r>
      <w:r w:rsidR="00A21EE5">
        <w:rPr>
          <w:rFonts w:ascii="Arial" w:eastAsia="Times New Roman" w:hAnsi="Arial" w:cs="Arial"/>
          <w:sz w:val="16"/>
          <w:lang w:val="en-US"/>
        </w:rPr>
        <w:t xml:space="preserve"> </w:t>
      </w:r>
      <w:r w:rsidR="00E9031C">
        <w:rPr>
          <w:rFonts w:ascii="Arial" w:eastAsia="Times New Roman" w:hAnsi="Arial" w:cs="Arial"/>
          <w:sz w:val="16"/>
          <w:lang w:val="en-US"/>
        </w:rPr>
        <w:t xml:space="preserve">(solid arrows) </w:t>
      </w:r>
      <w:r w:rsidR="00B51E9B" w:rsidRPr="006D69C5">
        <w:rPr>
          <w:rFonts w:ascii="Arial" w:eastAsia="Times New Roman" w:hAnsi="Arial" w:cs="Arial"/>
          <w:sz w:val="16"/>
          <w:lang w:val="en-US"/>
        </w:rPr>
        <w:t xml:space="preserve">are calculated from the points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past </w:t>
      </w:r>
      <w:r w:rsidR="00A21EE5">
        <w:rPr>
          <w:rFonts w:ascii="Arial" w:eastAsia="Times New Roman" w:hAnsi="Arial" w:cs="Arial"/>
          <w:sz w:val="16"/>
          <w:lang w:val="en-US"/>
        </w:rPr>
        <w:t xml:space="preserve">(centroid and individual tracks) </w:t>
      </w:r>
      <w:r w:rsidR="00B51E9B" w:rsidRPr="006D69C5">
        <w:rPr>
          <w:rFonts w:ascii="Arial" w:eastAsia="Times New Roman" w:hAnsi="Arial" w:cs="Arial"/>
          <w:sz w:val="16"/>
          <w:lang w:val="en-US"/>
        </w:rPr>
        <w:t xml:space="preserve">and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future</w:t>
      </w:r>
      <w:r w:rsidR="00A21EE5">
        <w:rPr>
          <w:rFonts w:ascii="Arial" w:eastAsia="Times New Roman" w:hAnsi="Arial" w:cs="Arial"/>
          <w:sz w:val="16"/>
          <w:lang w:val="en-US"/>
        </w:rPr>
        <w:t xml:space="preserve"> (centroid track only)</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Only</w:t>
      </w:r>
      <w:r w:rsidR="00A21EE5">
        <w:rPr>
          <w:rFonts w:ascii="Arial" w:eastAsia="Times New Roman" w:hAnsi="Arial" w:cs="Arial"/>
          <w:sz w:val="16"/>
          <w:lang w:val="en-US"/>
        </w:rPr>
        <w:t xml:space="preserve"> </w:t>
      </w:r>
      <w:r w:rsidR="00DA07BD">
        <w:rPr>
          <w:rFonts w:ascii="Arial" w:eastAsia="Times New Roman" w:hAnsi="Arial" w:cs="Arial"/>
          <w:sz w:val="16"/>
          <w:lang w:val="en-US"/>
        </w:rPr>
        <w:t xml:space="preserve">the group centroid and </w:t>
      </w:r>
      <w:r w:rsidR="00A21EE5">
        <w:rPr>
          <w:rFonts w:ascii="Arial" w:eastAsia="Times New Roman" w:hAnsi="Arial" w:cs="Arial"/>
          <w:sz w:val="16"/>
          <w:lang w:val="en-US"/>
        </w:rPr>
        <w:t>two individuals</w:t>
      </w:r>
      <w:r w:rsidR="00A44487">
        <w:rPr>
          <w:rFonts w:ascii="Arial" w:eastAsia="Times New Roman" w:hAnsi="Arial" w:cs="Arial"/>
          <w:sz w:val="16"/>
          <w:lang w:val="en-US"/>
        </w:rPr>
        <w:t xml:space="preserve"> are shown</w:t>
      </w:r>
      <w:r w:rsidR="00A21EE5">
        <w:rPr>
          <w:rFonts w:ascii="Arial" w:eastAsia="Times New Roman" w:hAnsi="Arial" w:cs="Arial"/>
          <w:sz w:val="16"/>
          <w:lang w:val="en-US"/>
        </w:rPr>
        <w:t xml:space="preserve">, in yellow and orange, for clarity. </w:t>
      </w:r>
      <w:r w:rsidR="00B51E9B" w:rsidRPr="006D69C5">
        <w:rPr>
          <w:rFonts w:ascii="Arial" w:eastAsia="Times New Roman" w:hAnsi="Arial" w:cs="Arial"/>
          <w:sz w:val="16"/>
          <w:lang w:val="en-US"/>
        </w:rPr>
        <w:t>(</w:t>
      </w:r>
      <w:r w:rsidR="00DA07BD">
        <w:rPr>
          <w:rFonts w:ascii="Arial" w:eastAsia="Times New Roman" w:hAnsi="Arial" w:cs="Arial"/>
          <w:sz w:val="16"/>
          <w:lang w:val="en-US"/>
        </w:rPr>
        <w:t>C</w:t>
      </w:r>
      <w:r w:rsidR="00B51E9B" w:rsidRPr="006D69C5">
        <w:rPr>
          <w:rFonts w:ascii="Arial" w:eastAsia="Times New Roman" w:hAnsi="Arial" w:cs="Arial"/>
          <w:sz w:val="16"/>
          <w:lang w:val="en-US"/>
        </w:rPr>
        <w:t>) The velocity vector of the centroid from the past is used to define an orthonormal basis (</w:t>
      </w:r>
      <w:r w:rsidR="00A44487">
        <w:rPr>
          <w:rFonts w:ascii="Arial" w:eastAsia="Times New Roman" w:hAnsi="Arial" w:cs="Arial"/>
          <w:sz w:val="16"/>
          <w:lang w:val="en-US"/>
        </w:rPr>
        <w:t xml:space="preserve">group reference frame, </w:t>
      </w:r>
      <w:r>
        <w:rPr>
          <w:rFonts w:ascii="Arial" w:eastAsia="Times New Roman" w:hAnsi="Arial" w:cs="Arial"/>
          <w:sz w:val="16"/>
          <w:lang w:val="en-US"/>
        </w:rPr>
        <w:t>dashed</w:t>
      </w:r>
      <w:r w:rsidR="00B51E9B" w:rsidRPr="006D69C5">
        <w:rPr>
          <w:rFonts w:ascii="Arial" w:eastAsia="Times New Roman" w:hAnsi="Arial" w:cs="Arial"/>
          <w:sz w:val="16"/>
          <w:lang w:val="en-US"/>
        </w:rPr>
        <w:t xml:space="preserve"> line</w:t>
      </w:r>
      <w:r>
        <w:rPr>
          <w:rFonts w:ascii="Arial" w:eastAsia="Times New Roman" w:hAnsi="Arial" w:cs="Arial"/>
          <w:sz w:val="16"/>
          <w:lang w:val="en-US"/>
        </w:rPr>
        <w:t>s</w:t>
      </w:r>
      <w:r w:rsidR="00B51E9B" w:rsidRPr="006D69C5">
        <w:rPr>
          <w:rFonts w:ascii="Arial" w:eastAsia="Times New Roman" w:hAnsi="Arial" w:cs="Arial"/>
          <w:sz w:val="16"/>
          <w:lang w:val="en-US"/>
        </w:rPr>
        <w:t>) relative to which the position and movement of individuals are calculated. Based on the centroid velocity vector from the future, the group is defined as either turning left or turning right</w:t>
      </w:r>
      <w:r w:rsidR="00A44487">
        <w:rPr>
          <w:rFonts w:ascii="Arial" w:eastAsia="Times New Roman" w:hAnsi="Arial" w:cs="Arial"/>
          <w:sz w:val="16"/>
          <w:lang w:val="en-US"/>
        </w:rPr>
        <w:t xml:space="preserve"> at time t (turning left in the example)</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 xml:space="preserve">Individual left-right </w:t>
      </w:r>
      <w:r w:rsidR="00087EDB">
        <w:rPr>
          <w:rFonts w:ascii="Arial" w:eastAsia="Times New Roman" w:hAnsi="Arial" w:cs="Arial"/>
          <w:sz w:val="16"/>
          <w:lang w:val="en-US"/>
        </w:rPr>
        <w:t>movement</w:t>
      </w:r>
      <w:r w:rsidR="00E9031C">
        <w:rPr>
          <w:rFonts w:ascii="Arial" w:eastAsia="Times New Roman" w:hAnsi="Arial" w:cs="Arial"/>
          <w:sz w:val="16"/>
          <w:lang w:val="en-US"/>
        </w:rPr>
        <w:t xml:space="preserve"> (LR</w:t>
      </w:r>
      <w:r w:rsidR="00087EDB">
        <w:rPr>
          <w:rFonts w:ascii="Arial" w:eastAsia="Times New Roman" w:hAnsi="Arial" w:cs="Arial"/>
          <w:sz w:val="16"/>
          <w:lang w:val="en-US"/>
        </w:rPr>
        <w:t>M</w:t>
      </w:r>
      <w:r w:rsidR="00E9031C">
        <w:rPr>
          <w:rFonts w:ascii="Arial" w:eastAsia="Times New Roman" w:hAnsi="Arial" w:cs="Arial"/>
          <w:sz w:val="16"/>
          <w:lang w:val="en-US"/>
        </w:rPr>
        <w:t>, dashed arrows)</w:t>
      </w:r>
      <w:r w:rsidR="00A44487">
        <w:rPr>
          <w:rFonts w:ascii="Arial" w:eastAsia="Times New Roman" w:hAnsi="Arial" w:cs="Arial"/>
          <w:sz w:val="16"/>
          <w:lang w:val="en-US"/>
        </w:rPr>
        <w:t xml:space="preserve"> is calculated as the x-component of the </w:t>
      </w:r>
      <w:r w:rsidR="00B51E9B" w:rsidRPr="006D69C5">
        <w:rPr>
          <w:rFonts w:ascii="Arial" w:eastAsia="Times New Roman" w:hAnsi="Arial" w:cs="Arial"/>
          <w:sz w:val="16"/>
          <w:lang w:val="en-US"/>
        </w:rPr>
        <w:t>individual velocity vectors from the past</w:t>
      </w:r>
      <w:r w:rsidR="00A44487">
        <w:rPr>
          <w:rFonts w:ascii="Arial" w:eastAsia="Times New Roman" w:hAnsi="Arial" w:cs="Arial"/>
          <w:sz w:val="16"/>
          <w:lang w:val="en-US"/>
        </w:rPr>
        <w:t xml:space="preserve"> in the group reference frame</w:t>
      </w:r>
      <w:r w:rsidR="00B51E9B" w:rsidRPr="006D69C5">
        <w:rPr>
          <w:rFonts w:ascii="Arial" w:eastAsia="Times New Roman" w:hAnsi="Arial" w:cs="Arial"/>
          <w:sz w:val="16"/>
          <w:lang w:val="en-US"/>
        </w:rPr>
        <w:t xml:space="preserve">. In this example, the </w:t>
      </w:r>
      <w:r w:rsidR="00A44487">
        <w:rPr>
          <w:rFonts w:ascii="Arial" w:eastAsia="Times New Roman" w:hAnsi="Arial" w:cs="Arial"/>
          <w:sz w:val="16"/>
          <w:lang w:val="en-US"/>
        </w:rPr>
        <w:t>orange</w:t>
      </w:r>
      <w:r w:rsidR="00B51E9B" w:rsidRPr="006D69C5">
        <w:rPr>
          <w:rFonts w:ascii="Arial" w:eastAsia="Times New Roman" w:hAnsi="Arial" w:cs="Arial"/>
          <w:sz w:val="16"/>
          <w:lang w:val="en-US"/>
        </w:rPr>
        <w:t xml:space="preserve"> individual </w:t>
      </w:r>
      <w:r w:rsidR="00A44487">
        <w:rPr>
          <w:rFonts w:ascii="Arial" w:eastAsia="Times New Roman" w:hAnsi="Arial" w:cs="Arial"/>
          <w:sz w:val="16"/>
          <w:lang w:val="en-US"/>
        </w:rPr>
        <w:t>has</w:t>
      </w:r>
      <w:r w:rsidR="00B51E9B" w:rsidRPr="006D69C5">
        <w:rPr>
          <w:rFonts w:ascii="Arial" w:eastAsia="Times New Roman" w:hAnsi="Arial" w:cs="Arial"/>
          <w:sz w:val="16"/>
          <w:lang w:val="en-US"/>
        </w:rPr>
        <w:t xml:space="preserve"> a positive turning influence at time t</w:t>
      </w:r>
      <w:r w:rsidR="00E9031C">
        <w:rPr>
          <w:rFonts w:ascii="Arial" w:eastAsia="Times New Roman" w:hAnsi="Arial" w:cs="Arial"/>
          <w:sz w:val="16"/>
          <w:lang w:val="en-US"/>
        </w:rPr>
        <w:t>, despite being in the back of the group,</w:t>
      </w:r>
      <w:r w:rsidR="00B51E9B" w:rsidRPr="006D69C5">
        <w:rPr>
          <w:rFonts w:ascii="Arial" w:eastAsia="Times New Roman" w:hAnsi="Arial" w:cs="Arial"/>
          <w:sz w:val="16"/>
          <w:lang w:val="en-US"/>
        </w:rPr>
        <w:t xml:space="preserve"> because it was </w:t>
      </w:r>
      <w:r w:rsidR="00A44487">
        <w:rPr>
          <w:rFonts w:ascii="Arial" w:eastAsia="Times New Roman" w:hAnsi="Arial" w:cs="Arial"/>
          <w:sz w:val="16"/>
          <w:lang w:val="en-US"/>
        </w:rPr>
        <w:t xml:space="preserve">moving towards the left side of the group </w:t>
      </w:r>
      <w:r w:rsidR="00E9031C">
        <w:rPr>
          <w:rFonts w:ascii="Arial" w:eastAsia="Times New Roman" w:hAnsi="Arial" w:cs="Arial"/>
          <w:sz w:val="16"/>
          <w:lang w:val="en-US"/>
        </w:rPr>
        <w:t xml:space="preserve">before the group turned left. On the </w:t>
      </w:r>
      <w:r w:rsidR="00205409">
        <w:rPr>
          <w:rFonts w:ascii="Arial" w:eastAsia="Times New Roman" w:hAnsi="Arial" w:cs="Arial"/>
          <w:sz w:val="16"/>
          <w:lang w:val="en-US"/>
        </w:rPr>
        <w:t>other hand</w:t>
      </w:r>
      <w:r w:rsidR="00E9031C">
        <w:rPr>
          <w:rFonts w:ascii="Arial" w:eastAsia="Times New Roman" w:hAnsi="Arial" w:cs="Arial"/>
          <w:sz w:val="16"/>
          <w:lang w:val="en-US"/>
        </w:rPr>
        <w:t xml:space="preserve">, </w:t>
      </w:r>
      <w:r w:rsidR="00E9031C" w:rsidRPr="006D69C5">
        <w:rPr>
          <w:rFonts w:ascii="Arial" w:eastAsia="Times New Roman" w:hAnsi="Arial" w:cs="Arial"/>
          <w:sz w:val="16"/>
          <w:lang w:val="en-US"/>
        </w:rPr>
        <w:t xml:space="preserve">the </w:t>
      </w:r>
      <w:r w:rsidR="00E9031C">
        <w:rPr>
          <w:rFonts w:ascii="Arial" w:eastAsia="Times New Roman" w:hAnsi="Arial" w:cs="Arial"/>
          <w:sz w:val="16"/>
          <w:lang w:val="en-US"/>
        </w:rPr>
        <w:t>yellow</w:t>
      </w:r>
      <w:r w:rsidR="00E9031C" w:rsidRPr="006D69C5">
        <w:rPr>
          <w:rFonts w:ascii="Arial" w:eastAsia="Times New Roman" w:hAnsi="Arial" w:cs="Arial"/>
          <w:sz w:val="16"/>
          <w:lang w:val="en-US"/>
        </w:rPr>
        <w:t xml:space="preserve"> individual </w:t>
      </w:r>
      <w:r w:rsidR="00E9031C">
        <w:rPr>
          <w:rFonts w:ascii="Arial" w:eastAsia="Times New Roman" w:hAnsi="Arial" w:cs="Arial"/>
          <w:sz w:val="16"/>
          <w:lang w:val="en-US"/>
        </w:rPr>
        <w:t>has</w:t>
      </w:r>
      <w:r w:rsidR="00E9031C" w:rsidRPr="006D69C5">
        <w:rPr>
          <w:rFonts w:ascii="Arial" w:eastAsia="Times New Roman" w:hAnsi="Arial" w:cs="Arial"/>
          <w:sz w:val="16"/>
          <w:lang w:val="en-US"/>
        </w:rPr>
        <w:t xml:space="preserve"> a </w:t>
      </w:r>
      <w:r w:rsidR="00E9031C">
        <w:rPr>
          <w:rFonts w:ascii="Arial" w:eastAsia="Times New Roman" w:hAnsi="Arial" w:cs="Arial"/>
          <w:sz w:val="16"/>
          <w:lang w:val="en-US"/>
        </w:rPr>
        <w:t>negative</w:t>
      </w:r>
      <w:r w:rsidR="00E9031C" w:rsidRPr="006D69C5">
        <w:rPr>
          <w:rFonts w:ascii="Arial" w:eastAsia="Times New Roman" w:hAnsi="Arial" w:cs="Arial"/>
          <w:sz w:val="16"/>
          <w:lang w:val="en-US"/>
        </w:rPr>
        <w:t xml:space="preserve"> turning influence at time t</w:t>
      </w:r>
      <w:r w:rsidR="00E9031C">
        <w:rPr>
          <w:rFonts w:ascii="Arial" w:eastAsia="Times New Roman" w:hAnsi="Arial" w:cs="Arial"/>
          <w:sz w:val="16"/>
          <w:lang w:val="en-US"/>
        </w:rPr>
        <w:t>, despite being in the front of the group,</w:t>
      </w:r>
      <w:r w:rsidR="00E9031C" w:rsidRPr="006D69C5">
        <w:rPr>
          <w:rFonts w:ascii="Arial" w:eastAsia="Times New Roman" w:hAnsi="Arial" w:cs="Arial"/>
          <w:sz w:val="16"/>
          <w:lang w:val="en-US"/>
        </w:rPr>
        <w:t xml:space="preserve"> because it was </w:t>
      </w:r>
      <w:r w:rsidR="00E9031C">
        <w:rPr>
          <w:rFonts w:ascii="Arial" w:eastAsia="Times New Roman" w:hAnsi="Arial" w:cs="Arial"/>
          <w:sz w:val="16"/>
          <w:lang w:val="en-US"/>
        </w:rPr>
        <w:t>moving towards the right side of the group before the group turned left.</w:t>
      </w:r>
      <w:r w:rsidR="00B51E9B" w:rsidRPr="006D69C5">
        <w:rPr>
          <w:rFonts w:ascii="Arial" w:eastAsia="Times New Roman" w:hAnsi="Arial" w:cs="Arial"/>
          <w:sz w:val="16"/>
          <w:lang w:val="en-US"/>
        </w:rPr>
        <w:t xml:space="preserve"> </w:t>
      </w:r>
      <w:r w:rsidR="00E9031C">
        <w:rPr>
          <w:rFonts w:ascii="Arial" w:eastAsia="Times New Roman" w:hAnsi="Arial" w:cs="Arial"/>
          <w:sz w:val="16"/>
          <w:lang w:val="en-US"/>
        </w:rPr>
        <w:t xml:space="preserve">(E) After doing the calculations for every available time step, the probability of the group to turn right is plotted as a function of </w:t>
      </w:r>
      <w:r w:rsidR="00087EDB">
        <w:rPr>
          <w:rFonts w:ascii="Arial" w:eastAsia="Times New Roman" w:hAnsi="Arial" w:cs="Arial"/>
          <w:sz w:val="16"/>
          <w:lang w:val="en-US"/>
        </w:rPr>
        <w:t>a</w:t>
      </w:r>
      <w:r w:rsidR="00205409">
        <w:rPr>
          <w:rFonts w:ascii="Arial" w:eastAsia="Times New Roman" w:hAnsi="Arial" w:cs="Arial"/>
          <w:sz w:val="16"/>
          <w:lang w:val="en-US"/>
        </w:rPr>
        <w:t>n</w:t>
      </w:r>
      <w:r w:rsidR="00087EDB">
        <w:rPr>
          <w:rFonts w:ascii="Arial" w:eastAsia="Times New Roman" w:hAnsi="Arial" w:cs="Arial"/>
          <w:sz w:val="16"/>
          <w:lang w:val="en-US"/>
        </w:rPr>
        <w:t xml:space="preserve"> </w:t>
      </w:r>
      <w:r w:rsidR="00E9031C">
        <w:rPr>
          <w:rFonts w:ascii="Arial" w:eastAsia="Times New Roman" w:hAnsi="Arial" w:cs="Arial"/>
          <w:sz w:val="16"/>
          <w:lang w:val="en-US"/>
        </w:rPr>
        <w:t>individual</w:t>
      </w:r>
      <w:r w:rsidR="00205409">
        <w:rPr>
          <w:rFonts w:ascii="Arial" w:eastAsia="Times New Roman" w:hAnsi="Arial" w:cs="Arial"/>
          <w:sz w:val="16"/>
          <w:lang w:val="en-US"/>
        </w:rPr>
        <w:t>’s</w:t>
      </w:r>
      <w:r w:rsidR="00E9031C">
        <w:rPr>
          <w:rFonts w:ascii="Arial" w:eastAsia="Times New Roman" w:hAnsi="Arial" w:cs="Arial"/>
          <w:sz w:val="16"/>
          <w:lang w:val="en-US"/>
        </w:rPr>
        <w:t xml:space="preserve"> left-right speed</w:t>
      </w:r>
      <w:r w:rsidR="00440088">
        <w:rPr>
          <w:rFonts w:ascii="Arial" w:eastAsia="Times New Roman" w:hAnsi="Arial" w:cs="Arial"/>
          <w:sz w:val="16"/>
          <w:lang w:val="en-US"/>
        </w:rPr>
        <w:t>. This shows that as individuals move faster towards the right (positive x-values), the probability of the group to turn right increases (and vice-versa), but the extent and rate of the increase varies for different individuals, reflecting differences in influence. Here the orange individual has a higher influence on the rest of the group than the yellow individual. (F) The influence curves are modelled using a modified logistic function</w:t>
      </w:r>
      <w:r w:rsidR="005C5997">
        <w:rPr>
          <w:rFonts w:ascii="Arial" w:eastAsia="Times New Roman" w:hAnsi="Arial" w:cs="Arial"/>
          <w:sz w:val="16"/>
          <w:lang w:val="en-US"/>
        </w:rPr>
        <w:t xml:space="preserve">, and the 90% quantile of the left-right </w:t>
      </w:r>
      <w:r w:rsidR="00087EDB">
        <w:rPr>
          <w:rFonts w:ascii="Arial" w:eastAsia="Times New Roman" w:hAnsi="Arial" w:cs="Arial"/>
          <w:sz w:val="16"/>
          <w:lang w:val="en-US"/>
        </w:rPr>
        <w:t>movement</w:t>
      </w:r>
      <w:r w:rsidR="005C5997">
        <w:rPr>
          <w:rFonts w:ascii="Arial" w:eastAsia="Times New Roman" w:hAnsi="Arial" w:cs="Arial"/>
          <w:sz w:val="16"/>
          <w:lang w:val="en-US"/>
        </w:rPr>
        <w:t xml:space="preserve"> across all individuals of a given group is used to compute a single turning influence score for each individual. The speeding influence score is calculated analogously, using instead the probability of the group to speed up and the difference between </w:t>
      </w:r>
      <w:r w:rsidR="00BB0771">
        <w:rPr>
          <w:rFonts w:ascii="Arial" w:eastAsia="Times New Roman" w:hAnsi="Arial" w:cs="Arial"/>
          <w:sz w:val="16"/>
          <w:lang w:val="en-US"/>
        </w:rPr>
        <w:t>group and individual front-back speed (not shown</w:t>
      </w:r>
      <w:r w:rsidR="009C5DE6">
        <w:rPr>
          <w:rFonts w:ascii="Arial" w:eastAsia="Times New Roman" w:hAnsi="Arial" w:cs="Arial"/>
          <w:sz w:val="16"/>
          <w:lang w:val="en-US"/>
        </w:rPr>
        <w:t xml:space="preserve">, see </w:t>
      </w:r>
      <w:r w:rsidR="00AE7C20">
        <w:rPr>
          <w:rFonts w:ascii="Arial" w:eastAsia="Times New Roman" w:hAnsi="Arial" w:cs="Arial"/>
          <w:sz w:val="16"/>
          <w:lang w:val="en-US"/>
        </w:rPr>
        <w:t>main text</w:t>
      </w:r>
      <w:r w:rsidR="00BB0771">
        <w:rPr>
          <w:rFonts w:ascii="Arial" w:eastAsia="Times New Roman" w:hAnsi="Arial" w:cs="Arial"/>
          <w:sz w:val="16"/>
          <w:lang w:val="en-US"/>
        </w:rPr>
        <w:t>).</w:t>
      </w:r>
      <w:r w:rsidR="00205409">
        <w:rPr>
          <w:rFonts w:ascii="Arial" w:eastAsia="Times New Roman" w:hAnsi="Arial" w:cs="Arial"/>
          <w:sz w:val="16"/>
          <w:lang w:val="en-US"/>
        </w:rPr>
        <w:t xml:space="preserve"> Note that</w:t>
      </w:r>
      <w:r w:rsidR="00F063EF">
        <w:rPr>
          <w:rFonts w:ascii="Arial" w:eastAsia="Times New Roman" w:hAnsi="Arial" w:cs="Arial"/>
          <w:sz w:val="16"/>
          <w:lang w:val="en-US"/>
        </w:rPr>
        <w:t xml:space="preserve"> in the real analyses,</w:t>
      </w:r>
      <w:r w:rsidR="00205409">
        <w:rPr>
          <w:rFonts w:ascii="Arial" w:eastAsia="Times New Roman" w:hAnsi="Arial" w:cs="Arial"/>
          <w:sz w:val="16"/>
          <w:lang w:val="en-US"/>
        </w:rPr>
        <w:t xml:space="preserve"> </w:t>
      </w:r>
      <w:r w:rsidR="00F063EF">
        <w:rPr>
          <w:rFonts w:ascii="Arial" w:eastAsia="Times New Roman" w:hAnsi="Arial" w:cs="Arial"/>
          <w:sz w:val="16"/>
          <w:lang w:val="en-US"/>
        </w:rPr>
        <w:t xml:space="preserve">the data for a given individual whose influence is being measured is excluded from the computation of the centroid location </w:t>
      </w:r>
      <w:r w:rsidR="00205409">
        <w:rPr>
          <w:rFonts w:ascii="Arial" w:eastAsia="Times New Roman" w:hAnsi="Arial" w:cs="Arial"/>
          <w:sz w:val="16"/>
          <w:lang w:val="en-US"/>
        </w:rPr>
        <w:t>and movement, to avoid circularity.</w:t>
      </w:r>
    </w:p>
    <w:p w14:paraId="0A196D65" w14:textId="09FAEBC5" w:rsidR="00374805" w:rsidRPr="001B7003" w:rsidRDefault="00374805" w:rsidP="00374805">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showed that </w:t>
      </w:r>
      <w:r>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Pr>
          <w:rFonts w:cstheme="minorHAnsi"/>
          <w:lang w:val="en-US"/>
        </w:rPr>
        <w:t xml:space="preserve"> </w:t>
      </w:r>
      <w:r w:rsidRPr="006D69C5">
        <w:rPr>
          <w:rFonts w:cstheme="minorHAnsi"/>
          <w:lang w:val="en-US"/>
        </w:rPr>
        <w:t>movement towards the right increase</w:t>
      </w:r>
      <w:r>
        <w:rPr>
          <w:rFonts w:cstheme="minorHAnsi"/>
          <w:lang w:val="en-US"/>
        </w:rPr>
        <w:t>d</w:t>
      </w:r>
      <w:r w:rsidRPr="006D69C5">
        <w:rPr>
          <w:rFonts w:cstheme="minorHAnsi"/>
          <w:lang w:val="en-US"/>
        </w:rPr>
        <w:t xml:space="preserve"> before plateauing</w:t>
      </w:r>
      <w:r>
        <w:rPr>
          <w:rFonts w:cstheme="minorHAnsi"/>
          <w:lang w:val="en-US"/>
        </w:rPr>
        <w:t xml:space="preserve">, and conversely for </w:t>
      </w:r>
      <w:r w:rsidR="009C5BCC">
        <w:rPr>
          <w:rFonts w:cstheme="minorHAnsi"/>
          <w:lang w:val="en-US"/>
        </w:rPr>
        <w:t>probability to turn left</w:t>
      </w:r>
      <w:r>
        <w:rPr>
          <w:rFonts w:cstheme="minorHAnsi"/>
          <w:lang w:val="en-US"/>
        </w:rPr>
        <w:t xml:space="preserve">, resulting in a sigmoid-like curve (Figure </w:t>
      </w:r>
      <w:r w:rsidR="001533A7">
        <w:rPr>
          <w:rFonts w:cstheme="minorHAnsi"/>
          <w:lang w:val="en-US"/>
        </w:rPr>
        <w:t>1</w:t>
      </w:r>
      <w:r w:rsidR="00171289">
        <w:rPr>
          <w:rFonts w:cstheme="minorHAnsi"/>
          <w:lang w:val="en-US"/>
        </w:rPr>
        <w:t>E</w:t>
      </w:r>
      <w:r w:rsidR="009C5BCC">
        <w:rPr>
          <w:rFonts w:cstheme="minorHAnsi"/>
          <w:lang w:val="en-US"/>
        </w:rPr>
        <w:t xml:space="preserve"> and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C058F3">
        <w:rPr>
          <w:rFonts w:cstheme="minorHAnsi"/>
          <w:lang w:val="en-US"/>
        </w:rPr>
        <w:t>S</w:t>
      </w:r>
      <w:r w:rsidR="009C5BCC">
        <w:rPr>
          <w:rFonts w:cstheme="minorHAnsi"/>
          <w:lang w:val="en-US"/>
        </w:rPr>
        <w:t>upplements</w:t>
      </w:r>
      <w:r>
        <w:rPr>
          <w:rFonts w:cstheme="minorHAnsi"/>
          <w:lang w:val="en-US"/>
        </w:rPr>
        <w:t xml:space="preserve">). A similar shape was observed for speeding influence (see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DD7FEC">
        <w:rPr>
          <w:rFonts w:cstheme="minorHAnsi"/>
          <w:lang w:val="en-US"/>
        </w:rPr>
        <w:t>S</w:t>
      </w:r>
      <w:r>
        <w:rPr>
          <w:rFonts w:cstheme="minorHAnsi"/>
          <w:lang w:val="en-US"/>
        </w:rPr>
        <w:t>upplements).</w:t>
      </w:r>
      <w:r>
        <w:rPr>
          <w:rFonts w:eastAsia="Times New Roman" w:cstheme="minorHAnsi"/>
          <w:bCs/>
          <w:color w:val="000000"/>
          <w:lang w:val="en-CA"/>
        </w:rPr>
        <w:t xml:space="preserve"> For each influence</w:t>
      </w:r>
      <w:r w:rsidR="00BD227C">
        <w:rPr>
          <w:rFonts w:eastAsia="Times New Roman" w:cstheme="minorHAnsi"/>
          <w:bCs/>
          <w:color w:val="000000"/>
          <w:lang w:val="en-CA"/>
        </w:rPr>
        <w:t xml:space="preserve"> type</w:t>
      </w:r>
      <w:r>
        <w:rPr>
          <w:rFonts w:eastAsia="Times New Roman" w:cstheme="minorHAnsi"/>
          <w:bCs/>
          <w:color w:val="000000"/>
          <w:lang w:val="en-CA"/>
        </w:rPr>
        <w:t xml:space="preserve">, we therefore modelled the probability of a binary group response (turn left / right, speed up / slow down) </w:t>
      </w:r>
      <w:r>
        <w:rPr>
          <w:rFonts w:eastAsia="Times New Roman" w:cstheme="minorHAnsi"/>
          <w:bCs/>
          <w:color w:val="000000"/>
          <w:lang w:val="en-CA"/>
        </w:rPr>
        <w:lastRenderedPageBreak/>
        <w:t xml:space="preserve">as a function of a continuous individual predictor (movement relative to the group reference frame). </w:t>
      </w:r>
      <w:r w:rsidR="00BD227C">
        <w:rPr>
          <w:rFonts w:eastAsia="Times New Roman" w:cstheme="minorHAnsi"/>
          <w:bCs/>
          <w:color w:val="000000"/>
          <w:lang w:val="en-CA"/>
        </w:rPr>
        <w:t>Specifically</w:t>
      </w:r>
      <w:r>
        <w:rPr>
          <w:rFonts w:eastAsia="Times New Roman" w:cstheme="minorHAnsi"/>
          <w:bCs/>
          <w:color w:val="000000"/>
          <w:lang w:val="en-CA"/>
        </w:rPr>
        <w:t xml:space="preserve">, turning influence is the probability of the group to turn right as a function of an individual’s speed along the group’s left-right axis, </w:t>
      </w:r>
      <w:r w:rsidR="00BD227C">
        <w:rPr>
          <w:rFonts w:eastAsia="Times New Roman" w:cstheme="minorHAnsi"/>
          <w:bCs/>
          <w:color w:val="000000"/>
          <w:lang w:val="en-CA"/>
        </w:rPr>
        <w:t>and</w:t>
      </w:r>
      <w:r>
        <w:rPr>
          <w:rFonts w:eastAsia="Times New Roman" w:cstheme="minorHAnsi"/>
          <w:bCs/>
          <w:color w:val="000000"/>
          <w:lang w:val="en-CA"/>
        </w:rPr>
        <w:t xml:space="preserve"> speeding influence is the probability of the group to speed up as a function of the difference speed between an individual and the group along the group’s front-back axis. </w:t>
      </w:r>
    </w:p>
    <w:p w14:paraId="4AF41317" w14:textId="6348A658" w:rsidR="00374805" w:rsidRPr="006D69C5" w:rsidRDefault="00374805" w:rsidP="00374805">
      <w:pPr>
        <w:spacing w:after="0" w:line="360" w:lineRule="auto"/>
        <w:jc w:val="both"/>
        <w:rPr>
          <w:rFonts w:eastAsia="Times New Roman" w:cstheme="minorHAnsi"/>
          <w:lang w:val="en-US"/>
        </w:rPr>
      </w:pPr>
      <w:r>
        <w:rPr>
          <w:rFonts w:eastAsia="Times New Roman" w:cstheme="minorHAnsi"/>
          <w:bCs/>
          <w:color w:val="000000"/>
          <w:lang w:val="en-US"/>
        </w:rPr>
        <w:t xml:space="preserve">To model these probabilities, we fit a modified version of the logistic function to </w:t>
      </w:r>
      <w:r w:rsidR="00BD227C">
        <w:rPr>
          <w:rFonts w:eastAsia="Times New Roman" w:cstheme="minorHAnsi"/>
          <w:bCs/>
          <w:color w:val="000000"/>
          <w:lang w:val="en-US"/>
        </w:rPr>
        <w:t>both</w:t>
      </w:r>
      <w:r>
        <w:rPr>
          <w:rFonts w:eastAsia="Times New Roman" w:cstheme="minorHAnsi"/>
          <w:bCs/>
          <w:color w:val="000000"/>
          <w:lang w:val="en-US"/>
        </w:rPr>
        <w:t xml:space="preserve"> types of influence, for each individual (equation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37760" behindDoc="0" locked="0" layoutInCell="1" allowOverlap="1" wp14:anchorId="2C8551E6" wp14:editId="20661357">
                <wp:simplePos x="0" y="0"/>
                <wp:positionH relativeFrom="margin">
                  <wp:align>left</wp:align>
                </wp:positionH>
                <wp:positionV relativeFrom="paragraph">
                  <wp:posOffset>40851</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231019" w:rsidRPr="00D12460" w:rsidRDefault="00231019"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type w14:anchorId="2C8551E6" id="_x0000_t202" coordsize="21600,21600" o:spt="202" path="m,l,21600r21600,l21600,xe">
                <v:stroke joinstyle="miter"/>
                <v:path gradientshapeok="t" o:connecttype="rect"/>
              </v:shapetype>
              <v:shape id="TextBox 20" o:spid="_x0000_s1026" type="#_x0000_t202" style="position:absolute;left:0;text-align:left;margin-left:0;margin-top:3.2pt;width:469.2pt;height:51.05pt;z-index:251637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" filled="f" stroked="f">
                <v:textbox style="mso-fit-shape-to-text:t" inset="0,0,0,0">
                  <w:txbxContent>
                    <w:p w14:paraId="3E115E7B" w14:textId="7B4D0439" w:rsidR="00231019" w:rsidRPr="00D12460" w:rsidRDefault="00231019" w:rsidP="00C7159E">
                      <w:pPr>
                        <w:rPr>
                          <w:rFonts w:ascii="Cambria Math" w:eastAsia="Cambria Math" w:hAnsi="Cambria Math"/>
                          <w:i/>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 xml:space="preserve"> </m:t>
                        </m:r>
                        <m:d>
                          <m:dPr>
                            <m:ctrlPr>
                              <w:rPr>
                                <w:rFonts w:ascii="Cambria Math" w:eastAsia="Cambria Math" w:hAnsi="Cambria Math"/>
                                <w:i/>
                                <w:color w:val="000000" w:themeColor="text1"/>
                                <w:kern w:val="24"/>
                                <w:sz w:val="24"/>
                                <w:szCs w:val="48"/>
                                <w:lang w:val="en-US"/>
                              </w:rPr>
                            </m:ctrlPr>
                          </m:dPr>
                          <m:e>
                            <m:r>
                              <w:rPr>
                                <w:rFonts w:ascii="Cambria Math" w:eastAsia="Cambria Math" w:hAnsi="Cambria Math"/>
                                <w:color w:val="000000" w:themeColor="text1"/>
                                <w:kern w:val="24"/>
                                <w:sz w:val="24"/>
                                <w:szCs w:val="48"/>
                                <w:lang w:val="en-US"/>
                              </w:rPr>
                              <m:t>1</m:t>
                            </m:r>
                          </m:e>
                        </m:d>
                        <m:r>
                          <w:rPr>
                            <w:rFonts w:ascii="Cambria Math" w:eastAsia="Cambria Math" w:hAnsi="Cambria Math"/>
                            <w:color w:val="000000" w:themeColor="text1"/>
                            <w:kern w:val="24"/>
                            <w:sz w:val="24"/>
                            <w:szCs w:val="48"/>
                            <w:lang w:val="en-US"/>
                          </w:rPr>
                          <m:t xml:space="preserve">  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m:t>
                        </m:r>
                        <m:r>
                          <m:rPr>
                            <m:sty m:val="bi"/>
                          </m:rPr>
                          <w:rPr>
                            <w:rFonts w:ascii="Cambria Math" w:eastAsia="Cambria Math" w:hAnsi="Cambria Math"/>
                            <w:color w:val="000000" w:themeColor="text1"/>
                            <w:kern w:val="24"/>
                            <w:sz w:val="24"/>
                            <w:szCs w:val="48"/>
                            <w:lang w:val="en-US"/>
                          </w:rPr>
                          <m:t>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m:t>
                                </m:r>
                                <m:r>
                                  <m:rPr>
                                    <m:sty m:val="bi"/>
                                  </m:rPr>
                                  <w:rPr>
                                    <w:rFonts w:ascii="Cambria Math" w:eastAsia="Cambria Math" w:hAnsi="Cambria Math"/>
                                    <w:color w:val="000000" w:themeColor="text1"/>
                                    <w:kern w:val="24"/>
                                    <w:sz w:val="24"/>
                                    <w:szCs w:val="48"/>
                                    <w:lang w:val="en-US"/>
                                  </w:rPr>
                                  <m:t>β</m:t>
                                </m:r>
                                <m:r>
                                  <w:rPr>
                                    <w:rFonts w:ascii="Cambria Math" w:eastAsia="Cambria Math" w:hAnsi="Cambria Math"/>
                                    <w:color w:val="000000" w:themeColor="text1"/>
                                    <w:kern w:val="24"/>
                                    <w:sz w:val="24"/>
                                    <w:szCs w:val="48"/>
                                    <w:lang w:val="en-US"/>
                                  </w:rPr>
                                  <m:t>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m:rPr>
                                <m:sty m:val="bi"/>
                              </m:rPr>
                              <w:rPr>
                                <w:rFonts w:ascii="Cambria Math" w:eastAsia="Cambria Math" w:hAnsi="Cambria Math"/>
                                <w:color w:val="000000" w:themeColor="text1"/>
                                <w:kern w:val="24"/>
                                <w:sz w:val="24"/>
                                <w:szCs w:val="48"/>
                                <w:lang w:val="en-US"/>
                              </w:rPr>
                              <m:t>α</m:t>
                            </m:r>
                            <m:ctrlPr>
                              <w:rPr>
                                <w:rFonts w:ascii="Cambria Math" w:eastAsia="Cambria Math" w:hAnsi="Cambria Math"/>
                                <w:b/>
                                <w:i/>
                                <w:color w:val="000000" w:themeColor="text1"/>
                                <w:kern w:val="24"/>
                                <w:sz w:val="24"/>
                                <w:szCs w:val="48"/>
                                <w:lang w:val="en-US"/>
                              </w:rPr>
                            </m:ctrlPr>
                          </m:e>
                        </m:d>
                        <m:r>
                          <m:rPr>
                            <m:sty m:val="bi"/>
                          </m:rPr>
                          <w:rPr>
                            <w:rFonts w:ascii="Cambria Math" w:eastAsia="Cambria Math" w:hAnsi="Cambria Math"/>
                            <w:color w:val="000000" w:themeColor="text1"/>
                            <w:kern w:val="24"/>
                            <w:sz w:val="24"/>
                            <w:szCs w:val="48"/>
                            <w:lang w:val="en-US"/>
                          </w:rPr>
                          <m:t>]</m:t>
                        </m:r>
                      </m:oMath>
                      <w:r w:rsidRPr="00D12460">
                        <w:rPr>
                          <w:rFonts w:hAnsi="Calibri"/>
                          <w:i/>
                          <w:iCs/>
                          <w:color w:val="000000" w:themeColor="text1"/>
                          <w:kern w:val="24"/>
                          <w:sz w:val="32"/>
                          <w:szCs w:val="48"/>
                          <w:lang w:val="en-US"/>
                        </w:rPr>
                        <w:t xml:space="preserve">   </w:t>
                      </w:r>
                    </w:p>
                  </w:txbxContent>
                </v:textbox>
                <w10:wrap anchorx="margin"/>
              </v:shape>
            </w:pict>
          </mc:Fallback>
        </mc:AlternateContent>
      </w:r>
    </w:p>
    <w:p w14:paraId="4F3D3719" w14:textId="77777777" w:rsidR="007E5F45" w:rsidRDefault="007E5F45" w:rsidP="00F82420">
      <w:pPr>
        <w:spacing w:after="0" w:line="360" w:lineRule="auto"/>
        <w:jc w:val="both"/>
        <w:rPr>
          <w:rFonts w:eastAsia="Times New Roman" w:cstheme="minorHAnsi"/>
          <w:lang w:val="en-US"/>
        </w:rPr>
      </w:pPr>
    </w:p>
    <w:p w14:paraId="4378B4B0" w14:textId="7BAA40EF" w:rsidR="00374805" w:rsidRDefault="00374805" w:rsidP="00374805">
      <w:pPr>
        <w:spacing w:after="0" w:line="360" w:lineRule="auto"/>
        <w:jc w:val="both"/>
        <w:rPr>
          <w:ins w:id="7" w:author="Microsoft Office User" w:date="2022-01-18T14:14:00Z"/>
          <w:rFonts w:eastAsia="Times New Roman" w:cstheme="minorHAnsi"/>
          <w:lang w:val="en-US"/>
        </w:rPr>
      </w:pPr>
      <w:bookmarkStart w:id="8" w:name="_Hlk92207742"/>
      <w:r>
        <w:rPr>
          <w:rFonts w:eastAsia="Times New Roman" w:cstheme="minorHAnsi"/>
          <w:lang w:val="en-US"/>
        </w:rPr>
        <w:t xml:space="preserve">Here, </w:t>
      </w:r>
      <w:r>
        <w:rPr>
          <w:rFonts w:eastAsia="Times New Roman" w:cstheme="minorHAnsi"/>
          <w:i/>
          <w:iCs/>
          <w:lang w:val="en-US"/>
        </w:rPr>
        <w:t xml:space="preserve">x </w:t>
      </w:r>
      <w:r>
        <w:rPr>
          <w:rFonts w:eastAsia="Times New Roman" w:cstheme="minorHAnsi"/>
          <w:lang w:val="en-US"/>
        </w:rPr>
        <w:t>represents the individual characteristic (</w:t>
      </w:r>
      <w:r w:rsidR="00345C72">
        <w:rPr>
          <w:rFonts w:eastAsia="Times New Roman" w:cstheme="minorHAnsi"/>
          <w:lang w:val="en-US"/>
        </w:rPr>
        <w:t>left-right or front-back movement</w:t>
      </w:r>
      <w:r>
        <w:rPr>
          <w:rFonts w:eastAsia="Times New Roman" w:cstheme="minorHAnsi"/>
          <w:lang w:val="en-US"/>
        </w:rPr>
        <w:t xml:space="preserve">) and </w:t>
      </w:r>
      <w:r>
        <w:rPr>
          <w:rFonts w:eastAsia="Times New Roman" w:cstheme="minorHAnsi"/>
          <w:i/>
          <w:iCs/>
          <w:lang w:val="en-US"/>
        </w:rPr>
        <w:t>f(x)</w:t>
      </w:r>
      <w:r>
        <w:rPr>
          <w:rFonts w:eastAsia="Times New Roman" w:cstheme="minorHAnsi"/>
          <w:lang w:val="en-US"/>
        </w:rPr>
        <w:t xml:space="preserve"> represents the probability of the group turning right or speeding up. α and β are variable parameters which were fit for each individual separately, while γ is a fixed parameter which we set as described below.</w:t>
      </w:r>
      <w:r w:rsidR="005C3F49">
        <w:rPr>
          <w:rFonts w:eastAsia="Times New Roman" w:cstheme="minorHAnsi"/>
          <w:lang w:val="en-US"/>
        </w:rPr>
        <w:t xml:space="preserve"> This modified sigmoidal shape was chosen due to its empirical correspondence with the data, as well as the interpretability of its parameters. In particular,</w:t>
      </w:r>
      <w:r>
        <w:rPr>
          <w:rFonts w:eastAsia="Times New Roman" w:cstheme="minorHAnsi"/>
          <w:lang w:val="en-US"/>
        </w:rPr>
        <w:t xml:space="preserve"> α can be interpreted as the probability that the group is influenced by the focal individual at a given time point,</w:t>
      </w:r>
      <w:r w:rsidR="005C3F49">
        <w:rPr>
          <w:rFonts w:eastAsia="Times New Roman" w:cstheme="minorHAnsi"/>
          <w:lang w:val="en-US"/>
        </w:rPr>
        <w:t xml:space="preserve"> and in practice controls the maximum and minimum height of the curve. </w:t>
      </w:r>
      <w:r>
        <w:rPr>
          <w:rFonts w:eastAsia="Times New Roman" w:cstheme="minorHAnsi"/>
          <w:lang w:val="en-US"/>
        </w:rPr>
        <w:t xml:space="preserve">β </w:t>
      </w:r>
      <w:r w:rsidR="005C3F49">
        <w:rPr>
          <w:rFonts w:eastAsia="Times New Roman" w:cstheme="minorHAnsi"/>
          <w:lang w:val="en-US"/>
        </w:rPr>
        <w:t xml:space="preserve">can be interpreted as </w:t>
      </w:r>
      <w:r>
        <w:rPr>
          <w:rFonts w:eastAsia="Times New Roman" w:cstheme="minorHAnsi"/>
          <w:lang w:val="en-US"/>
        </w:rPr>
        <w:t>the logistic growth rate (steepness) of the curve and hence the strength of influence</w:t>
      </w:r>
      <w:r w:rsidR="005C3F49">
        <w:rPr>
          <w:rFonts w:eastAsia="Times New Roman" w:cstheme="minorHAnsi"/>
          <w:lang w:val="en-US"/>
        </w:rPr>
        <w:t xml:space="preserve"> relative to how much an </w:t>
      </w:r>
      <w:proofErr w:type="gramStart"/>
      <w:r w:rsidR="005C3F49">
        <w:rPr>
          <w:rFonts w:eastAsia="Times New Roman" w:cstheme="minorHAnsi"/>
          <w:lang w:val="en-US"/>
        </w:rPr>
        <w:t>individual moves</w:t>
      </w:r>
      <w:proofErr w:type="gramEnd"/>
      <w:r w:rsidR="005C3F49">
        <w:rPr>
          <w:rFonts w:eastAsia="Times New Roman" w:cstheme="minorHAnsi"/>
          <w:lang w:val="en-US"/>
        </w:rPr>
        <w:t>.</w:t>
      </w:r>
      <w:r>
        <w:rPr>
          <w:rFonts w:eastAsia="Times New Roman" w:cstheme="minorHAnsi"/>
          <w:lang w:val="en-US"/>
        </w:rPr>
        <w:t xml:space="preserve"> γ </w:t>
      </w:r>
      <w:r w:rsidR="005C3F49">
        <w:rPr>
          <w:rFonts w:eastAsia="Times New Roman" w:cstheme="minorHAnsi"/>
          <w:lang w:val="en-US"/>
        </w:rPr>
        <w:t xml:space="preserve">is </w:t>
      </w:r>
      <w:r>
        <w:rPr>
          <w:rFonts w:eastAsia="Times New Roman" w:cstheme="minorHAnsi"/>
          <w:lang w:val="en-US"/>
        </w:rPr>
        <w:t>the baseline probability of the group either turning right or speeding up. For</w:t>
      </w:r>
      <w:r w:rsidR="005C3F49">
        <w:rPr>
          <w:rFonts w:eastAsia="Times New Roman" w:cstheme="minorHAnsi"/>
          <w:lang w:val="en-US"/>
        </w:rPr>
        <w:t xml:space="preserve"> the</w:t>
      </w:r>
      <w:r>
        <w:rPr>
          <w:rFonts w:eastAsia="Times New Roman" w:cstheme="minorHAnsi"/>
          <w:lang w:val="en-US"/>
        </w:rPr>
        <w:t xml:space="preserve"> turning influence metric, γ was set to 0.5 (assuming an overall equal probability to turn left or right)</w:t>
      </w:r>
      <w:r w:rsidR="00345C72">
        <w:rPr>
          <w:rFonts w:eastAsia="Times New Roman" w:cstheme="minorHAnsi"/>
          <w:lang w:val="en-US"/>
        </w:rPr>
        <w:t>, whereas</w:t>
      </w:r>
      <w:r>
        <w:rPr>
          <w:rFonts w:eastAsia="Times New Roman" w:cstheme="minorHAnsi"/>
          <w:lang w:val="en-US"/>
        </w:rPr>
        <w:t xml:space="preserve"> </w:t>
      </w:r>
      <w:r w:rsidR="00345C72">
        <w:rPr>
          <w:rFonts w:eastAsia="Times New Roman" w:cstheme="minorHAnsi"/>
          <w:lang w:val="en-US"/>
        </w:rPr>
        <w:t>f</w:t>
      </w:r>
      <w:r>
        <w:rPr>
          <w:rFonts w:eastAsia="Times New Roman" w:cstheme="minorHAnsi"/>
          <w:lang w:val="en-US"/>
        </w:rPr>
        <w:t xml:space="preserve">or speeding influence metric, γ was fixed to the aggregate probability of a given group to speed up </w:t>
      </w:r>
      <w:r w:rsidR="00832D7A">
        <w:rPr>
          <w:rFonts w:eastAsia="Times New Roman" w:cstheme="minorHAnsi"/>
          <w:lang w:val="en-US"/>
        </w:rPr>
        <w:t xml:space="preserve">across </w:t>
      </w:r>
      <w:r>
        <w:rPr>
          <w:rFonts w:eastAsia="Times New Roman" w:cstheme="minorHAnsi"/>
          <w:lang w:val="en-US"/>
        </w:rPr>
        <w:t>all the data. Because groups tend to accelerate in rapid bursts but decelerate over longer time periods, the overall probability of a group speeding up is lower than the probability of the group slowing down, hence the value of γ</w:t>
      </w:r>
      <w:r w:rsidDel="003D3672">
        <w:rPr>
          <w:rFonts w:eastAsia="Times New Roman" w:cstheme="minorHAnsi"/>
          <w:lang w:val="en-US"/>
        </w:rPr>
        <w:t xml:space="preserve"> </w:t>
      </w:r>
      <w:r w:rsidR="006F545A">
        <w:rPr>
          <w:rFonts w:eastAsia="Times New Roman" w:cstheme="minorHAnsi"/>
          <w:lang w:val="en-US"/>
        </w:rPr>
        <w:t xml:space="preserve">ranged from </w:t>
      </w:r>
      <w:r w:rsidR="00540989">
        <w:rPr>
          <w:rFonts w:eastAsia="Times New Roman" w:cstheme="minorHAnsi"/>
          <w:lang w:val="en-US"/>
        </w:rPr>
        <w:t>0.24</w:t>
      </w:r>
      <w:r w:rsidR="006F545A">
        <w:rPr>
          <w:rFonts w:eastAsia="Times New Roman" w:cstheme="minorHAnsi"/>
          <w:lang w:val="en-US"/>
        </w:rPr>
        <w:t xml:space="preserve"> to </w:t>
      </w:r>
      <w:r w:rsidR="00540989">
        <w:rPr>
          <w:rFonts w:eastAsia="Times New Roman" w:cstheme="minorHAnsi"/>
          <w:lang w:val="en-US"/>
        </w:rPr>
        <w:t>0.37</w:t>
      </w:r>
      <w:r>
        <w:rPr>
          <w:rFonts w:eastAsia="Times New Roman" w:cstheme="minorHAnsi"/>
          <w:lang w:val="en-US"/>
        </w:rPr>
        <w:t>.</w:t>
      </w:r>
    </w:p>
    <w:p w14:paraId="6917F38F" w14:textId="77777777" w:rsidR="005C3F49" w:rsidRDefault="005C3F49" w:rsidP="00374805">
      <w:pPr>
        <w:spacing w:after="0" w:line="360" w:lineRule="auto"/>
        <w:jc w:val="both"/>
        <w:rPr>
          <w:rFonts w:eastAsia="Times New Roman" w:cstheme="minorHAnsi"/>
          <w:lang w:val="en-US"/>
        </w:rPr>
      </w:pPr>
    </w:p>
    <w:bookmarkEnd w:id="8"/>
    <w:p w14:paraId="77B73A6C" w14:textId="7E7D7C8D" w:rsidR="00127176" w:rsidRDefault="00374805" w:rsidP="00207339">
      <w:pPr>
        <w:spacing w:after="0" w:line="360" w:lineRule="auto"/>
        <w:jc w:val="both"/>
        <w:rPr>
          <w:rFonts w:eastAsia="Times New Roman" w:cstheme="minorHAnsi"/>
          <w:lang w:val="en-US"/>
        </w:rPr>
      </w:pPr>
      <w:r w:rsidRPr="00374805">
        <w:rPr>
          <w:rFonts w:eastAsia="Times New Roman" w:cstheme="minorHAnsi"/>
          <w:lang w:val="en-US"/>
        </w:rPr>
        <w:t xml:space="preserve"> </w:t>
      </w:r>
      <w:r>
        <w:rPr>
          <w:rFonts w:eastAsia="Times New Roman" w:cstheme="minorHAnsi"/>
          <w:lang w:val="en-US"/>
        </w:rPr>
        <w:t xml:space="preserve">We </w:t>
      </w:r>
      <w:r w:rsidR="005C3F49">
        <w:rPr>
          <w:rFonts w:eastAsia="Times New Roman" w:cstheme="minorHAnsi"/>
          <w:lang w:val="en-US"/>
        </w:rPr>
        <w:t>fit the</w:t>
      </w:r>
      <w:r>
        <w:rPr>
          <w:rFonts w:eastAsia="Times New Roman" w:cstheme="minorHAnsi"/>
          <w:lang w:val="en-US"/>
        </w:rPr>
        <w:t xml:space="preserve"> values of α and β for each influence metric</w:t>
      </w:r>
      <w:r w:rsidR="00345C72" w:rsidRPr="00345C72">
        <w:rPr>
          <w:rFonts w:eastAsia="Times New Roman" w:cstheme="minorHAnsi"/>
          <w:lang w:val="en-US"/>
        </w:rPr>
        <w:t xml:space="preserve"> </w:t>
      </w:r>
      <w:r w:rsidR="00345C72">
        <w:rPr>
          <w:rFonts w:eastAsia="Times New Roman" w:cstheme="minorHAnsi"/>
          <w:lang w:val="en-US"/>
        </w:rPr>
        <w:t>using maximum likelihood estimation</w:t>
      </w:r>
      <w:r>
        <w:rPr>
          <w:rFonts w:eastAsia="Times New Roman" w:cstheme="minorHAnsi"/>
          <w:lang w:val="en-US"/>
        </w:rPr>
        <w:t xml:space="preserve">, </w:t>
      </w:r>
      <w:r w:rsidR="00345C72">
        <w:rPr>
          <w:rFonts w:eastAsia="Times New Roman" w:cstheme="minorHAnsi"/>
          <w:lang w:val="en-US"/>
        </w:rPr>
        <w:t>enabling</w:t>
      </w:r>
      <w:r>
        <w:rPr>
          <w:rFonts w:eastAsia="Times New Roman" w:cstheme="minorHAnsi"/>
          <w:lang w:val="en-US"/>
        </w:rPr>
        <w:t xml:space="preserve"> us to define, for each individual, </w:t>
      </w:r>
      <w:r w:rsidR="00345C72">
        <w:rPr>
          <w:rFonts w:eastAsia="Times New Roman" w:cstheme="minorHAnsi"/>
          <w:lang w:val="en-US"/>
        </w:rPr>
        <w:t xml:space="preserve">two </w:t>
      </w:r>
      <w:r>
        <w:rPr>
          <w:rFonts w:eastAsia="Times New Roman" w:cstheme="minorHAnsi"/>
          <w:lang w:val="en-US"/>
        </w:rPr>
        <w:t>curve</w:t>
      </w:r>
      <w:r w:rsidR="00345C72">
        <w:rPr>
          <w:rFonts w:eastAsia="Times New Roman" w:cstheme="minorHAnsi"/>
          <w:lang w:val="en-US"/>
        </w:rPr>
        <w:t>s</w:t>
      </w:r>
      <w:r>
        <w:rPr>
          <w:rFonts w:eastAsia="Times New Roman" w:cstheme="minorHAnsi"/>
          <w:lang w:val="en-US"/>
        </w:rPr>
        <w:t xml:space="preserve"> representing its </w:t>
      </w:r>
      <w:r w:rsidR="00345C72">
        <w:rPr>
          <w:rFonts w:eastAsia="Times New Roman" w:cstheme="minorHAnsi"/>
          <w:lang w:val="en-US"/>
        </w:rPr>
        <w:t>turning and speeding in</w:t>
      </w:r>
      <w:r>
        <w:rPr>
          <w:rFonts w:eastAsia="Times New Roman" w:cstheme="minorHAnsi"/>
          <w:lang w:val="en-US"/>
        </w:rPr>
        <w:t xml:space="preserve">fluence. For ease of interpretation and subsequent modeling, we also defined an aggregate “influence score” as the value of the individual’s fitted curve at the 90% quantile of </w:t>
      </w:r>
      <w:r w:rsidR="00345C72">
        <w:rPr>
          <w:rFonts w:eastAsia="Times New Roman" w:cstheme="minorHAnsi"/>
          <w:lang w:val="en-US"/>
        </w:rPr>
        <w:t>either</w:t>
      </w:r>
      <w:r>
        <w:rPr>
          <w:rFonts w:eastAsia="Times New Roman" w:cstheme="minorHAnsi"/>
          <w:lang w:val="en-US"/>
        </w:rPr>
        <w:t xml:space="preserve"> continuous predictor variables across all individuals </w:t>
      </w:r>
      <w:r w:rsidR="002F19FB">
        <w:rPr>
          <w:rFonts w:eastAsia="Times New Roman" w:cstheme="minorHAnsi"/>
          <w:lang w:val="en-US"/>
        </w:rPr>
        <w:t xml:space="preserve">of a given group </w:t>
      </w:r>
      <w:r>
        <w:rPr>
          <w:rFonts w:eastAsia="Times New Roman" w:cstheme="minorHAnsi"/>
          <w:lang w:val="en-US"/>
        </w:rPr>
        <w:t xml:space="preserve">(figure </w:t>
      </w:r>
      <w:r w:rsidR="001533A7">
        <w:rPr>
          <w:rFonts w:eastAsia="Times New Roman" w:cstheme="minorHAnsi"/>
          <w:lang w:val="en-US"/>
        </w:rPr>
        <w:t>1</w:t>
      </w:r>
      <w:r w:rsidR="00171289">
        <w:rPr>
          <w:rFonts w:eastAsia="Times New Roman" w:cstheme="minorHAnsi"/>
          <w:lang w:val="en-US"/>
        </w:rPr>
        <w:t>F</w:t>
      </w:r>
      <w:r>
        <w:rPr>
          <w:rFonts w:eastAsia="Times New Roman" w:cstheme="minorHAnsi"/>
          <w:lang w:val="en-US"/>
        </w:rPr>
        <w:t xml:space="preserve">). This influence score therefore corresponds to the probability that the group is positively influenced by the focal individual for a fixed </w:t>
      </w:r>
      <w:r w:rsidR="005C3F49">
        <w:rPr>
          <w:rFonts w:eastAsia="Times New Roman" w:cstheme="minorHAnsi"/>
          <w:lang w:val="en-US"/>
        </w:rPr>
        <w:t>amount of movement (either left/right or front/back)</w:t>
      </w:r>
      <w:r>
        <w:rPr>
          <w:rFonts w:eastAsia="Times New Roman" w:cstheme="minorHAnsi"/>
          <w:lang w:val="en-US"/>
        </w:rPr>
        <w:t xml:space="preserve"> relative to the group centroid.</w:t>
      </w:r>
      <w:r w:rsidR="005B5B3F">
        <w:rPr>
          <w:rFonts w:eastAsia="Times New Roman" w:cstheme="minorHAnsi"/>
          <w:lang w:val="en-US"/>
        </w:rPr>
        <w:t xml:space="preserve"> </w:t>
      </w:r>
      <w:r w:rsidR="00BD531B">
        <w:rPr>
          <w:rFonts w:eastAsia="Times New Roman" w:cstheme="minorHAnsi"/>
          <w:lang w:val="en-US"/>
        </w:rPr>
        <w:t>The model fit</w:t>
      </w:r>
      <w:r w:rsidR="001533A7">
        <w:rPr>
          <w:rFonts w:eastAsia="Times New Roman" w:cstheme="minorHAnsi"/>
          <w:lang w:val="en-US"/>
        </w:rPr>
        <w:t>s</w:t>
      </w:r>
      <w:r w:rsidR="00BD531B">
        <w:rPr>
          <w:rFonts w:eastAsia="Times New Roman" w:cstheme="minorHAnsi"/>
          <w:lang w:val="en-US"/>
        </w:rPr>
        <w:t xml:space="preserve"> for each individual are shown in section </w:t>
      </w:r>
      <w:r w:rsidR="00D81945">
        <w:rPr>
          <w:rFonts w:eastAsia="Times New Roman" w:cstheme="minorHAnsi"/>
          <w:lang w:val="en-US"/>
        </w:rPr>
        <w:t>7</w:t>
      </w:r>
      <w:r w:rsidR="00BD531B">
        <w:rPr>
          <w:rFonts w:eastAsia="Times New Roman" w:cstheme="minorHAnsi"/>
          <w:lang w:val="en-US"/>
        </w:rPr>
        <w:t xml:space="preserve"> of the supplements.</w:t>
      </w:r>
    </w:p>
    <w:p w14:paraId="631EAE24" w14:textId="52FBED80" w:rsidR="00770083" w:rsidRPr="006D69C5" w:rsidRDefault="00770083" w:rsidP="00D27F62">
      <w:pPr>
        <w:spacing w:after="0" w:line="360" w:lineRule="auto"/>
        <w:jc w:val="both"/>
        <w:rPr>
          <w:rFonts w:eastAsia="Times New Roman" w:cstheme="minorHAnsi"/>
          <w:lang w:val="en-US"/>
        </w:rPr>
      </w:pPr>
    </w:p>
    <w:p w14:paraId="7E2F49FB" w14:textId="45A6DDD7" w:rsidR="00DD2C44" w:rsidRDefault="008224A7" w:rsidP="008224A7">
      <w:pPr>
        <w:spacing w:after="0" w:line="360" w:lineRule="auto"/>
        <w:jc w:val="both"/>
        <w:rPr>
          <w:rFonts w:eastAsia="Times New Roman" w:cstheme="minorHAnsi"/>
          <w:lang w:val="en-US"/>
        </w:rPr>
      </w:pPr>
      <w:r>
        <w:rPr>
          <w:rFonts w:eastAsia="Times New Roman" w:cstheme="minorHAnsi"/>
          <w:lang w:val="en-US"/>
        </w:rPr>
        <w:lastRenderedPageBreak/>
        <w:t>T</w:t>
      </w:r>
      <w:r w:rsidRPr="006D69C5">
        <w:rPr>
          <w:rFonts w:eastAsia="Times New Roman" w:cstheme="minorHAnsi"/>
          <w:lang w:val="en-US"/>
        </w:rPr>
        <w:t xml:space="preserve">o test if there were consistent differences </w:t>
      </w:r>
      <w:r>
        <w:rPr>
          <w:rFonts w:eastAsia="Times New Roman" w:cstheme="minorHAnsi"/>
          <w:lang w:val="en-US"/>
        </w:rPr>
        <w:t>in influence based on individual</w:t>
      </w:r>
      <w:r w:rsidR="00832D7A">
        <w:rPr>
          <w:rFonts w:eastAsia="Times New Roman" w:cstheme="minorHAnsi"/>
          <w:lang w:val="en-US"/>
        </w:rPr>
        <w:t xml:space="preserve"> social</w:t>
      </w:r>
      <w:r>
        <w:rPr>
          <w:rFonts w:eastAsia="Times New Roman" w:cstheme="minorHAnsi"/>
          <w:lang w:val="en-US"/>
        </w:rPr>
        <w:t xml:space="preserve"> status, we fitted</w:t>
      </w:r>
      <w:r w:rsidR="00AC0F67">
        <w:rPr>
          <w:rFonts w:eastAsia="Times New Roman" w:cstheme="minorHAnsi"/>
          <w:lang w:val="en-US"/>
        </w:rPr>
        <w:t xml:space="preserve"> binomial</w:t>
      </w:r>
      <w:r>
        <w:rPr>
          <w:rFonts w:eastAsia="Times New Roman" w:cstheme="minorHAnsi"/>
          <w:lang w:val="en-US"/>
        </w:rPr>
        <w:t xml:space="preserve"> GLMMs to predict influence score as a function of status (dominant female, dominant male, adult, sub-adult, juvenile), for </w:t>
      </w:r>
      <w:r w:rsidR="00345C72">
        <w:rPr>
          <w:rFonts w:eastAsia="Times New Roman" w:cstheme="minorHAnsi"/>
          <w:lang w:val="en-US"/>
        </w:rPr>
        <w:t>both</w:t>
      </w:r>
      <w:r>
        <w:rPr>
          <w:rFonts w:eastAsia="Times New Roman" w:cstheme="minorHAnsi"/>
          <w:lang w:val="en-US"/>
        </w:rPr>
        <w:t xml:space="preserve"> types of influence. Each individual was considered as one data point in the models, and we included </w:t>
      </w:r>
      <w:r w:rsidRPr="006D69C5">
        <w:rPr>
          <w:rFonts w:eastAsia="Times New Roman" w:cstheme="minorHAnsi"/>
          <w:lang w:val="en-US"/>
        </w:rPr>
        <w:t>group as a random effect</w:t>
      </w:r>
      <w:r>
        <w:rPr>
          <w:rFonts w:eastAsia="Times New Roman" w:cstheme="minorHAnsi"/>
          <w:lang w:val="en-US"/>
        </w:rPr>
        <w:t xml:space="preserve"> to control for non-independence of data within each group.</w:t>
      </w:r>
      <w:r w:rsidR="00C91E28">
        <w:rPr>
          <w:rFonts w:eastAsia="Times New Roman" w:cstheme="minorHAnsi"/>
          <w:lang w:val="en-US"/>
        </w:rPr>
        <w:t xml:space="preserve"> We also conducted post-hoc Tukey test</w:t>
      </w:r>
      <w:r w:rsidR="00832D7A">
        <w:rPr>
          <w:rFonts w:eastAsia="Times New Roman" w:cstheme="minorHAnsi"/>
          <w:lang w:val="en-US"/>
        </w:rPr>
        <w:t>s</w:t>
      </w:r>
      <w:r w:rsidR="00C91E28">
        <w:rPr>
          <w:rFonts w:eastAsia="Times New Roman" w:cstheme="minorHAnsi"/>
          <w:lang w:val="en-US"/>
        </w:rPr>
        <w:t xml:space="preserve"> to compare the influence of each </w:t>
      </w:r>
      <w:r w:rsidR="00832D7A">
        <w:rPr>
          <w:rFonts w:eastAsia="Times New Roman" w:cstheme="minorHAnsi"/>
          <w:lang w:val="en-US"/>
        </w:rPr>
        <w:t>pair of status types</w:t>
      </w:r>
      <w:r w:rsidR="002E2029">
        <w:rPr>
          <w:rFonts w:eastAsia="Times New Roman" w:cstheme="minorHAnsi"/>
          <w:lang w:val="en-US"/>
        </w:rPr>
        <w:t xml:space="preserve"> (section 6 of the supplements)</w:t>
      </w:r>
      <w:r w:rsidR="00C91E28">
        <w:rPr>
          <w:rFonts w:eastAsia="Times New Roman" w:cstheme="minorHAnsi"/>
          <w:lang w:val="en-US"/>
        </w:rPr>
        <w:t>.</w:t>
      </w:r>
      <w:r w:rsidR="000408A6">
        <w:rPr>
          <w:rFonts w:eastAsia="Times New Roman" w:cstheme="minorHAnsi"/>
          <w:lang w:val="en-US"/>
        </w:rPr>
        <w:t xml:space="preserve"> </w:t>
      </w:r>
    </w:p>
    <w:p w14:paraId="5F50F2E1" w14:textId="4C3436DE" w:rsidR="00231019" w:rsidRDefault="00231019" w:rsidP="00231019">
      <w:pPr>
        <w:spacing w:after="0" w:line="360" w:lineRule="auto"/>
        <w:jc w:val="both"/>
        <w:rPr>
          <w:rFonts w:eastAsia="Times New Roman" w:cstheme="minorHAnsi"/>
          <w:lang w:val="en-US"/>
        </w:rPr>
      </w:pPr>
      <w:r>
        <w:rPr>
          <w:rFonts w:eastAsia="Times New Roman" w:cstheme="minorHAnsi"/>
          <w:lang w:val="en-US"/>
        </w:rPr>
        <w:t>Finally, we tested whether speeding and turning influence were correlated with one another by computing the Spearman multilevel correlation with group as a random factor.</w:t>
      </w: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44A226C8" w14:textId="6483018A" w:rsidR="00F82420" w:rsidRDefault="008224A7" w:rsidP="00D27F62">
      <w:pPr>
        <w:spacing w:line="360" w:lineRule="auto"/>
        <w:jc w:val="both"/>
        <w:rPr>
          <w:rFonts w:cstheme="minorHAnsi"/>
          <w:lang w:val="en-US"/>
        </w:rPr>
      </w:pPr>
      <w:r>
        <w:rPr>
          <w:rFonts w:cstheme="minorHAnsi"/>
          <w:lang w:val="en-US"/>
        </w:rPr>
        <w:t>To assess whether individuals differ in their propensity to be at the front of the group, we quantified for each individual the distribution of front-back position relative to the group direction of travel. We also calculated the proportion of time each individual spent in the front half of the group, as a simple metric of ‘</w:t>
      </w:r>
      <w:proofErr w:type="spellStart"/>
      <w:r>
        <w:rPr>
          <w:rFonts w:cstheme="minorHAnsi"/>
          <w:lang w:val="en-US"/>
        </w:rPr>
        <w:t>frontness</w:t>
      </w:r>
      <w:proofErr w:type="spellEnd"/>
      <w:r>
        <w:rPr>
          <w:rFonts w:cstheme="minorHAnsi"/>
          <w:lang w:val="en-US"/>
        </w:rPr>
        <w:t xml:space="preserve">’, to allow comparison with our influence scores. </w:t>
      </w:r>
      <w:r w:rsidR="006144B2">
        <w:rPr>
          <w:rFonts w:cstheme="minorHAnsi"/>
          <w:lang w:val="en-US"/>
        </w:rPr>
        <w:t>At time t, a</w:t>
      </w:r>
      <w:r w:rsidR="00655059">
        <w:rPr>
          <w:rFonts w:cstheme="minorHAnsi"/>
          <w:lang w:val="en-US"/>
        </w:rPr>
        <w:t xml:space="preserve"> given</w:t>
      </w:r>
      <w:r w:rsidR="006144B2">
        <w:rPr>
          <w:rFonts w:cstheme="minorHAnsi"/>
          <w:lang w:val="en-US"/>
        </w:rPr>
        <w:t xml:space="preserve"> individual was considered in the front </w:t>
      </w:r>
      <w:r w:rsidR="00655059">
        <w:rPr>
          <w:rFonts w:cstheme="minorHAnsi"/>
          <w:lang w:val="en-US"/>
        </w:rPr>
        <w:t xml:space="preserve">half </w:t>
      </w:r>
      <w:r w:rsidR="006144B2">
        <w:rPr>
          <w:rFonts w:cstheme="minorHAnsi"/>
          <w:lang w:val="en-US"/>
        </w:rPr>
        <w:t xml:space="preserve">of the group </w:t>
      </w:r>
      <w:r w:rsidR="00655059">
        <w:rPr>
          <w:rFonts w:cstheme="minorHAnsi"/>
          <w:lang w:val="en-US"/>
        </w:rPr>
        <w:t xml:space="preserve">if its front-back position was positive. </w:t>
      </w:r>
      <w:r w:rsidR="00862DE3">
        <w:rPr>
          <w:rFonts w:cstheme="minorHAnsi"/>
          <w:lang w:val="en-US"/>
        </w:rPr>
        <w:t xml:space="preserve">To </w:t>
      </w:r>
      <w:r w:rsidR="000408A6">
        <w:rPr>
          <w:rFonts w:cstheme="minorHAnsi"/>
          <w:lang w:val="en-US"/>
        </w:rPr>
        <w:t xml:space="preserve">quantify </w:t>
      </w:r>
      <w:r w:rsidR="00127176">
        <w:rPr>
          <w:rFonts w:cstheme="minorHAnsi"/>
          <w:lang w:val="en-US"/>
        </w:rPr>
        <w:t>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t>
      </w:r>
    </w:p>
    <w:p w14:paraId="0CD2B4CC" w14:textId="6BD587A4" w:rsidR="008224A7" w:rsidRDefault="008224A7" w:rsidP="008224A7">
      <w:pPr>
        <w:spacing w:line="360" w:lineRule="auto"/>
        <w:jc w:val="both"/>
        <w:rPr>
          <w:rFonts w:cstheme="minorHAnsi"/>
          <w:lang w:val="en-US"/>
        </w:rPr>
      </w:pPr>
      <w:r>
        <w:rPr>
          <w:rFonts w:cstheme="minorHAnsi"/>
          <w:lang w:val="en-US"/>
        </w:rPr>
        <w:t xml:space="preserve">To test whether individuals at the front of groups have greater influence, we computed Spearman </w:t>
      </w:r>
      <w:r w:rsidR="00231019">
        <w:rPr>
          <w:rFonts w:cstheme="minorHAnsi"/>
          <w:lang w:val="en-US"/>
        </w:rPr>
        <w:t xml:space="preserve">multilevel </w:t>
      </w:r>
      <w:r>
        <w:rPr>
          <w:rFonts w:cstheme="minorHAnsi"/>
          <w:lang w:val="en-US"/>
        </w:rPr>
        <w:t>correlation</w:t>
      </w:r>
      <w:r w:rsidR="00231019">
        <w:rPr>
          <w:rFonts w:cstheme="minorHAnsi"/>
          <w:lang w:val="en-US"/>
        </w:rPr>
        <w:t>s</w:t>
      </w:r>
      <w:r>
        <w:rPr>
          <w:rFonts w:cstheme="minorHAnsi"/>
          <w:lang w:val="en-US"/>
        </w:rPr>
        <w:t xml:space="preserve"> between the total proportion of time spent in the front for each individual and their turning and speeding influence scores</w:t>
      </w:r>
      <w:r w:rsidR="00231019">
        <w:rPr>
          <w:rFonts w:cstheme="minorHAnsi"/>
          <w:lang w:val="en-US"/>
        </w:rPr>
        <w:t>, controlling for group as a random factor</w:t>
      </w:r>
      <w:r>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7E21089F" w14:textId="68DB13CC" w:rsidR="00092024" w:rsidRPr="00345C72" w:rsidRDefault="0036157B" w:rsidP="00092024">
      <w:pPr>
        <w:spacing w:line="360" w:lineRule="auto"/>
        <w:jc w:val="both"/>
        <w:rPr>
          <w:rFonts w:cstheme="minorHAnsi"/>
          <w:b/>
          <w:bCs/>
          <w:sz w:val="28"/>
          <w:szCs w:val="28"/>
          <w:lang w:val="en-US"/>
        </w:rPr>
      </w:pPr>
      <w:r w:rsidRPr="006D69C5">
        <w:rPr>
          <w:rFonts w:cstheme="minorHAnsi"/>
          <w:b/>
          <w:bCs/>
          <w:sz w:val="28"/>
          <w:szCs w:val="28"/>
          <w:lang w:val="en-US"/>
        </w:rPr>
        <w:t>RESULTS</w:t>
      </w:r>
    </w:p>
    <w:p w14:paraId="1F8F9220" w14:textId="6E58F24A" w:rsidR="00127176" w:rsidRDefault="00D12460" w:rsidP="00127176">
      <w:pPr>
        <w:spacing w:line="360" w:lineRule="auto"/>
        <w:jc w:val="both"/>
        <w:rPr>
          <w:rFonts w:cstheme="minorHAnsi"/>
          <w:b/>
          <w:bCs/>
          <w:lang w:val="en-US"/>
        </w:rPr>
      </w:pPr>
      <w:r>
        <w:rPr>
          <w:rFonts w:cstheme="minorHAnsi"/>
          <w:b/>
          <w:bCs/>
          <w:lang w:val="en-US"/>
        </w:rPr>
        <w:t>T</w:t>
      </w:r>
      <w:r w:rsidR="00127176">
        <w:rPr>
          <w:rFonts w:cstheme="minorHAnsi"/>
          <w:b/>
          <w:bCs/>
          <w:lang w:val="en-US"/>
        </w:rPr>
        <w:t>urning influence and speeding influence scores across</w:t>
      </w:r>
      <w:r w:rsidR="006F545A">
        <w:rPr>
          <w:rFonts w:cstheme="minorHAnsi"/>
          <w:b/>
          <w:bCs/>
          <w:lang w:val="en-US"/>
        </w:rPr>
        <w:t xml:space="preserve"> social</w:t>
      </w:r>
      <w:r w:rsidR="00127176">
        <w:rPr>
          <w:rFonts w:cstheme="minorHAnsi"/>
          <w:b/>
          <w:bCs/>
          <w:lang w:val="en-US"/>
        </w:rPr>
        <w:t xml:space="preserve"> status</w:t>
      </w:r>
      <w:r w:rsidR="00DE4325">
        <w:rPr>
          <w:rFonts w:cstheme="minorHAnsi"/>
          <w:b/>
          <w:bCs/>
          <w:lang w:val="en-US"/>
        </w:rPr>
        <w:t>es</w:t>
      </w:r>
      <w:r w:rsidR="00127176">
        <w:rPr>
          <w:rFonts w:cstheme="minorHAnsi"/>
          <w:b/>
          <w:bCs/>
          <w:lang w:val="en-US"/>
        </w:rPr>
        <w:t>:</w:t>
      </w:r>
      <w:r w:rsidR="00092024" w:rsidRPr="006D69C5">
        <w:rPr>
          <w:rFonts w:cstheme="minorHAnsi"/>
          <w:b/>
          <w:bCs/>
          <w:lang w:val="en-US"/>
        </w:rPr>
        <w:t xml:space="preserve"> </w:t>
      </w:r>
    </w:p>
    <w:p w14:paraId="0767E214" w14:textId="71FDB4F0" w:rsidR="00127176" w:rsidRDefault="00231019" w:rsidP="00127176">
      <w:pPr>
        <w:spacing w:line="360" w:lineRule="auto"/>
        <w:jc w:val="both"/>
        <w:rPr>
          <w:rFonts w:cstheme="minorHAnsi"/>
          <w:lang w:val="en-US"/>
        </w:rPr>
      </w:pPr>
      <w:r>
        <w:rPr>
          <w:rFonts w:cstheme="minorHAnsi"/>
          <w:lang w:val="en-US"/>
        </w:rPr>
        <w:t>We found that individual varied substantially in their influence on group direction and speed (figure 2 and section 7 of the supplements). There was</w:t>
      </w:r>
      <w:r w:rsidR="00127176" w:rsidRPr="006D69C5">
        <w:rPr>
          <w:rFonts w:cstheme="minorHAnsi"/>
          <w:lang w:val="en-US"/>
        </w:rPr>
        <w:t xml:space="preserve"> a significant effect of status on</w:t>
      </w:r>
      <w:r w:rsidR="00127176">
        <w:rPr>
          <w:rFonts w:cstheme="minorHAnsi"/>
          <w:lang w:val="en-US"/>
        </w:rPr>
        <w:t xml:space="preserve"> </w:t>
      </w:r>
      <w:r w:rsidR="00127176" w:rsidRPr="006D69C5">
        <w:rPr>
          <w:rFonts w:cstheme="minorHAnsi"/>
          <w:lang w:val="en-US"/>
        </w:rPr>
        <w:t xml:space="preserve">turning influence score (figure 5a, F = </w:t>
      </w:r>
      <w:proofErr w:type="gramStart"/>
      <w:r w:rsidR="00127176">
        <w:rPr>
          <w:rFonts w:cstheme="minorHAnsi"/>
          <w:lang w:val="en-US"/>
        </w:rPr>
        <w:t>5.19</w:t>
      </w:r>
      <w:r w:rsidR="00127176" w:rsidRPr="006D69C5">
        <w:rPr>
          <w:rFonts w:cstheme="minorHAnsi"/>
          <w:lang w:val="en-US"/>
        </w:rPr>
        <w:t xml:space="preserve"> ;</w:t>
      </w:r>
      <w:proofErr w:type="gramEnd"/>
      <w:r w:rsidR="00127176" w:rsidRPr="006D69C5">
        <w:rPr>
          <w:rFonts w:cstheme="minorHAnsi"/>
          <w:lang w:val="en-US"/>
        </w:rPr>
        <w:t xml:space="preserve"> DF = </w:t>
      </w:r>
      <w:r w:rsidR="00127176">
        <w:rPr>
          <w:rFonts w:cstheme="minorHAnsi"/>
          <w:lang w:val="en-US"/>
        </w:rPr>
        <w:t>40</w:t>
      </w:r>
      <w:r w:rsidR="00127176" w:rsidRPr="006D69C5">
        <w:rPr>
          <w:rFonts w:cstheme="minorHAnsi"/>
          <w:lang w:val="en-US"/>
        </w:rPr>
        <w:t xml:space="preserve"> ; p-value = 0.00</w:t>
      </w:r>
      <w:r w:rsidR="00127176">
        <w:rPr>
          <w:rFonts w:cstheme="minorHAnsi"/>
          <w:lang w:val="en-US"/>
        </w:rPr>
        <w:t>18</w:t>
      </w:r>
      <w:r w:rsidR="00127176" w:rsidRPr="006D69C5">
        <w:rPr>
          <w:rFonts w:cstheme="minorHAnsi"/>
          <w:lang w:val="en-US"/>
        </w:rPr>
        <w:t xml:space="preserve">), with the dominant female’s score </w:t>
      </w:r>
      <w:r w:rsidR="00127176">
        <w:rPr>
          <w:rFonts w:cstheme="minorHAnsi"/>
          <w:lang w:val="en-US"/>
        </w:rPr>
        <w:t xml:space="preserve">consistently </w:t>
      </w:r>
      <w:r w:rsidR="00127176" w:rsidRPr="006D69C5">
        <w:rPr>
          <w:rFonts w:cstheme="minorHAnsi"/>
          <w:lang w:val="en-US"/>
        </w:rPr>
        <w:t xml:space="preserve">being </w:t>
      </w:r>
      <w:r w:rsidR="00127176">
        <w:rPr>
          <w:rFonts w:cstheme="minorHAnsi"/>
          <w:lang w:val="en-US"/>
        </w:rPr>
        <w:t>the highest or second highest of her group</w:t>
      </w:r>
      <w:r w:rsidR="00013304">
        <w:rPr>
          <w:rFonts w:cstheme="minorHAnsi"/>
          <w:lang w:val="en-US"/>
        </w:rPr>
        <w:t xml:space="preserve"> across all groups</w:t>
      </w:r>
      <w:r w:rsidR="00127176" w:rsidRPr="006D69C5">
        <w:rPr>
          <w:rFonts w:cstheme="minorHAnsi"/>
          <w:lang w:val="en-US"/>
        </w:rPr>
        <w:t xml:space="preserve">. </w:t>
      </w:r>
      <w:r w:rsidR="00127176">
        <w:rPr>
          <w:rFonts w:cstheme="minorHAnsi"/>
          <w:lang w:val="en-US"/>
        </w:rPr>
        <w:t xml:space="preserve">Post-hoc Tukey tests (see </w:t>
      </w:r>
      <w:r w:rsidR="00BD531B">
        <w:rPr>
          <w:rFonts w:cstheme="minorHAnsi"/>
          <w:lang w:val="en-US"/>
        </w:rPr>
        <w:t xml:space="preserve">section </w:t>
      </w:r>
      <w:r>
        <w:rPr>
          <w:rFonts w:cstheme="minorHAnsi"/>
          <w:lang w:val="en-US"/>
        </w:rPr>
        <w:t>6</w:t>
      </w:r>
      <w:r w:rsidR="00BD531B">
        <w:rPr>
          <w:rFonts w:cstheme="minorHAnsi"/>
          <w:lang w:val="en-US"/>
        </w:rPr>
        <w:t xml:space="preserve"> of the </w:t>
      </w:r>
      <w:r w:rsidR="00127176">
        <w:rPr>
          <w:rFonts w:cstheme="minorHAnsi"/>
          <w:lang w:val="en-US"/>
        </w:rPr>
        <w:t>Supplements) showed that the score o</w:t>
      </w:r>
      <w:r w:rsidR="00DE4325">
        <w:rPr>
          <w:rFonts w:cstheme="minorHAnsi"/>
          <w:lang w:val="en-US"/>
        </w:rPr>
        <w:t>f</w:t>
      </w:r>
      <w:r w:rsidR="00127176">
        <w:rPr>
          <w:rFonts w:cstheme="minorHAnsi"/>
          <w:lang w:val="en-US"/>
        </w:rPr>
        <w:t xml:space="preserve"> dominant female</w:t>
      </w:r>
      <w:r w:rsidR="00DE4325">
        <w:rPr>
          <w:rFonts w:cstheme="minorHAnsi"/>
          <w:lang w:val="en-US"/>
        </w:rPr>
        <w:t>s</w:t>
      </w:r>
      <w:r w:rsidR="00127176">
        <w:rPr>
          <w:rFonts w:cstheme="minorHAnsi"/>
          <w:lang w:val="en-US"/>
        </w:rPr>
        <w:t xml:space="preserve"> was overall significantly higher than the scores of </w:t>
      </w:r>
      <w:r w:rsidR="00C91E28">
        <w:rPr>
          <w:rFonts w:cstheme="minorHAnsi"/>
          <w:lang w:val="en-US"/>
        </w:rPr>
        <w:t>all</w:t>
      </w:r>
      <w:r w:rsidR="00127176">
        <w:rPr>
          <w:rFonts w:cstheme="minorHAnsi"/>
          <w:lang w:val="en-US"/>
        </w:rPr>
        <w:t xml:space="preserve"> subordinate status (</w:t>
      </w:r>
      <w:r w:rsidR="00C91E28">
        <w:rPr>
          <w:rFonts w:cstheme="minorHAnsi"/>
          <w:lang w:val="en-US"/>
        </w:rPr>
        <w:t xml:space="preserve">i.e. </w:t>
      </w:r>
      <w:r w:rsidR="00127176">
        <w:rPr>
          <w:rFonts w:cstheme="minorHAnsi"/>
          <w:lang w:val="en-US"/>
        </w:rPr>
        <w:t>non-dominant adults, yearlings and sub-adults), whereas the score of the dominant male was not significantly different from the scores of subordinat</w:t>
      </w:r>
      <w:r w:rsidR="00540989">
        <w:rPr>
          <w:rFonts w:cstheme="minorHAnsi"/>
          <w:lang w:val="en-US"/>
        </w:rPr>
        <w:t>es</w:t>
      </w:r>
      <w:r w:rsidR="00127176">
        <w:rPr>
          <w:rFonts w:cstheme="minorHAnsi"/>
          <w:lang w:val="en-US"/>
        </w:rPr>
        <w:t xml:space="preserve">.  </w:t>
      </w:r>
    </w:p>
    <w:p w14:paraId="5DF6C3B5" w14:textId="2C7EE126" w:rsidR="00127176" w:rsidRPr="00DE4325" w:rsidRDefault="00127176" w:rsidP="00092024">
      <w:pPr>
        <w:spacing w:line="360" w:lineRule="auto"/>
        <w:jc w:val="both"/>
        <w:rPr>
          <w:rFonts w:cstheme="minorHAnsi"/>
          <w:lang w:val="en-US"/>
        </w:rPr>
      </w:pPr>
      <w:r w:rsidRPr="006D69C5">
        <w:rPr>
          <w:rFonts w:cstheme="minorHAnsi"/>
          <w:lang w:val="en-US"/>
        </w:rPr>
        <w:lastRenderedPageBreak/>
        <w:t xml:space="preserve">There was </w:t>
      </w:r>
      <w:r w:rsidR="00540989">
        <w:rPr>
          <w:rFonts w:cstheme="minorHAnsi"/>
          <w:lang w:val="en-US"/>
        </w:rPr>
        <w:t xml:space="preserve">also </w:t>
      </w:r>
      <w:r>
        <w:rPr>
          <w:rFonts w:cstheme="minorHAnsi"/>
          <w:lang w:val="en-US"/>
        </w:rPr>
        <w:t>a</w:t>
      </w:r>
      <w:r w:rsidRPr="006D69C5">
        <w:rPr>
          <w:rFonts w:cstheme="minorHAnsi"/>
          <w:lang w:val="en-US"/>
        </w:rPr>
        <w:t xml:space="preserve"> significant difference between the </w:t>
      </w:r>
      <w:r>
        <w:rPr>
          <w:rFonts w:cstheme="minorHAnsi"/>
          <w:lang w:val="en-US"/>
        </w:rPr>
        <w:t xml:space="preserve">movement </w:t>
      </w:r>
      <w:r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proofErr w:type="gramStart"/>
      <w:r w:rsidR="00DE4325">
        <w:rPr>
          <w:rFonts w:cstheme="minorHAnsi"/>
          <w:lang w:val="en-US"/>
        </w:rPr>
        <w:t>3.95</w:t>
      </w:r>
      <w:r w:rsidRPr="006D69C5">
        <w:rPr>
          <w:rFonts w:cstheme="minorHAnsi"/>
          <w:lang w:val="en-US"/>
        </w:rPr>
        <w:t xml:space="preserve"> ;</w:t>
      </w:r>
      <w:proofErr w:type="gramEnd"/>
      <w:r w:rsidRPr="006D69C5">
        <w:rPr>
          <w:rFonts w:cstheme="minorHAnsi"/>
          <w:lang w:val="en-US"/>
        </w:rPr>
        <w:t xml:space="preserve"> DF = </w:t>
      </w:r>
      <w:r w:rsidR="00DE4325">
        <w:rPr>
          <w:rFonts w:cstheme="minorHAnsi"/>
          <w:lang w:val="en-US"/>
        </w:rPr>
        <w:t>40</w:t>
      </w:r>
      <w:r w:rsidRPr="006D69C5">
        <w:rPr>
          <w:rFonts w:cstheme="minorHAnsi"/>
          <w:lang w:val="en-US"/>
        </w:rPr>
        <w:t xml:space="preserve"> ; p-value = 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c Tukey tests (see</w:t>
      </w:r>
      <w:r w:rsidR="00BD531B">
        <w:rPr>
          <w:rFonts w:cstheme="minorHAnsi"/>
          <w:lang w:val="en-US"/>
        </w:rPr>
        <w:t xml:space="preserve"> section 2</w:t>
      </w:r>
      <w:r w:rsidR="00DE4325">
        <w:rPr>
          <w:rFonts w:cstheme="minorHAnsi"/>
          <w:lang w:val="en-US"/>
        </w:rPr>
        <w:t xml:space="preserve"> </w:t>
      </w:r>
      <w:r w:rsidR="00BD531B">
        <w:rPr>
          <w:rFonts w:cstheme="minorHAnsi"/>
          <w:lang w:val="en-US"/>
        </w:rPr>
        <w:t>of the S</w:t>
      </w:r>
      <w:r w:rsidR="00DE4325">
        <w:rPr>
          <w:rFonts w:cstheme="minorHAnsi"/>
          <w:lang w:val="en-US"/>
        </w:rPr>
        <w:t>upplements) showed that the score of dominant females was significantly higher than the score of yearlings and sub-adults but was not significantly different from the score of dominants males and non-dominant adults. The score of the dominant male was not significantly different from the scores of subordinate</w:t>
      </w:r>
      <w:r w:rsidR="00540989">
        <w:rPr>
          <w:rFonts w:cstheme="minorHAnsi"/>
          <w:lang w:val="en-US"/>
        </w:rPr>
        <w:t>s</w:t>
      </w:r>
      <w:r w:rsidR="00DE4325">
        <w:rPr>
          <w:rFonts w:cstheme="minorHAnsi"/>
          <w:lang w:val="en-US"/>
        </w:rPr>
        <w:t xml:space="preserve">.  </w:t>
      </w:r>
    </w:p>
    <w:p w14:paraId="0E1E17C8" w14:textId="5ADD1D14" w:rsidR="00127176" w:rsidRDefault="007A7122" w:rsidP="00127176">
      <w:pPr>
        <w:spacing w:line="240" w:lineRule="auto"/>
        <w:jc w:val="both"/>
        <w:rPr>
          <w:rFonts w:ascii="Arial" w:hAnsi="Arial" w:cs="Arial"/>
          <w:sz w:val="16"/>
          <w:szCs w:val="16"/>
          <w:lang w:val="en-US"/>
        </w:rPr>
      </w:pPr>
      <w:r>
        <w:rPr>
          <w:rFonts w:cstheme="minorHAnsi"/>
          <w:noProof/>
          <w:lang w:val="en-US"/>
        </w:rPr>
        <mc:AlternateContent>
          <mc:Choice Requires="wpg">
            <w:drawing>
              <wp:anchor distT="0" distB="0" distL="114300" distR="114300" simplePos="0" relativeHeight="251681792" behindDoc="0" locked="0" layoutInCell="1" allowOverlap="1" wp14:anchorId="2453B74C" wp14:editId="0700C4FB">
                <wp:simplePos x="0" y="0"/>
                <wp:positionH relativeFrom="column">
                  <wp:posOffset>-276225</wp:posOffset>
                </wp:positionH>
                <wp:positionV relativeFrom="paragraph">
                  <wp:posOffset>-17145</wp:posOffset>
                </wp:positionV>
                <wp:extent cx="6593840" cy="6108700"/>
                <wp:effectExtent l="0" t="0" r="0" b="6350"/>
                <wp:wrapTopAndBottom/>
                <wp:docPr id="42" name="Group 42"/>
                <wp:cNvGraphicFramePr/>
                <a:graphic xmlns:a="http://schemas.openxmlformats.org/drawingml/2006/main">
                  <a:graphicData uri="http://schemas.microsoft.com/office/word/2010/wordprocessingGroup">
                    <wpg:wgp>
                      <wpg:cNvGrpSpPr/>
                      <wpg:grpSpPr>
                        <a:xfrm>
                          <a:off x="0" y="0"/>
                          <a:ext cx="6593840" cy="6108700"/>
                          <a:chOff x="0" y="0"/>
                          <a:chExt cx="6593840" cy="6108700"/>
                        </a:xfrm>
                      </wpg:grpSpPr>
                      <wpg:grpSp>
                        <wpg:cNvPr id="41" name="Group 41"/>
                        <wpg:cNvGrpSpPr/>
                        <wpg:grpSpPr>
                          <a:xfrm>
                            <a:off x="0" y="12700"/>
                            <a:ext cx="3547110" cy="6096000"/>
                            <a:chOff x="0" y="-25400"/>
                            <a:chExt cx="3547110" cy="6096000"/>
                          </a:xfrm>
                        </wpg:grpSpPr>
                        <pic:pic xmlns:pic="http://schemas.openxmlformats.org/drawingml/2006/picture">
                          <pic:nvPicPr>
                            <pic:cNvPr id="27" name="Picture 27"/>
                            <pic:cNvPicPr>
                              <a:picLocks noChangeAspect="1"/>
                            </pic:cNvPicPr>
                          </pic:nvPicPr>
                          <pic:blipFill rotWithShape="1">
                            <a:blip r:embed="rId12" cstate="print">
                              <a:extLst>
                                <a:ext uri="{28A0092B-C50C-407E-A947-70E740481C1C}">
                                  <a14:useLocalDpi xmlns:a14="http://schemas.microsoft.com/office/drawing/2010/main" val="0"/>
                                </a:ext>
                              </a:extLst>
                            </a:blip>
                            <a:srcRect t="5098"/>
                            <a:stretch/>
                          </pic:blipFill>
                          <pic:spPr bwMode="auto">
                            <a:xfrm>
                              <a:off x="0" y="171450"/>
                              <a:ext cx="3547110" cy="58991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92124" y="-25400"/>
                              <a:ext cx="422274" cy="403224"/>
                            </a:xfrm>
                            <a:prstGeom prst="rect">
                              <a:avLst/>
                            </a:prstGeom>
                            <a:noFill/>
                            <a:ln w="9525">
                              <a:noFill/>
                              <a:miter lim="800000"/>
                              <a:headEnd/>
                              <a:tailEnd/>
                            </a:ln>
                          </wps:spPr>
                          <wps:txbx>
                            <w:txbxContent>
                              <w:p w14:paraId="5641BB29" w14:textId="301E2D4A" w:rsidR="00231019" w:rsidRPr="00AE3976" w:rsidRDefault="00231019" w:rsidP="006A6C39">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39" name="Group 39"/>
                        <wpg:cNvGrpSpPr/>
                        <wpg:grpSpPr>
                          <a:xfrm>
                            <a:off x="3524250" y="0"/>
                            <a:ext cx="3069590" cy="6090920"/>
                            <a:chOff x="0" y="0"/>
                            <a:chExt cx="3069590" cy="6090920"/>
                          </a:xfrm>
                        </wpg:grpSpPr>
                        <pic:pic xmlns:pic="http://schemas.openxmlformats.org/drawingml/2006/picture">
                          <pic:nvPicPr>
                            <pic:cNvPr id="28" name="Picture 28"/>
                            <pic:cNvPicPr>
                              <a:picLocks noChangeAspect="1"/>
                            </pic:cNvPicPr>
                          </pic:nvPicPr>
                          <pic:blipFill rotWithShape="1">
                            <a:blip r:embed="rId13" cstate="print">
                              <a:extLst>
                                <a:ext uri="{28A0092B-C50C-407E-A947-70E740481C1C}">
                                  <a14:useLocalDpi xmlns:a14="http://schemas.microsoft.com/office/drawing/2010/main" val="0"/>
                                </a:ext>
                              </a:extLst>
                            </a:blip>
                            <a:srcRect l="14066" t="5249"/>
                            <a:stretch/>
                          </pic:blipFill>
                          <pic:spPr bwMode="auto">
                            <a:xfrm>
                              <a:off x="19050" y="209550"/>
                              <a:ext cx="3050540" cy="5881370"/>
                            </a:xfrm>
                            <a:prstGeom prst="rect">
                              <a:avLst/>
                            </a:prstGeom>
                            <a:noFill/>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0"/>
                              <a:ext cx="324484" cy="403224"/>
                            </a:xfrm>
                            <a:prstGeom prst="rect">
                              <a:avLst/>
                            </a:prstGeom>
                            <a:noFill/>
                            <a:ln w="9525">
                              <a:noFill/>
                              <a:miter lim="800000"/>
                              <a:headEnd/>
                              <a:tailEnd/>
                            </a:ln>
                          </wps:spPr>
                          <wps:txbx>
                            <w:txbxContent>
                              <w:p w14:paraId="29794E15" w14:textId="2BE4F206" w:rsidR="00231019" w:rsidRPr="00AE3976" w:rsidRDefault="00231019" w:rsidP="006A6C39">
                                <w:pPr>
                                  <w:rPr>
                                    <w:b/>
                                    <w:sz w:val="24"/>
                                    <w:szCs w:val="24"/>
                                    <w:lang w:val="en-US"/>
                                  </w:rPr>
                                </w:pPr>
                                <w:r w:rsidRPr="00AE3976">
                                  <w:rPr>
                                    <w:b/>
                                    <w:sz w:val="24"/>
                                    <w:szCs w:val="24"/>
                                  </w:rPr>
                                  <w:t>B</w:t>
                                </w:r>
                              </w:p>
                            </w:txbxContent>
                          </wps:txbx>
                          <wps:bodyPr rot="0" vert="horz" wrap="square" lIns="91440" tIns="45720" rIns="91440" bIns="45720" anchor="t" anchorCtr="0">
                            <a:spAutoFit/>
                          </wps:bodyPr>
                        </wps:wsp>
                      </wpg:grpSp>
                    </wpg:wgp>
                  </a:graphicData>
                </a:graphic>
              </wp:anchor>
            </w:drawing>
          </mc:Choice>
          <mc:Fallback>
            <w:pict>
              <v:group w14:anchorId="2453B74C" id="Group 42" o:spid="_x0000_s1027" style="position:absolute;left:0;text-align:left;margin-left:-21.75pt;margin-top:-1.35pt;width:519.2pt;height:481pt;z-index:251681792" coordsize="65938,61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">
                <v:group id="Group 41" o:spid="_x0000_s1028" style="position:absolute;top:127;width:35471;height:60960" coordorigin=",-254" coordsize="35471,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top:1714;width:35471;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">
                    <v:imagedata r:id="rId14" o:title="" croptop="3341f"/>
                  </v:shape>
                  <v:shape id="Text Box 2" o:spid="_x0000_s1030" type="#_x0000_t202" style="position:absolute;left:4921;top:-254;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5641BB29" w14:textId="301E2D4A" w:rsidR="00231019" w:rsidRPr="00AE3976" w:rsidRDefault="00231019" w:rsidP="006A6C39">
                          <w:pPr>
                            <w:rPr>
                              <w:b/>
                              <w:sz w:val="24"/>
                              <w:szCs w:val="24"/>
                              <w:lang w:val="en-US"/>
                            </w:rPr>
                          </w:pPr>
                          <w:r w:rsidRPr="00AE3976">
                            <w:rPr>
                              <w:b/>
                              <w:sz w:val="24"/>
                              <w:szCs w:val="24"/>
                            </w:rPr>
                            <w:t>A</w:t>
                          </w:r>
                        </w:p>
                      </w:txbxContent>
                    </v:textbox>
                  </v:shape>
                </v:group>
                <v:group id="Group 39" o:spid="_x0000_s1031" style="position:absolute;left:35242;width:30696;height:60909" coordsize="30695,6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28" o:spid="_x0000_s1032" type="#_x0000_t75" style="position:absolute;left:190;top:2095;width:30505;height:58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">
                    <v:imagedata r:id="rId15" o:title="" croptop="3440f" cropleft="9218f"/>
                  </v:shape>
                  <v:shape id="Text Box 2" o:spid="_x0000_s1033" type="#_x0000_t202" style="position:absolute;width:324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29794E15" w14:textId="2BE4F206" w:rsidR="00231019" w:rsidRPr="00AE3976" w:rsidRDefault="00231019" w:rsidP="006A6C39">
                          <w:pPr>
                            <w:rPr>
                              <w:b/>
                              <w:sz w:val="24"/>
                              <w:szCs w:val="24"/>
                              <w:lang w:val="en-US"/>
                            </w:rPr>
                          </w:pPr>
                          <w:r w:rsidRPr="00AE3976">
                            <w:rPr>
                              <w:b/>
                              <w:sz w:val="24"/>
                              <w:szCs w:val="24"/>
                            </w:rPr>
                            <w:t>B</w:t>
                          </w:r>
                        </w:p>
                      </w:txbxContent>
                    </v:textbox>
                  </v:shape>
                </v:group>
                <w10:wrap type="topAndBottom"/>
              </v:group>
            </w:pict>
          </mc:Fallback>
        </mc:AlternateContent>
      </w:r>
      <w:r w:rsidR="00127176" w:rsidRPr="006D69C5">
        <w:rPr>
          <w:rFonts w:ascii="Arial" w:hAnsi="Arial" w:cs="Arial"/>
          <w:sz w:val="16"/>
          <w:szCs w:val="16"/>
          <w:lang w:val="en-US"/>
        </w:rPr>
        <w:t xml:space="preserve">Figure </w:t>
      </w:r>
      <w:r w:rsidR="00D10091">
        <w:rPr>
          <w:rFonts w:ascii="Arial" w:hAnsi="Arial" w:cs="Arial"/>
          <w:sz w:val="16"/>
          <w:szCs w:val="16"/>
          <w:lang w:val="en-US"/>
        </w:rPr>
        <w:t>2</w:t>
      </w:r>
      <w:r w:rsidR="00127176" w:rsidRPr="006D69C5">
        <w:rPr>
          <w:rFonts w:ascii="Arial" w:hAnsi="Arial" w:cs="Arial"/>
          <w:sz w:val="16"/>
          <w:szCs w:val="16"/>
          <w:lang w:val="en-US"/>
        </w:rPr>
        <w:t>. Predicted influence scores for each recorded individual (colored dots) in the 5 study groups (vertical axis). Dot color indicates individual status as shown in the legend</w:t>
      </w:r>
      <w:r w:rsidR="00127176">
        <w:rPr>
          <w:rFonts w:ascii="Arial" w:hAnsi="Arial" w:cs="Arial"/>
          <w:sz w:val="16"/>
          <w:szCs w:val="16"/>
          <w:lang w:val="en-US"/>
        </w:rPr>
        <w:t>, dot size is proportional to the quantity of data available</w:t>
      </w:r>
      <w:r w:rsidR="00DE4868">
        <w:rPr>
          <w:rFonts w:ascii="Arial" w:hAnsi="Arial" w:cs="Arial"/>
          <w:sz w:val="16"/>
          <w:szCs w:val="16"/>
          <w:lang w:val="en-US"/>
        </w:rPr>
        <w:t>.</w:t>
      </w:r>
      <w:r w:rsidR="00DE4868" w:rsidRPr="00DE4868">
        <w:rPr>
          <w:rFonts w:ascii="Arial" w:hAnsi="Arial" w:cs="Arial"/>
          <w:sz w:val="16"/>
          <w:szCs w:val="16"/>
          <w:lang w:val="en-US"/>
        </w:rPr>
        <w:t xml:space="preserve"> </w:t>
      </w:r>
      <w:r w:rsidR="00DE4868">
        <w:rPr>
          <w:rFonts w:ascii="Arial" w:hAnsi="Arial" w:cs="Arial"/>
          <w:sz w:val="16"/>
          <w:szCs w:val="16"/>
          <w:lang w:val="en-US"/>
        </w:rPr>
        <w:t>Dotted vertical lines represent baseline probabilit</w:t>
      </w:r>
      <w:r w:rsidR="00E11035">
        <w:rPr>
          <w:rFonts w:ascii="Arial" w:hAnsi="Arial" w:cs="Arial"/>
          <w:sz w:val="16"/>
          <w:szCs w:val="16"/>
          <w:lang w:val="en-US"/>
        </w:rPr>
        <w:t>ies</w:t>
      </w:r>
      <w:r w:rsidR="00DE4868">
        <w:rPr>
          <w:rFonts w:ascii="Arial" w:hAnsi="Arial" w:cs="Arial"/>
          <w:sz w:val="16"/>
          <w:szCs w:val="16"/>
          <w:lang w:val="en-US"/>
        </w:rPr>
        <w:t xml:space="preserve"> for the outcome of group decision (50% percent chance of turning left or right for turning influence and overall probability to speed up for each group for speeding influence). </w:t>
      </w:r>
      <w:r w:rsidR="00127176" w:rsidRPr="006D69C5">
        <w:rPr>
          <w:rFonts w:ascii="Arial" w:hAnsi="Arial" w:cs="Arial"/>
          <w:sz w:val="16"/>
          <w:szCs w:val="16"/>
          <w:lang w:val="en-US"/>
        </w:rPr>
        <w:t xml:space="preserve"> (</w:t>
      </w:r>
      <w:r w:rsidR="00087EDB">
        <w:rPr>
          <w:rFonts w:ascii="Arial" w:hAnsi="Arial" w:cs="Arial"/>
          <w:sz w:val="16"/>
          <w:szCs w:val="16"/>
          <w:lang w:val="en-US"/>
        </w:rPr>
        <w:t>A</w:t>
      </w:r>
      <w:r w:rsidR="00127176" w:rsidRPr="006D69C5">
        <w:rPr>
          <w:rFonts w:ascii="Arial" w:hAnsi="Arial" w:cs="Arial"/>
          <w:sz w:val="16"/>
          <w:szCs w:val="16"/>
          <w:lang w:val="en-US"/>
        </w:rPr>
        <w:t>) Turning influence score represents the probability that the group turns toward the same direction (left or right) that individual was moving to. (</w:t>
      </w:r>
      <w:r w:rsidR="00087EDB">
        <w:rPr>
          <w:rFonts w:ascii="Arial" w:hAnsi="Arial" w:cs="Arial"/>
          <w:sz w:val="16"/>
          <w:szCs w:val="16"/>
          <w:lang w:val="en-US"/>
        </w:rPr>
        <w:t>B</w:t>
      </w:r>
      <w:r w:rsidR="00127176" w:rsidRPr="006D69C5">
        <w:rPr>
          <w:rFonts w:ascii="Arial" w:hAnsi="Arial" w:cs="Arial"/>
          <w:sz w:val="16"/>
          <w:szCs w:val="16"/>
          <w:lang w:val="en-US"/>
        </w:rPr>
        <w:t>) Speeding influence score represents the probability that the group speeds up after that individual had sped up towards the front of the group.</w:t>
      </w:r>
    </w:p>
    <w:p w14:paraId="6F22E6FF" w14:textId="3C1679B8" w:rsidR="00C97E1A" w:rsidRDefault="00C97E1A" w:rsidP="004307E4">
      <w:pPr>
        <w:spacing w:line="240" w:lineRule="auto"/>
        <w:jc w:val="both"/>
        <w:rPr>
          <w:rFonts w:cstheme="minorHAnsi"/>
          <w:lang w:val="en-US"/>
        </w:rPr>
      </w:pPr>
    </w:p>
    <w:p w14:paraId="45484ECD" w14:textId="3FD89D79" w:rsidR="00C97E1A" w:rsidRPr="00C97E1A" w:rsidRDefault="00C97E1A" w:rsidP="004307E4">
      <w:pPr>
        <w:spacing w:line="240" w:lineRule="auto"/>
        <w:jc w:val="both"/>
        <w:rPr>
          <w:rFonts w:cstheme="minorHAnsi"/>
          <w:bCs/>
          <w:lang w:val="en-US"/>
        </w:rPr>
      </w:pPr>
      <w:r w:rsidRPr="00C97E1A">
        <w:rPr>
          <w:rFonts w:cstheme="minorHAnsi"/>
          <w:bCs/>
          <w:lang w:val="en-US"/>
        </w:rPr>
        <w:lastRenderedPageBreak/>
        <w:t xml:space="preserve">There was a positive correlation between </w:t>
      </w:r>
      <w:r>
        <w:rPr>
          <w:rFonts w:cstheme="minorHAnsi"/>
          <w:bCs/>
          <w:lang w:val="en-US"/>
        </w:rPr>
        <w:t xml:space="preserve">turning and speeding influence scores, (figure </w:t>
      </w:r>
      <w:r w:rsidR="009F2194">
        <w:rPr>
          <w:rFonts w:cstheme="minorHAnsi"/>
          <w:bCs/>
          <w:lang w:val="en-US"/>
        </w:rPr>
        <w:t>5</w:t>
      </w:r>
      <w:r>
        <w:rPr>
          <w:rFonts w:cstheme="minorHAnsi"/>
          <w:bCs/>
          <w:lang w:val="en-US"/>
        </w:rPr>
        <w:t>, F=14.</w:t>
      </w:r>
      <w:proofErr w:type="gramStart"/>
      <w:r>
        <w:rPr>
          <w:rFonts w:cstheme="minorHAnsi"/>
          <w:bCs/>
          <w:lang w:val="en-US"/>
        </w:rPr>
        <w:t>62 ;</w:t>
      </w:r>
      <w:proofErr w:type="gramEnd"/>
      <w:r>
        <w:rPr>
          <w:rFonts w:cstheme="minorHAnsi"/>
          <w:bCs/>
          <w:lang w:val="en-US"/>
        </w:rPr>
        <w:t xml:space="preserve"> DF = 47 ; p-value &lt; 0.001).</w:t>
      </w:r>
    </w:p>
    <w:p w14:paraId="42CF7E8C" w14:textId="1E31395F" w:rsidR="00153648" w:rsidRPr="006D69C5" w:rsidRDefault="00153648" w:rsidP="00F41E04">
      <w:pPr>
        <w:spacing w:line="240" w:lineRule="auto"/>
        <w:jc w:val="both"/>
        <w:rPr>
          <w:rFonts w:ascii="Arial" w:hAnsi="Arial" w:cs="Arial"/>
          <w:sz w:val="16"/>
          <w:szCs w:val="16"/>
          <w:lang w:val="en-US"/>
        </w:rPr>
      </w:pPr>
    </w:p>
    <w:p w14:paraId="4A1701F6" w14:textId="3E2D4177"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34BD8EB9" w14:textId="1AEBC0F4" w:rsidR="00F41E04" w:rsidRPr="009F2194" w:rsidRDefault="00540989" w:rsidP="009F2194">
      <w:pPr>
        <w:spacing w:line="360" w:lineRule="auto"/>
        <w:jc w:val="both"/>
        <w:rPr>
          <w:rFonts w:cstheme="minorHAnsi"/>
          <w:lang w:val="en-US"/>
        </w:rPr>
      </w:pPr>
      <w:r w:rsidRPr="006D69C5">
        <w:rPr>
          <w:rFonts w:cstheme="minorHAnsi"/>
          <w:lang w:val="en-US"/>
        </w:rPr>
        <w:t xml:space="preserve">We found </w:t>
      </w:r>
      <w:r>
        <w:rPr>
          <w:rFonts w:cstheme="minorHAnsi"/>
          <w:lang w:val="en-US"/>
        </w:rPr>
        <w:t>that the</w:t>
      </w:r>
      <w:r w:rsidRPr="006D69C5">
        <w:rPr>
          <w:rFonts w:cstheme="minorHAnsi"/>
          <w:lang w:val="en-US"/>
        </w:rPr>
        <w:t xml:space="preserve"> </w:t>
      </w:r>
      <w:r>
        <w:rPr>
          <w:rFonts w:cstheme="minorHAnsi"/>
          <w:lang w:val="en-US"/>
        </w:rPr>
        <w:t xml:space="preserve">association between the </w:t>
      </w:r>
      <w:r w:rsidRPr="006D69C5">
        <w:rPr>
          <w:rFonts w:cstheme="minorHAnsi"/>
          <w:lang w:val="en-US"/>
        </w:rPr>
        <w:t xml:space="preserve">time spent in the front half of the group </w:t>
      </w:r>
      <w:r>
        <w:rPr>
          <w:rFonts w:cstheme="minorHAnsi"/>
          <w:lang w:val="en-US"/>
        </w:rPr>
        <w:t>and the social status of individuals varied</w:t>
      </w:r>
      <w:r w:rsidRPr="006D69C5">
        <w:rPr>
          <w:rFonts w:cstheme="minorHAnsi"/>
          <w:lang w:val="en-US"/>
        </w:rPr>
        <w:t xml:space="preserve"> between groups (figure </w:t>
      </w:r>
      <w:r>
        <w:rPr>
          <w:rFonts w:cstheme="minorHAnsi"/>
          <w:lang w:val="en-US"/>
        </w:rPr>
        <w:t>6</w:t>
      </w:r>
      <w:r w:rsidRPr="006D69C5">
        <w:rPr>
          <w:rFonts w:cstheme="minorHAnsi"/>
          <w:lang w:val="en-US"/>
        </w:rPr>
        <w:t>)</w:t>
      </w:r>
      <w:r>
        <w:rPr>
          <w:rFonts w:cstheme="minorHAnsi"/>
          <w:lang w:val="en-US"/>
        </w:rPr>
        <w:t>, with some showing a trend towards</w:t>
      </w:r>
      <w:r w:rsidRPr="006D69C5">
        <w:rPr>
          <w:rFonts w:cstheme="minorHAnsi"/>
          <w:lang w:val="en-US"/>
        </w:rPr>
        <w:t xml:space="preserve"> </w:t>
      </w:r>
      <w:r>
        <w:rPr>
          <w:rFonts w:cstheme="minorHAnsi"/>
          <w:lang w:val="en-US"/>
        </w:rPr>
        <w:t>more time spent in the front by the dominant female (HM2017, HM2019, NQ2021), some showing the opposite</w:t>
      </w:r>
      <w:r w:rsidR="00C97E1A">
        <w:rPr>
          <w:rFonts w:cstheme="minorHAnsi"/>
          <w:lang w:val="en-US"/>
        </w:rPr>
        <w:t xml:space="preserve"> </w:t>
      </w:r>
      <w:r>
        <w:rPr>
          <w:rFonts w:cstheme="minorHAnsi"/>
          <w:lang w:val="en-US"/>
        </w:rPr>
        <w:t>effect (ZU21) and others no effect (L2019)</w:t>
      </w:r>
      <w:r w:rsidRPr="006D69C5">
        <w:rPr>
          <w:rFonts w:cstheme="minorHAnsi"/>
          <w:lang w:val="en-US"/>
        </w:rPr>
        <w:t xml:space="preserve">. The dominant male was </w:t>
      </w:r>
      <w:r>
        <w:rPr>
          <w:rFonts w:cstheme="minorHAnsi"/>
          <w:lang w:val="en-US"/>
        </w:rPr>
        <w:t>always</w:t>
      </w:r>
      <w:r w:rsidRPr="006D69C5">
        <w:rPr>
          <w:rFonts w:cstheme="minorHAnsi"/>
          <w:lang w:val="en-US"/>
        </w:rPr>
        <w:t xml:space="preserve"> more in the back half of the group, except in L201</w:t>
      </w:r>
      <w:r>
        <w:rPr>
          <w:rFonts w:cstheme="minorHAnsi"/>
          <w:lang w:val="en-US"/>
        </w:rPr>
        <w:t>9.</w:t>
      </w:r>
      <w:r w:rsidRPr="006D69C5">
        <w:rPr>
          <w:rFonts w:cstheme="minorHAnsi"/>
          <w:lang w:val="en-US"/>
        </w:rPr>
        <w:t xml:space="preserve"> </w:t>
      </w:r>
    </w:p>
    <w:p w14:paraId="5F2154D6" w14:textId="409C4FEC" w:rsidR="00153648" w:rsidRPr="009F2194" w:rsidRDefault="007A7122" w:rsidP="009F2194">
      <w:pPr>
        <w:pStyle w:val="ListParagraph"/>
        <w:spacing w:line="240" w:lineRule="auto"/>
        <w:jc w:val="both"/>
        <w:rPr>
          <w:rFonts w:cstheme="minorHAnsi"/>
          <w:sz w:val="16"/>
          <w:szCs w:val="16"/>
          <w:lang w:val="en-US"/>
        </w:rPr>
      </w:pPr>
      <w:r>
        <w:rPr>
          <w:rFonts w:cstheme="minorHAnsi"/>
          <w:noProof/>
          <w:lang w:val="en-US"/>
        </w:rPr>
        <w:drawing>
          <wp:anchor distT="0" distB="0" distL="114300" distR="114300" simplePos="0" relativeHeight="251713536" behindDoc="0" locked="0" layoutInCell="1" allowOverlap="1" wp14:anchorId="329D2C82" wp14:editId="43917287">
            <wp:simplePos x="0" y="0"/>
            <wp:positionH relativeFrom="margin">
              <wp:posOffset>609600</wp:posOffset>
            </wp:positionH>
            <wp:positionV relativeFrom="paragraph">
              <wp:posOffset>-113030</wp:posOffset>
            </wp:positionV>
            <wp:extent cx="4514850" cy="60153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4850" cy="601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648" w:rsidRPr="006D69C5">
        <w:rPr>
          <w:rFonts w:cstheme="minorHAnsi"/>
          <w:sz w:val="16"/>
          <w:szCs w:val="16"/>
          <w:lang w:val="en-US"/>
        </w:rPr>
        <w:t xml:space="preserve">Figure </w:t>
      </w:r>
      <w:r w:rsidR="00D10091">
        <w:rPr>
          <w:rFonts w:cstheme="minorHAnsi"/>
          <w:sz w:val="16"/>
          <w:szCs w:val="16"/>
          <w:lang w:val="en-US"/>
        </w:rPr>
        <w:t>3</w:t>
      </w:r>
      <w:r w:rsidR="00153648" w:rsidRPr="006D69C5">
        <w:rPr>
          <w:rFonts w:cstheme="minorHAnsi"/>
          <w:sz w:val="16"/>
          <w:szCs w:val="16"/>
          <w:lang w:val="en-US"/>
        </w:rPr>
        <w:t xml:space="preserve">. </w:t>
      </w:r>
      <w:r w:rsidR="00F60B59">
        <w:rPr>
          <w:rFonts w:cstheme="minorHAnsi"/>
          <w:sz w:val="16"/>
          <w:szCs w:val="16"/>
          <w:lang w:val="en-US"/>
        </w:rPr>
        <w:t xml:space="preserve">Distribution of the proportion of time </w:t>
      </w:r>
      <w:r w:rsidR="00E43AAA">
        <w:rPr>
          <w:rFonts w:cstheme="minorHAnsi"/>
          <w:sz w:val="16"/>
          <w:szCs w:val="16"/>
          <w:lang w:val="en-US"/>
        </w:rPr>
        <w:t>steps</w:t>
      </w:r>
      <w:r w:rsidR="00F60B59">
        <w:rPr>
          <w:rFonts w:cstheme="minorHAnsi"/>
          <w:sz w:val="16"/>
          <w:szCs w:val="16"/>
          <w:lang w:val="en-US"/>
        </w:rPr>
        <w:t xml:space="preserve"> spent in the front half of the group over one-hour time period</w:t>
      </w:r>
      <w:r w:rsidR="00E43AAA">
        <w:rPr>
          <w:rFonts w:cstheme="minorHAnsi"/>
          <w:sz w:val="16"/>
          <w:szCs w:val="16"/>
          <w:lang w:val="en-US"/>
        </w:rPr>
        <w:t>s</w:t>
      </w:r>
      <w:r w:rsidR="00F60B59">
        <w:rPr>
          <w:rFonts w:cstheme="minorHAnsi"/>
          <w:sz w:val="16"/>
          <w:szCs w:val="16"/>
          <w:lang w:val="en-US"/>
        </w:rPr>
        <w:t xml:space="preserve">, for each individual </w:t>
      </w:r>
      <w:r w:rsidR="00153648" w:rsidRPr="006D69C5">
        <w:rPr>
          <w:rFonts w:cstheme="minorHAnsi"/>
          <w:sz w:val="16"/>
          <w:szCs w:val="16"/>
          <w:lang w:val="en-US"/>
        </w:rPr>
        <w:t>in the 5 study groups (vertical axis).</w:t>
      </w:r>
      <w:r w:rsidR="00F60B59">
        <w:rPr>
          <w:rFonts w:cstheme="minorHAnsi"/>
          <w:sz w:val="16"/>
          <w:szCs w:val="16"/>
          <w:lang w:val="en-US"/>
        </w:rPr>
        <w:t xml:space="preserve"> Shape</w:t>
      </w:r>
      <w:r w:rsidR="00153648"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w:t>
      </w:r>
      <w:r w:rsidR="00E43AAA">
        <w:rPr>
          <w:rFonts w:cstheme="minorHAnsi"/>
          <w:sz w:val="16"/>
          <w:szCs w:val="16"/>
          <w:lang w:val="en-US"/>
        </w:rPr>
        <w:t xml:space="preserve">Light </w:t>
      </w:r>
      <w:r w:rsidR="00F60B59">
        <w:rPr>
          <w:rFonts w:cstheme="minorHAnsi"/>
          <w:sz w:val="16"/>
          <w:szCs w:val="16"/>
          <w:lang w:val="en-US"/>
        </w:rPr>
        <w:t xml:space="preserve">vertical lines within each shape indicates the overall mean proportion of time spent in the front half of the group for that individual. Vertical dotted line indicates equal amount of time spent in the front and in the back half of the group. </w:t>
      </w:r>
    </w:p>
    <w:p w14:paraId="56467A47" w14:textId="15F9A53A" w:rsidR="00970204" w:rsidRDefault="0058611F" w:rsidP="00240432">
      <w:pPr>
        <w:spacing w:line="360" w:lineRule="auto"/>
        <w:jc w:val="both"/>
        <w:rPr>
          <w:rFonts w:cstheme="minorHAnsi"/>
          <w:bCs/>
          <w:lang w:val="en-US"/>
        </w:rPr>
      </w:pPr>
      <w:r>
        <w:rPr>
          <w:rFonts w:cstheme="minorHAnsi"/>
          <w:bCs/>
          <w:lang w:val="en-US"/>
        </w:rPr>
        <w:lastRenderedPageBreak/>
        <w:t>With group controlled for as a random factor, w</w:t>
      </w:r>
      <w:r w:rsidR="00856CD0" w:rsidRPr="00856CD0">
        <w:rPr>
          <w:rFonts w:cstheme="minorHAnsi"/>
          <w:bCs/>
          <w:lang w:val="en-US"/>
        </w:rPr>
        <w:t xml:space="preserve">e found </w:t>
      </w:r>
      <w:r>
        <w:rPr>
          <w:rFonts w:cstheme="minorHAnsi"/>
          <w:bCs/>
          <w:lang w:val="en-US"/>
        </w:rPr>
        <w:t>weak</w:t>
      </w:r>
      <w:r w:rsidR="00856CD0" w:rsidRPr="00856CD0">
        <w:rPr>
          <w:rFonts w:cstheme="minorHAnsi"/>
          <w:bCs/>
          <w:lang w:val="en-US"/>
        </w:rPr>
        <w:t xml:space="preserve"> positive </w:t>
      </w:r>
      <w:r w:rsidR="00856CD0">
        <w:rPr>
          <w:rFonts w:cstheme="minorHAnsi"/>
          <w:bCs/>
          <w:lang w:val="en-US"/>
        </w:rPr>
        <w:t>correlation</w:t>
      </w:r>
      <w:r>
        <w:rPr>
          <w:rFonts w:cstheme="minorHAnsi"/>
          <w:bCs/>
          <w:lang w:val="en-US"/>
        </w:rPr>
        <w:t>s</w:t>
      </w:r>
      <w:r w:rsidR="00856CD0">
        <w:rPr>
          <w:rFonts w:cstheme="minorHAnsi"/>
          <w:bCs/>
          <w:lang w:val="en-US"/>
        </w:rPr>
        <w:t xml:space="preserve"> between</w:t>
      </w:r>
      <w:r>
        <w:rPr>
          <w:rFonts w:cstheme="minorHAnsi"/>
          <w:bCs/>
          <w:lang w:val="en-US"/>
        </w:rPr>
        <w:t xml:space="preserve"> turning influence scores and speeding influence scores (r=0.5, p &lt; 0.001, figure 4.a</w:t>
      </w:r>
      <w:proofErr w:type="gramStart"/>
      <w:r>
        <w:rPr>
          <w:rFonts w:cstheme="minorHAnsi"/>
          <w:bCs/>
          <w:lang w:val="en-US"/>
        </w:rPr>
        <w:t xml:space="preserve">), </w:t>
      </w:r>
      <w:r w:rsidR="00856CD0">
        <w:rPr>
          <w:rFonts w:cstheme="minorHAnsi"/>
          <w:bCs/>
          <w:lang w:val="en-US"/>
        </w:rPr>
        <w:t xml:space="preserve"> turning</w:t>
      </w:r>
      <w:proofErr w:type="gramEnd"/>
      <w:r w:rsidR="00856CD0">
        <w:rPr>
          <w:rFonts w:cstheme="minorHAnsi"/>
          <w:bCs/>
          <w:lang w:val="en-US"/>
        </w:rPr>
        <w:t xml:space="preserve"> influence score</w:t>
      </w:r>
      <w:r>
        <w:rPr>
          <w:rFonts w:cstheme="minorHAnsi"/>
          <w:bCs/>
          <w:lang w:val="en-US"/>
        </w:rPr>
        <w:t>s</w:t>
      </w:r>
      <w:r w:rsidR="00856CD0">
        <w:rPr>
          <w:rFonts w:cstheme="minorHAnsi"/>
          <w:bCs/>
          <w:lang w:val="en-US"/>
        </w:rPr>
        <w:t xml:space="preserve"> and overall proportion of time spent in the front half (</w:t>
      </w:r>
      <w:r>
        <w:rPr>
          <w:rFonts w:cstheme="minorHAnsi"/>
          <w:bCs/>
          <w:lang w:val="en-US"/>
        </w:rPr>
        <w:t>r=0.37, p=0.008, figure 4.b</w:t>
      </w:r>
      <w:r w:rsidR="00437B75">
        <w:rPr>
          <w:rFonts w:cstheme="minorHAnsi"/>
          <w:bCs/>
          <w:lang w:val="en-US"/>
        </w:rPr>
        <w:t xml:space="preserve">), </w:t>
      </w:r>
      <w:r>
        <w:rPr>
          <w:rFonts w:cstheme="minorHAnsi"/>
          <w:bCs/>
          <w:lang w:val="en-US"/>
        </w:rPr>
        <w:t xml:space="preserve">and </w:t>
      </w:r>
      <w:r w:rsidR="00437B75">
        <w:rPr>
          <w:rFonts w:cstheme="minorHAnsi"/>
          <w:bCs/>
          <w:lang w:val="en-US"/>
        </w:rPr>
        <w:t xml:space="preserve">speeding influence </w:t>
      </w:r>
      <w:r>
        <w:rPr>
          <w:rFonts w:cstheme="minorHAnsi"/>
          <w:bCs/>
          <w:lang w:val="en-US"/>
        </w:rPr>
        <w:t xml:space="preserve">scores </w:t>
      </w:r>
      <w:r w:rsidR="00437B75">
        <w:rPr>
          <w:rFonts w:cstheme="minorHAnsi"/>
          <w:bCs/>
          <w:lang w:val="en-US"/>
        </w:rPr>
        <w:t>and overall proportion of time spent in the front half (</w:t>
      </w:r>
      <w:r>
        <w:rPr>
          <w:rFonts w:cstheme="minorHAnsi"/>
          <w:bCs/>
          <w:lang w:val="en-US"/>
        </w:rPr>
        <w:t>r=0.33, p=0.02, figure 4.c</w:t>
      </w:r>
      <w:r w:rsidR="00437B75">
        <w:rPr>
          <w:rFonts w:cstheme="minorHAnsi"/>
          <w:bCs/>
          <w:lang w:val="en-US"/>
        </w:rPr>
        <w:t>).</w:t>
      </w:r>
    </w:p>
    <w:p w14:paraId="295F889B" w14:textId="05F5A013" w:rsidR="007A7122" w:rsidRPr="004E17BB" w:rsidRDefault="007A7122" w:rsidP="00240432">
      <w:pPr>
        <w:spacing w:line="360" w:lineRule="auto"/>
        <w:jc w:val="both"/>
        <w:rPr>
          <w:rFonts w:cstheme="minorHAnsi"/>
          <w:bCs/>
          <w:lang w:val="en-US"/>
        </w:rPr>
      </w:pPr>
    </w:p>
    <w:p w14:paraId="0D411060" w14:textId="3B0A9D3E" w:rsidR="00F60B59" w:rsidRDefault="00231019" w:rsidP="00AC2367">
      <w:pPr>
        <w:spacing w:line="240" w:lineRule="auto"/>
        <w:jc w:val="both"/>
        <w:rPr>
          <w:rFonts w:ascii="Arial" w:hAnsi="Arial" w:cs="Arial"/>
          <w:bCs/>
          <w:sz w:val="16"/>
          <w:szCs w:val="16"/>
          <w:lang w:val="en-US"/>
        </w:rPr>
      </w:pPr>
      <w:r>
        <w:rPr>
          <w:rFonts w:cstheme="minorHAnsi"/>
          <w:bCs/>
          <w:noProof/>
          <w:lang w:val="en-US"/>
        </w:rPr>
        <mc:AlternateContent>
          <mc:Choice Requires="wpg">
            <w:drawing>
              <wp:anchor distT="0" distB="0" distL="114300" distR="114300" simplePos="0" relativeHeight="251728896" behindDoc="0" locked="0" layoutInCell="1" allowOverlap="1" wp14:anchorId="2F1E824C" wp14:editId="59CA1889">
                <wp:simplePos x="0" y="0"/>
                <wp:positionH relativeFrom="column">
                  <wp:posOffset>-695325</wp:posOffset>
                </wp:positionH>
                <wp:positionV relativeFrom="paragraph">
                  <wp:posOffset>-151130</wp:posOffset>
                </wp:positionV>
                <wp:extent cx="7314565" cy="2485390"/>
                <wp:effectExtent l="0" t="0" r="635" b="0"/>
                <wp:wrapTopAndBottom/>
                <wp:docPr id="10" name="Group 10"/>
                <wp:cNvGraphicFramePr/>
                <a:graphic xmlns:a="http://schemas.openxmlformats.org/drawingml/2006/main">
                  <a:graphicData uri="http://schemas.microsoft.com/office/word/2010/wordprocessingGroup">
                    <wpg:wgp>
                      <wpg:cNvGrpSpPr/>
                      <wpg:grpSpPr>
                        <a:xfrm>
                          <a:off x="0" y="0"/>
                          <a:ext cx="7314565" cy="2485390"/>
                          <a:chOff x="0" y="0"/>
                          <a:chExt cx="7314565" cy="2485390"/>
                        </a:xfrm>
                      </wpg:grpSpPr>
                      <wpg:grpSp>
                        <wpg:cNvPr id="7" name="Group 7"/>
                        <wpg:cNvGrpSpPr/>
                        <wpg:grpSpPr>
                          <a:xfrm>
                            <a:off x="0" y="0"/>
                            <a:ext cx="2447290" cy="2447290"/>
                            <a:chOff x="0" y="0"/>
                            <a:chExt cx="2447290" cy="2447290"/>
                          </a:xfrm>
                        </wpg:grpSpPr>
                        <pic:pic xmlns:pic="http://schemas.openxmlformats.org/drawingml/2006/picture">
                          <pic:nvPicPr>
                            <pic:cNvPr id="30" name="Picture 30">
                              <a:extLst/>
                            </pic:cNvPr>
                            <pic:cNvPicPr>
                              <a:picLocks noChangeAspect="1"/>
                            </pic:cNvPicPr>
                          </pic:nvPicPr>
                          <pic:blipFill>
                            <a:blip r:embed="rId17"/>
                            <a:stretch>
                              <a:fillRect/>
                            </a:stretch>
                          </pic:blipFill>
                          <pic:spPr>
                            <a:xfrm>
                              <a:off x="0" y="0"/>
                              <a:ext cx="2447290" cy="2447290"/>
                            </a:xfrm>
                            <a:prstGeom prst="rect">
                              <a:avLst/>
                            </a:prstGeom>
                          </pic:spPr>
                        </pic:pic>
                        <wps:wsp>
                          <wps:cNvPr id="4" name="Text Box 2"/>
                          <wps:cNvSpPr txBox="1">
                            <a:spLocks noChangeArrowheads="1"/>
                          </wps:cNvSpPr>
                          <wps:spPr bwMode="auto">
                            <a:xfrm>
                              <a:off x="314325" y="247650"/>
                              <a:ext cx="422274" cy="403224"/>
                            </a:xfrm>
                            <a:prstGeom prst="rect">
                              <a:avLst/>
                            </a:prstGeom>
                            <a:noFill/>
                            <a:ln w="9525">
                              <a:noFill/>
                              <a:miter lim="800000"/>
                              <a:headEnd/>
                              <a:tailEnd/>
                            </a:ln>
                          </wps:spPr>
                          <wps:txbx>
                            <w:txbxContent>
                              <w:p w14:paraId="7879AF0C" w14:textId="77777777" w:rsidR="00231019" w:rsidRPr="00AE3976" w:rsidRDefault="00231019" w:rsidP="00D81945">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8" name="Group 8"/>
                        <wpg:cNvGrpSpPr/>
                        <wpg:grpSpPr>
                          <a:xfrm>
                            <a:off x="2390775" y="28575"/>
                            <a:ext cx="2447290" cy="2447290"/>
                            <a:chOff x="0" y="0"/>
                            <a:chExt cx="2447290" cy="2447290"/>
                          </a:xfrm>
                        </wpg:grpSpPr>
                        <pic:pic xmlns:pic="http://schemas.openxmlformats.org/drawingml/2006/picture">
                          <pic:nvPicPr>
                            <pic:cNvPr id="31" name="Picture 31">
                              <a:extLst/>
                            </pic:cNvPr>
                            <pic:cNvPicPr>
                              <a:picLocks noChangeAspect="1"/>
                            </pic:cNvPicPr>
                          </pic:nvPicPr>
                          <pic:blipFill>
                            <a:blip r:embed="rId18"/>
                            <a:stretch>
                              <a:fillRect/>
                            </a:stretch>
                          </pic:blipFill>
                          <pic:spPr>
                            <a:xfrm>
                              <a:off x="0" y="0"/>
                              <a:ext cx="2447290" cy="2447290"/>
                            </a:xfrm>
                            <a:prstGeom prst="rect">
                              <a:avLst/>
                            </a:prstGeom>
                          </pic:spPr>
                        </pic:pic>
                        <wps:wsp>
                          <wps:cNvPr id="5" name="Text Box 2"/>
                          <wps:cNvSpPr txBox="1">
                            <a:spLocks noChangeArrowheads="1"/>
                          </wps:cNvSpPr>
                          <wps:spPr bwMode="auto">
                            <a:xfrm>
                              <a:off x="323850" y="257175"/>
                              <a:ext cx="422274" cy="403224"/>
                            </a:xfrm>
                            <a:prstGeom prst="rect">
                              <a:avLst/>
                            </a:prstGeom>
                            <a:noFill/>
                            <a:ln w="9525">
                              <a:noFill/>
                              <a:miter lim="800000"/>
                              <a:headEnd/>
                              <a:tailEnd/>
                            </a:ln>
                          </wps:spPr>
                          <wps:txbx>
                            <w:txbxContent>
                              <w:p w14:paraId="61C4171C" w14:textId="3EF05E66" w:rsidR="00231019" w:rsidRPr="00D81945" w:rsidRDefault="00231019" w:rsidP="00D81945">
                                <w:pPr>
                                  <w:rPr>
                                    <w:b/>
                                    <w:sz w:val="24"/>
                                    <w:szCs w:val="24"/>
                                    <w:lang w:val="en-US"/>
                                  </w:rPr>
                                </w:pPr>
                                <w:r>
                                  <w:rPr>
                                    <w:b/>
                                    <w:sz w:val="24"/>
                                    <w:szCs w:val="24"/>
                                    <w:lang w:val="en-US"/>
                                  </w:rPr>
                                  <w:t>B</w:t>
                                </w:r>
                              </w:p>
                            </w:txbxContent>
                          </wps:txbx>
                          <wps:bodyPr rot="0" vert="horz" wrap="square" lIns="91440" tIns="45720" rIns="91440" bIns="45720" anchor="t" anchorCtr="0">
                            <a:spAutoFit/>
                          </wps:bodyPr>
                        </wps:wsp>
                      </wpg:grpSp>
                      <wpg:grpSp>
                        <wpg:cNvPr id="9" name="Group 9"/>
                        <wpg:cNvGrpSpPr/>
                        <wpg:grpSpPr>
                          <a:xfrm>
                            <a:off x="4867275" y="38100"/>
                            <a:ext cx="2447290" cy="2447290"/>
                            <a:chOff x="0" y="0"/>
                            <a:chExt cx="2447290" cy="2447290"/>
                          </a:xfrm>
                        </wpg:grpSpPr>
                        <pic:pic xmlns:pic="http://schemas.openxmlformats.org/drawingml/2006/picture">
                          <pic:nvPicPr>
                            <pic:cNvPr id="32" name="Picture 32">
                              <a:extLst/>
                            </pic:cNvPr>
                            <pic:cNvPicPr>
                              <a:picLocks noChangeAspect="1"/>
                            </pic:cNvPicPr>
                          </pic:nvPicPr>
                          <pic:blipFill>
                            <a:blip r:embed="rId19"/>
                            <a:stretch>
                              <a:fillRect/>
                            </a:stretch>
                          </pic:blipFill>
                          <pic:spPr>
                            <a:xfrm>
                              <a:off x="0" y="0"/>
                              <a:ext cx="2447290" cy="2447290"/>
                            </a:xfrm>
                            <a:prstGeom prst="rect">
                              <a:avLst/>
                            </a:prstGeom>
                          </pic:spPr>
                        </pic:pic>
                        <wps:wsp>
                          <wps:cNvPr id="6" name="Text Box 2"/>
                          <wps:cNvSpPr txBox="1">
                            <a:spLocks noChangeArrowheads="1"/>
                          </wps:cNvSpPr>
                          <wps:spPr bwMode="auto">
                            <a:xfrm>
                              <a:off x="304800" y="257175"/>
                              <a:ext cx="422274" cy="403224"/>
                            </a:xfrm>
                            <a:prstGeom prst="rect">
                              <a:avLst/>
                            </a:prstGeom>
                            <a:noFill/>
                            <a:ln w="9525">
                              <a:noFill/>
                              <a:miter lim="800000"/>
                              <a:headEnd/>
                              <a:tailEnd/>
                            </a:ln>
                          </wps:spPr>
                          <wps:txbx>
                            <w:txbxContent>
                              <w:p w14:paraId="65B30024" w14:textId="1996A4BC" w:rsidR="00231019" w:rsidRPr="00D81945" w:rsidRDefault="00231019" w:rsidP="00D81945">
                                <w:pPr>
                                  <w:rPr>
                                    <w:b/>
                                    <w:sz w:val="24"/>
                                    <w:szCs w:val="24"/>
                                    <w:lang w:val="en-US"/>
                                  </w:rPr>
                                </w:pPr>
                                <w:r>
                                  <w:rPr>
                                    <w:b/>
                                    <w:sz w:val="24"/>
                                    <w:szCs w:val="24"/>
                                    <w:lang w:val="en-US"/>
                                  </w:rPr>
                                  <w:t>C</w:t>
                                </w:r>
                              </w:p>
                            </w:txbxContent>
                          </wps:txbx>
                          <wps:bodyPr rot="0" vert="horz" wrap="square" lIns="91440" tIns="45720" rIns="91440" bIns="45720" anchor="t" anchorCtr="0">
                            <a:spAutoFit/>
                          </wps:bodyPr>
                        </wps:wsp>
                      </wpg:grpSp>
                    </wpg:wgp>
                  </a:graphicData>
                </a:graphic>
              </wp:anchor>
            </w:drawing>
          </mc:Choice>
          <mc:Fallback>
            <w:pict>
              <v:group w14:anchorId="2F1E824C" id="Group 10" o:spid="_x0000_s1034" style="position:absolute;left:0;text-align:left;margin-left:-54.75pt;margin-top:-11.9pt;width:575.95pt;height:195.7pt;z-index:251728896" coordsize="73145,2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">
                <v:group id="Group 7" o:spid="_x0000_s1035" style="position:absolute;width:24472;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0" o:spid="_x0000_s1036"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">
                    <v:imagedata r:id="rId20" o:title=""/>
                  </v:shape>
                  <v:shape id="Text Box 2" o:spid="_x0000_s1037" type="#_x0000_t202" style="position:absolute;left:3143;top:2476;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879AF0C" w14:textId="77777777" w:rsidR="00231019" w:rsidRPr="00AE3976" w:rsidRDefault="00231019" w:rsidP="00D81945">
                          <w:pPr>
                            <w:rPr>
                              <w:b/>
                              <w:sz w:val="24"/>
                              <w:szCs w:val="24"/>
                              <w:lang w:val="en-US"/>
                            </w:rPr>
                          </w:pPr>
                          <w:r w:rsidRPr="00AE3976">
                            <w:rPr>
                              <w:b/>
                              <w:sz w:val="24"/>
                              <w:szCs w:val="24"/>
                            </w:rPr>
                            <w:t>A</w:t>
                          </w:r>
                        </w:p>
                      </w:txbxContent>
                    </v:textbox>
                  </v:shape>
                </v:group>
                <v:group id="Group 8" o:spid="_x0000_s1038" style="position:absolute;left:23907;top:285;width:24473;height:24473"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31" o:spid="_x0000_s1039"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">
                    <v:imagedata r:id="rId21" o:title=""/>
                  </v:shape>
                  <v:shape id="Text Box 2" o:spid="_x0000_s1040" type="#_x0000_t202" style="position:absolute;left:3238;top:2571;width:4223;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61C4171C" w14:textId="3EF05E66" w:rsidR="00231019" w:rsidRPr="00D81945" w:rsidRDefault="00231019" w:rsidP="00D81945">
                          <w:pPr>
                            <w:rPr>
                              <w:b/>
                              <w:sz w:val="24"/>
                              <w:szCs w:val="24"/>
                              <w:lang w:val="en-US"/>
                            </w:rPr>
                          </w:pPr>
                          <w:r>
                            <w:rPr>
                              <w:b/>
                              <w:sz w:val="24"/>
                              <w:szCs w:val="24"/>
                              <w:lang w:val="en-US"/>
                            </w:rPr>
                            <w:t>B</w:t>
                          </w:r>
                        </w:p>
                      </w:txbxContent>
                    </v:textbox>
                  </v:shape>
                </v:group>
                <v:group id="Group 9" o:spid="_x0000_s1041" style="position:absolute;left:48672;top:381;width:24473;height:24472" coordsize="24472,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32" o:spid="_x0000_s1042" type="#_x0000_t75" style="position:absolute;width:24472;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">
                    <v:imagedata r:id="rId22" o:title=""/>
                  </v:shape>
                  <v:shape id="Text Box 2" o:spid="_x0000_s1043" type="#_x0000_t202" style="position:absolute;left:3048;top:2571;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65B30024" w14:textId="1996A4BC" w:rsidR="00231019" w:rsidRPr="00D81945" w:rsidRDefault="00231019" w:rsidP="00D81945">
                          <w:pPr>
                            <w:rPr>
                              <w:b/>
                              <w:sz w:val="24"/>
                              <w:szCs w:val="24"/>
                              <w:lang w:val="en-US"/>
                            </w:rPr>
                          </w:pPr>
                          <w:r>
                            <w:rPr>
                              <w:b/>
                              <w:sz w:val="24"/>
                              <w:szCs w:val="24"/>
                              <w:lang w:val="en-US"/>
                            </w:rPr>
                            <w:t>C</w:t>
                          </w:r>
                        </w:p>
                      </w:txbxContent>
                    </v:textbox>
                  </v:shape>
                </v:group>
                <w10:wrap type="topAndBottom"/>
              </v:group>
            </w:pict>
          </mc:Fallback>
        </mc:AlternateContent>
      </w:r>
      <w:r w:rsidR="00F60B59" w:rsidRPr="00F60B59">
        <w:rPr>
          <w:rFonts w:ascii="Arial" w:hAnsi="Arial" w:cs="Arial"/>
          <w:bCs/>
          <w:sz w:val="16"/>
          <w:szCs w:val="16"/>
          <w:lang w:val="en-US"/>
        </w:rPr>
        <w:t>Fi</w:t>
      </w:r>
      <w:r w:rsidR="00F60B59">
        <w:rPr>
          <w:rFonts w:ascii="Arial" w:hAnsi="Arial" w:cs="Arial"/>
          <w:bCs/>
          <w:sz w:val="16"/>
          <w:szCs w:val="16"/>
          <w:lang w:val="en-US"/>
        </w:rPr>
        <w:t xml:space="preserve">gure </w:t>
      </w:r>
      <w:r w:rsidR="00D10091">
        <w:rPr>
          <w:rFonts w:ascii="Arial" w:hAnsi="Arial" w:cs="Arial"/>
          <w:bCs/>
          <w:sz w:val="16"/>
          <w:szCs w:val="16"/>
          <w:lang w:val="en-US"/>
        </w:rPr>
        <w:t>4</w:t>
      </w:r>
      <w:r w:rsidR="00F60B59">
        <w:rPr>
          <w:rFonts w:ascii="Arial" w:hAnsi="Arial" w:cs="Arial"/>
          <w:bCs/>
          <w:sz w:val="16"/>
          <w:szCs w:val="16"/>
          <w:lang w:val="en-US"/>
        </w:rPr>
        <w:t>.</w:t>
      </w:r>
      <w:r w:rsidR="00D81945">
        <w:rPr>
          <w:rFonts w:ascii="Arial" w:hAnsi="Arial" w:cs="Arial"/>
          <w:bCs/>
          <w:sz w:val="16"/>
          <w:szCs w:val="16"/>
          <w:lang w:val="en-US"/>
        </w:rPr>
        <w:t xml:space="preserve"> Correlation between the different individual metrics. (A)</w:t>
      </w:r>
      <w:r w:rsidR="00F60B59">
        <w:rPr>
          <w:rFonts w:ascii="Arial" w:hAnsi="Arial" w:cs="Arial"/>
          <w:bCs/>
          <w:sz w:val="16"/>
          <w:szCs w:val="16"/>
          <w:lang w:val="en-US"/>
        </w:rPr>
        <w:t xml:space="preserve"> </w:t>
      </w:r>
      <w:r w:rsidR="00D81945">
        <w:rPr>
          <w:rFonts w:ascii="Arial" w:hAnsi="Arial" w:cs="Arial"/>
          <w:bCs/>
          <w:sz w:val="16"/>
          <w:szCs w:val="16"/>
          <w:lang w:val="en-US"/>
        </w:rPr>
        <w:t xml:space="preserve">Turning influence as a function of speeding influence. (B) Turning influence as a function of proportion of time spent in the front. (C) Speeding influence as a function of proportion of time spent in the front. </w:t>
      </w:r>
      <w:r w:rsidR="00F60B59">
        <w:rPr>
          <w:rFonts w:ascii="Arial" w:hAnsi="Arial" w:cs="Arial"/>
          <w:bCs/>
          <w:sz w:val="16"/>
          <w:szCs w:val="16"/>
          <w:lang w:val="en-US"/>
        </w:rPr>
        <w:t>Each dot represents one individual, with color and shape indicating group</w:t>
      </w:r>
      <w:r w:rsidR="00540989">
        <w:rPr>
          <w:rFonts w:ascii="Arial" w:hAnsi="Arial" w:cs="Arial"/>
          <w:bCs/>
          <w:sz w:val="16"/>
          <w:szCs w:val="16"/>
          <w:lang w:val="en-US"/>
        </w:rPr>
        <w:t xml:space="preserve"> membership</w:t>
      </w:r>
      <w:r w:rsidR="00590E74">
        <w:rPr>
          <w:rFonts w:ascii="Arial" w:hAnsi="Arial" w:cs="Arial"/>
          <w:bCs/>
          <w:sz w:val="16"/>
          <w:szCs w:val="16"/>
          <w:lang w:val="en-US"/>
        </w:rPr>
        <w:t>, as shown in legend</w:t>
      </w:r>
      <w:r w:rsidR="00F60B59">
        <w:rPr>
          <w:rFonts w:ascii="Arial" w:hAnsi="Arial" w:cs="Arial"/>
          <w:bCs/>
          <w:sz w:val="16"/>
          <w:szCs w:val="16"/>
          <w:lang w:val="en-US"/>
        </w:rPr>
        <w:t>.</w:t>
      </w:r>
    </w:p>
    <w:p w14:paraId="70EB9814" w14:textId="2A434F65" w:rsidR="00F60B59" w:rsidRPr="00F60B59" w:rsidRDefault="00F60B59" w:rsidP="00240432">
      <w:pPr>
        <w:spacing w:line="360" w:lineRule="auto"/>
        <w:jc w:val="both"/>
        <w:rPr>
          <w:rFonts w:ascii="Arial" w:hAnsi="Arial" w:cs="Arial"/>
          <w:bCs/>
          <w:sz w:val="16"/>
          <w:szCs w:val="16"/>
          <w:lang w:val="en-US"/>
        </w:rPr>
      </w:pPr>
    </w:p>
    <w:p w14:paraId="42E9801F" w14:textId="77777777" w:rsidR="00CC6EA4" w:rsidRPr="006D69C5" w:rsidRDefault="00CC6EA4" w:rsidP="00CC6EA4">
      <w:pPr>
        <w:spacing w:line="360" w:lineRule="auto"/>
        <w:jc w:val="both"/>
        <w:rPr>
          <w:rFonts w:cstheme="minorHAnsi"/>
          <w:b/>
          <w:bCs/>
          <w:sz w:val="28"/>
          <w:szCs w:val="28"/>
          <w:lang w:val="en-US"/>
        </w:rPr>
      </w:pPr>
      <w:r w:rsidRPr="006D69C5">
        <w:rPr>
          <w:rFonts w:cstheme="minorHAnsi"/>
          <w:b/>
          <w:bCs/>
          <w:sz w:val="28"/>
          <w:szCs w:val="28"/>
          <w:lang w:val="en-US"/>
        </w:rPr>
        <w:t>DISCUSSION</w:t>
      </w:r>
    </w:p>
    <w:p w14:paraId="7837C1CD" w14:textId="129B2A4D" w:rsidR="00CC6EA4" w:rsidRDefault="00CC6EA4" w:rsidP="00CC6EA4">
      <w:pPr>
        <w:spacing w:line="360" w:lineRule="auto"/>
        <w:jc w:val="both"/>
        <w:rPr>
          <w:rFonts w:cstheme="minorHAnsi"/>
          <w:lang w:val="en-US"/>
        </w:rPr>
      </w:pPr>
      <w:bookmarkStart w:id="9" w:name="_Hlk90889829"/>
      <w:r>
        <w:rPr>
          <w:rFonts w:cstheme="minorHAnsi"/>
          <w:lang w:val="en-US"/>
        </w:rPr>
        <w:t>Using a suite of metrics to quantify influence, we analyze high-resolution tracking data across five different social groups to reveal how influence is distributed in meerkat social groups</w:t>
      </w:r>
      <w:r w:rsidRPr="006D69C5">
        <w:rPr>
          <w:rFonts w:cstheme="minorHAnsi"/>
          <w:lang w:val="en-US"/>
        </w:rPr>
        <w:t>.</w:t>
      </w:r>
      <w:r w:rsidR="00C00973">
        <w:rPr>
          <w:rFonts w:cstheme="minorHAnsi"/>
          <w:lang w:val="en-US"/>
        </w:rPr>
        <w:t xml:space="preserve"> We found</w:t>
      </w:r>
      <w:r w:rsidR="00CF2D9D">
        <w:rPr>
          <w:rFonts w:cstheme="minorHAnsi"/>
          <w:lang w:val="en-US"/>
        </w:rPr>
        <w:t xml:space="preserve"> </w:t>
      </w:r>
      <w:r w:rsidR="005614E7">
        <w:rPr>
          <w:rFonts w:cstheme="minorHAnsi"/>
          <w:lang w:val="en-US"/>
        </w:rPr>
        <w:t>that meerkat’s</w:t>
      </w:r>
      <w:r w:rsidR="005614E7" w:rsidRPr="006D69C5">
        <w:rPr>
          <w:rFonts w:cstheme="minorHAnsi"/>
          <w:lang w:val="en-US"/>
        </w:rPr>
        <w:t xml:space="preserve"> likelihood to influence the group’s direction</w:t>
      </w:r>
      <w:r w:rsidR="005614E7">
        <w:rPr>
          <w:rFonts w:cstheme="minorHAnsi"/>
          <w:lang w:val="en-US"/>
        </w:rPr>
        <w:t xml:space="preserve"> </w:t>
      </w:r>
      <w:r w:rsidR="005614E7" w:rsidRPr="006D69C5">
        <w:rPr>
          <w:rFonts w:cstheme="minorHAnsi"/>
          <w:lang w:val="en-US"/>
        </w:rPr>
        <w:t xml:space="preserve">increases with the speed at which they move </w:t>
      </w:r>
      <w:r w:rsidR="005614E7">
        <w:rPr>
          <w:rFonts w:cstheme="minorHAnsi"/>
          <w:lang w:val="en-US"/>
        </w:rPr>
        <w:t>in</w:t>
      </w:r>
      <w:r w:rsidR="005614E7" w:rsidRPr="006D69C5">
        <w:rPr>
          <w:rFonts w:cstheme="minorHAnsi"/>
          <w:lang w:val="en-US"/>
        </w:rPr>
        <w:t xml:space="preserve"> particular direction</w:t>
      </w:r>
      <w:r w:rsidR="005614E7">
        <w:rPr>
          <w:rFonts w:cstheme="minorHAnsi"/>
          <w:lang w:val="en-US"/>
        </w:rPr>
        <w:t xml:space="preserve">s, and that individuals </w:t>
      </w:r>
      <w:r w:rsidR="00CF2D9D">
        <w:rPr>
          <w:rFonts w:cstheme="minorHAnsi"/>
          <w:lang w:val="en-US"/>
        </w:rPr>
        <w:t xml:space="preserve">differed substantially in the amount of influence that their movement exerted on the group. </w:t>
      </w:r>
      <w:r w:rsidR="005614E7">
        <w:rPr>
          <w:rFonts w:cstheme="minorHAnsi"/>
          <w:lang w:val="en-US"/>
        </w:rPr>
        <w:t xml:space="preserve">More importantly, we found that these differences were linked with the social status of individuals within their group, </w:t>
      </w:r>
      <w:bookmarkEnd w:id="9"/>
      <w:r w:rsidR="005614E7">
        <w:rPr>
          <w:rFonts w:cstheme="minorHAnsi"/>
          <w:lang w:val="en-US"/>
        </w:rPr>
        <w:t xml:space="preserve">with </w:t>
      </w:r>
      <w:r w:rsidR="0032111E">
        <w:rPr>
          <w:rFonts w:cstheme="minorHAnsi"/>
          <w:lang w:val="en-CA"/>
        </w:rPr>
        <w:t xml:space="preserve">each group’s </w:t>
      </w:r>
      <w:r>
        <w:rPr>
          <w:rFonts w:cstheme="minorHAnsi"/>
          <w:lang w:val="en-CA"/>
        </w:rPr>
        <w:t xml:space="preserve">dominant female </w:t>
      </w:r>
      <w:r w:rsidR="005614E7">
        <w:rPr>
          <w:rFonts w:cstheme="minorHAnsi"/>
          <w:lang w:val="en-CA"/>
        </w:rPr>
        <w:t>being</w:t>
      </w:r>
      <w:r>
        <w:rPr>
          <w:rFonts w:cstheme="minorHAnsi"/>
          <w:lang w:val="en-CA"/>
        </w:rPr>
        <w:t xml:space="preserve"> </w:t>
      </w:r>
      <w:r w:rsidR="0032111E">
        <w:rPr>
          <w:rFonts w:cstheme="minorHAnsi"/>
          <w:lang w:val="en-CA"/>
        </w:rPr>
        <w:t xml:space="preserve">a </w:t>
      </w:r>
      <w:r>
        <w:rPr>
          <w:rFonts w:cstheme="minorHAnsi"/>
          <w:lang w:val="en-CA"/>
        </w:rPr>
        <w:t>clear outlier in terms of turning influence</w:t>
      </w:r>
      <w:r w:rsidR="005614E7" w:rsidRPr="005614E7">
        <w:rPr>
          <w:rFonts w:cstheme="minorHAnsi"/>
          <w:lang w:val="en-US"/>
        </w:rPr>
        <w:t xml:space="preserve"> </w:t>
      </w:r>
      <w:r w:rsidR="005614E7">
        <w:rPr>
          <w:rFonts w:cstheme="minorHAnsi"/>
          <w:lang w:val="en-US"/>
        </w:rPr>
        <w:t>a</w:t>
      </w:r>
      <w:r w:rsidR="005614E7" w:rsidRPr="006D69C5">
        <w:rPr>
          <w:rFonts w:cstheme="minorHAnsi"/>
          <w:lang w:val="en-US"/>
        </w:rPr>
        <w:t xml:space="preserve">cross </w:t>
      </w:r>
      <w:r w:rsidR="005614E7">
        <w:rPr>
          <w:rFonts w:cstheme="minorHAnsi"/>
          <w:lang w:val="en-US"/>
        </w:rPr>
        <w:t>the</w:t>
      </w:r>
      <w:r w:rsidR="005614E7" w:rsidRPr="006D69C5">
        <w:rPr>
          <w:rFonts w:cstheme="minorHAnsi"/>
          <w:lang w:val="en-US"/>
        </w:rPr>
        <w:t xml:space="preserve"> </w:t>
      </w:r>
      <w:r w:rsidR="005614E7">
        <w:rPr>
          <w:rFonts w:cstheme="minorHAnsi"/>
          <w:lang w:val="en-US"/>
        </w:rPr>
        <w:t>five</w:t>
      </w:r>
      <w:r w:rsidR="005614E7" w:rsidRPr="006D69C5">
        <w:rPr>
          <w:rFonts w:cstheme="minorHAnsi"/>
          <w:lang w:val="en-US"/>
        </w:rPr>
        <w:t xml:space="preserve"> </w:t>
      </w:r>
      <w:r w:rsidR="005614E7">
        <w:rPr>
          <w:rFonts w:cstheme="minorHAnsi"/>
          <w:lang w:val="en-US"/>
        </w:rPr>
        <w:t>social</w:t>
      </w:r>
      <w:r w:rsidR="005614E7" w:rsidRPr="006D69C5">
        <w:rPr>
          <w:rFonts w:cstheme="minorHAnsi"/>
          <w:lang w:val="en-US"/>
        </w:rPr>
        <w:t xml:space="preserve"> groups</w:t>
      </w:r>
      <w:r w:rsidR="005614E7">
        <w:rPr>
          <w:rFonts w:cstheme="minorHAnsi"/>
          <w:lang w:val="en-US"/>
        </w:rPr>
        <w:t xml:space="preserve"> we monitored</w:t>
      </w:r>
      <w:r>
        <w:rPr>
          <w:rFonts w:cstheme="minorHAnsi"/>
          <w:lang w:val="en-US"/>
        </w:rPr>
        <w:t>.</w:t>
      </w:r>
      <w:r w:rsidRPr="006D69C5">
        <w:rPr>
          <w:rFonts w:cstheme="minorHAnsi"/>
          <w:lang w:val="en-US"/>
        </w:rPr>
        <w:t xml:space="preserve"> </w:t>
      </w:r>
      <w:r>
        <w:rPr>
          <w:rFonts w:cstheme="minorHAnsi"/>
          <w:lang w:val="en-US"/>
        </w:rPr>
        <w:t>Dominant females had</w:t>
      </w:r>
      <w:r w:rsidRPr="006D69C5">
        <w:rPr>
          <w:rFonts w:cstheme="minorHAnsi"/>
          <w:lang w:val="en-US"/>
        </w:rPr>
        <w:t xml:space="preserve"> significantly higher </w:t>
      </w:r>
      <w:r>
        <w:rPr>
          <w:rFonts w:cstheme="minorHAnsi"/>
          <w:lang w:val="en-US"/>
        </w:rPr>
        <w:t xml:space="preserve">movement </w:t>
      </w:r>
      <w:r w:rsidRPr="006D69C5">
        <w:rPr>
          <w:rFonts w:cstheme="minorHAnsi"/>
          <w:lang w:val="en-US"/>
        </w:rPr>
        <w:t xml:space="preserve">turning influence, meaning that the rest of </w:t>
      </w:r>
      <w:r w:rsidRPr="005614E7">
        <w:rPr>
          <w:rFonts w:cstheme="minorHAnsi"/>
          <w:lang w:val="en-US"/>
        </w:rPr>
        <w:t xml:space="preserve">the group was more likely to follow </w:t>
      </w:r>
      <w:r w:rsidR="00752F44" w:rsidRPr="005614E7">
        <w:rPr>
          <w:rFonts w:cstheme="minorHAnsi"/>
          <w:lang w:val="en-US"/>
        </w:rPr>
        <w:t xml:space="preserve">their </w:t>
      </w:r>
      <w:r w:rsidRPr="005614E7">
        <w:rPr>
          <w:rFonts w:cstheme="minorHAnsi"/>
          <w:lang w:val="en-US"/>
        </w:rPr>
        <w:t>movement direction</w:t>
      </w:r>
      <w:r w:rsidR="00752F44" w:rsidRPr="005614E7">
        <w:rPr>
          <w:rFonts w:cstheme="minorHAnsi"/>
          <w:lang w:val="en-US"/>
        </w:rPr>
        <w:t>s</w:t>
      </w:r>
      <w:r w:rsidRPr="005614E7">
        <w:rPr>
          <w:rFonts w:cstheme="minorHAnsi"/>
          <w:lang w:val="en-US"/>
        </w:rPr>
        <w:t xml:space="preserve"> than </w:t>
      </w:r>
      <w:r w:rsidR="00752F44" w:rsidRPr="005614E7">
        <w:rPr>
          <w:rFonts w:cstheme="minorHAnsi"/>
          <w:lang w:val="en-US"/>
        </w:rPr>
        <w:t xml:space="preserve">that of </w:t>
      </w:r>
      <w:r w:rsidRPr="005614E7">
        <w:rPr>
          <w:rFonts w:cstheme="minorHAnsi"/>
          <w:lang w:val="en-US"/>
        </w:rPr>
        <w:t>any of the other statuses</w:t>
      </w:r>
      <w:r w:rsidR="0032111E" w:rsidRPr="005614E7">
        <w:rPr>
          <w:rFonts w:cstheme="minorHAnsi"/>
          <w:lang w:val="en-US"/>
        </w:rPr>
        <w:t>. In contrast,</w:t>
      </w:r>
      <w:r w:rsidRPr="005614E7">
        <w:rPr>
          <w:rFonts w:eastAsia="Arial" w:cstheme="minorHAnsi"/>
          <w:color w:val="000000"/>
          <w:lang w:val="en-US"/>
        </w:rPr>
        <w:t xml:space="preserve"> dominant males</w:t>
      </w:r>
      <w:r w:rsidR="0032111E" w:rsidRPr="005614E7">
        <w:rPr>
          <w:rFonts w:eastAsia="Arial" w:cstheme="minorHAnsi"/>
          <w:color w:val="000000"/>
          <w:lang w:val="en-US"/>
        </w:rPr>
        <w:t xml:space="preserve"> did not appear to have outsized influence relative to other adults in social groups</w:t>
      </w:r>
      <w:r w:rsidRPr="005614E7">
        <w:rPr>
          <w:rFonts w:cstheme="minorHAnsi"/>
          <w:lang w:val="en-US"/>
        </w:rPr>
        <w:t xml:space="preserve">. </w:t>
      </w:r>
      <w:r w:rsidR="00752F44" w:rsidRPr="005614E7">
        <w:rPr>
          <w:rFonts w:cstheme="minorHAnsi"/>
          <w:lang w:val="en-US"/>
        </w:rPr>
        <w:t>The</w:t>
      </w:r>
      <w:r w:rsidR="00752F44">
        <w:rPr>
          <w:rFonts w:cstheme="minorHAnsi"/>
          <w:lang w:val="en-US"/>
        </w:rPr>
        <w:t xml:space="preserve"> finding that dominant females appear to wield more influence than dominant males is consistent with studies of other social mammals </w:t>
      </w:r>
      <w:r w:rsidR="007B2F8D">
        <w:rPr>
          <w:rFonts w:cstheme="minorHAnsi"/>
          <w:lang w:val="en-US"/>
        </w:rPr>
        <w:fldChar w:fldCharType="begin"/>
      </w:r>
      <w:r w:rsidR="007B2F8D">
        <w:rPr>
          <w:rFonts w:cstheme="minorHAnsi"/>
          <w:lang w:val="en-US"/>
        </w:rPr>
        <w:instrText xml:space="preserve"> ADDIN ZOTERO_ITEM CSL_CITATION {"citationID":"ygCBjCbi","properties":{"formattedCitation":"(Holekamp et al. 2000; Barelli et al. 2008; Van Belle et al. 2013; Tokuyama and Furuichi 2017)","plainCitation":"(Holekamp et al. 2000; Barelli et al. 2008; Van Belle et al. 2013; Tokuyama and Furuichi 2017)","noteIndex":0},"citationItems":[{"id":438,"uris":["http://zotero.org/users/5080349/items/HENTBC6A"],"uri":["http://zotero.org/users/5080349/items/HENTBC6A"],"itemData":{"id":438,"type":"chapter","container-title":"On the Move","ISBN":"5-17-432369-1","publisher":"University of Chicago Press","title":"Group Tarvel in Social Carnivores","author":[{"family":"Holekamp","given":"Kay E"},{"family":"Boydston","given":"Erin E."},{"family":"Smale","given":"Laura"}],"editor":[{"family":"Boinski","given":"Sue"},{"family":"Garber","given":"Paul A."}],"issued":{"date-parts":[["2000"]]}}},{"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w:instrText>
      </w:r>
      <w:r w:rsidR="007B2F8D" w:rsidRPr="007B2F8D">
        <w:rPr>
          <w:rFonts w:cstheme="minorHAnsi"/>
        </w:rPr>
        <w:instrText xml:space="preserv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Wamba","volume":"71","author":[{"family":"Tokuyama","given":"Nahoko"},{"family":"Furuichi","given":"Takeshi"}],"issued":{"date-parts":[["2017",2,28]]}}}],"schema":"https://github.com/citation-style-language/schema/raw/master/csl-citation.json"} </w:instrText>
      </w:r>
      <w:r w:rsidR="007B2F8D">
        <w:rPr>
          <w:rFonts w:cstheme="minorHAnsi"/>
          <w:lang w:val="en-US"/>
        </w:rPr>
        <w:fldChar w:fldCharType="separate"/>
      </w:r>
      <w:r w:rsidR="007B2F8D" w:rsidRPr="007B2F8D">
        <w:rPr>
          <w:rFonts w:ascii="Calibri" w:hAnsi="Calibri" w:cs="Calibri"/>
        </w:rPr>
        <w:t>(Holekamp et al. 2000; Barelli et al. 2008; Van Belle et al. 2013; Tokuyama and Furuichi 2017)</w:t>
      </w:r>
      <w:r w:rsidR="007B2F8D">
        <w:rPr>
          <w:rFonts w:cstheme="minorHAnsi"/>
          <w:lang w:val="en-US"/>
        </w:rPr>
        <w:fldChar w:fldCharType="end"/>
      </w:r>
      <w:r w:rsidR="00752F44" w:rsidRPr="007B2F8D">
        <w:rPr>
          <w:rFonts w:cstheme="minorHAnsi"/>
        </w:rPr>
        <w:t xml:space="preserve">. </w:t>
      </w:r>
      <w:r w:rsidR="00752F44">
        <w:rPr>
          <w:rFonts w:cstheme="minorHAnsi"/>
          <w:lang w:val="en-US"/>
        </w:rPr>
        <w:t xml:space="preserve">These results are often </w:t>
      </w:r>
      <w:r w:rsidR="005614E7">
        <w:rPr>
          <w:rFonts w:cstheme="minorHAnsi"/>
          <w:lang w:val="en-US"/>
        </w:rPr>
        <w:t>i</w:t>
      </w:r>
      <w:r w:rsidR="00752F44">
        <w:rPr>
          <w:rFonts w:cstheme="minorHAnsi"/>
          <w:lang w:val="en-US"/>
        </w:rPr>
        <w:t xml:space="preserve">nterpreted in light of the higher energetic requirements of reproduction in mammalian females, with leadership potentially </w:t>
      </w:r>
      <w:r>
        <w:rPr>
          <w:rFonts w:cstheme="minorHAnsi"/>
          <w:lang w:val="en-US"/>
        </w:rPr>
        <w:t>provid</w:t>
      </w:r>
      <w:r w:rsidR="00752F44">
        <w:rPr>
          <w:rFonts w:cstheme="minorHAnsi"/>
          <w:lang w:val="en-US"/>
        </w:rPr>
        <w:t>ing</w:t>
      </w:r>
      <w:r>
        <w:rPr>
          <w:rFonts w:cstheme="minorHAnsi"/>
          <w:lang w:val="en-US"/>
        </w:rPr>
        <w:t xml:space="preserve"> </w:t>
      </w:r>
      <w:r w:rsidR="00752F44">
        <w:rPr>
          <w:rFonts w:cstheme="minorHAnsi"/>
          <w:lang w:val="en-US"/>
        </w:rPr>
        <w:t xml:space="preserve">females </w:t>
      </w:r>
      <w:r>
        <w:rPr>
          <w:rFonts w:cstheme="minorHAnsi"/>
          <w:lang w:val="en-US"/>
        </w:rPr>
        <w:t xml:space="preserve">with priority </w:t>
      </w:r>
      <w:r w:rsidR="0032111E">
        <w:rPr>
          <w:rFonts w:cstheme="minorHAnsi"/>
          <w:lang w:val="en-US"/>
        </w:rPr>
        <w:t xml:space="preserve">of </w:t>
      </w:r>
      <w:r>
        <w:rPr>
          <w:rFonts w:cstheme="minorHAnsi"/>
          <w:lang w:val="en-US"/>
        </w:rPr>
        <w:t xml:space="preserve">access to higher-quality resources, therefore compensating the costs of </w:t>
      </w:r>
      <w:r w:rsidR="00752F44">
        <w:rPr>
          <w:rFonts w:cstheme="minorHAnsi"/>
          <w:lang w:val="en-US"/>
        </w:rPr>
        <w:t>pregnancy and/or lactation</w:t>
      </w:r>
      <w:r>
        <w:rPr>
          <w:rFonts w:cstheme="minorHAnsi"/>
          <w:lang w:val="en-US"/>
        </w:rPr>
        <w:t xml:space="preserve">. </w:t>
      </w:r>
      <w:r>
        <w:rPr>
          <w:rFonts w:cstheme="minorHAnsi"/>
          <w:lang w:val="en-US"/>
        </w:rPr>
        <w:lastRenderedPageBreak/>
        <w:t xml:space="preserve">The extent to which </w:t>
      </w:r>
      <w:r w:rsidR="00D54D22">
        <w:rPr>
          <w:rFonts w:cstheme="minorHAnsi"/>
          <w:lang w:val="en-US"/>
        </w:rPr>
        <w:t xml:space="preserve">these arguments </w:t>
      </w:r>
      <w:r>
        <w:rPr>
          <w:rFonts w:cstheme="minorHAnsi"/>
          <w:lang w:val="en-US"/>
        </w:rPr>
        <w:t xml:space="preserve">also </w:t>
      </w:r>
      <w:r w:rsidR="00D54D22">
        <w:rPr>
          <w:rFonts w:cstheme="minorHAnsi"/>
          <w:lang w:val="en-US"/>
        </w:rPr>
        <w:t>apply to</w:t>
      </w:r>
      <w:r>
        <w:rPr>
          <w:rFonts w:cstheme="minorHAnsi"/>
          <w:lang w:val="en-US"/>
        </w:rPr>
        <w:t xml:space="preserve"> meerkats is debatable. Indeed, meerkats are notable cooperative breeders</w:t>
      </w:r>
      <w:r w:rsidR="007B2F8D">
        <w:rPr>
          <w:rFonts w:cstheme="minorHAnsi"/>
          <w:lang w:val="en-US"/>
        </w:rPr>
        <w:t xml:space="preserve"> </w:t>
      </w:r>
      <w:r w:rsidR="007B2F8D">
        <w:rPr>
          <w:rFonts w:cstheme="minorHAnsi"/>
          <w:lang w:val="en-US"/>
        </w:rPr>
        <w:fldChar w:fldCharType="begin"/>
      </w:r>
      <w:r w:rsidR="007B2F8D">
        <w:rPr>
          <w:rFonts w:cstheme="minorHAnsi"/>
          <w:lang w:val="en-US"/>
        </w:rPr>
        <w:instrText xml:space="preserve"> ADDIN ZOTERO_ITEM CSL_CITATION {"citationID":"CyMN6cvc","properties":{"formattedCitation":"(Clutton-Brock et al. 1998)","plainCitation":"(Clutton-Brock et al. 1998)","noteIndex":0},"citationItems":[{"id":323,"uris":["http://zotero.org/users/5080349/items/BJ3I38N2"],"uri":["http://zotero.org/users/5080349/items/BJ3I38N2"],"itemData":{"id":323,"type":"article-journal","container-title":"Proceedings of the Royal Society B: Biological Sciences","DOI":"10.1098/rspb.1998.0281","ISSN":"0962-8452, 1471-2954","issue":"1392","language":"en","page":"185-190","source":"CrossRef","title":"Costs of cooperative behaviour in suricates (Suricata suricatta)","volume":"265","author":[{"family":"Clutton-Brock","given":"T. H."},{"family":"Gaynor","given":"D."},{"family":"Kansky","given":"R."},{"family":"MacColl","given":"A. D. C."},{"family":"McIlrath","given":"G."},{"family":"Chadwick","given":"P."},{"family":"Brotherton","given":"P. N. M."},{"family":"O'Riain","given":"J. M."},{"family":"Manser","given":"M."},{"family":"Skinner","given":"J. D."}],"issued":{"date-parts":[["1998"]],"season":"février"}}}],"schema":"https://github.com/citation-style-language/schema/raw/master/csl-citation.json"} </w:instrText>
      </w:r>
      <w:r w:rsidR="007B2F8D">
        <w:rPr>
          <w:rFonts w:cstheme="minorHAnsi"/>
          <w:lang w:val="en-US"/>
        </w:rPr>
        <w:fldChar w:fldCharType="separate"/>
      </w:r>
      <w:r w:rsidR="007B2F8D" w:rsidRPr="007B2F8D">
        <w:rPr>
          <w:rFonts w:ascii="Calibri" w:hAnsi="Calibri" w:cs="Calibri"/>
          <w:lang w:val="en-US"/>
        </w:rPr>
        <w:t>(Clutton-Brock et al. 1998)</w:t>
      </w:r>
      <w:r w:rsidR="007B2F8D">
        <w:rPr>
          <w:rFonts w:cstheme="minorHAnsi"/>
          <w:lang w:val="en-US"/>
        </w:rPr>
        <w:fldChar w:fldCharType="end"/>
      </w:r>
      <w:r>
        <w:rPr>
          <w:rFonts w:cstheme="minorHAnsi"/>
          <w:lang w:val="en-US"/>
        </w:rPr>
        <w:t xml:space="preserve">, </w:t>
      </w:r>
      <w:r w:rsidR="003211EC">
        <w:rPr>
          <w:rFonts w:cstheme="minorHAnsi"/>
          <w:lang w:val="en-US"/>
        </w:rPr>
        <w:t>so</w:t>
      </w:r>
      <w:r>
        <w:rPr>
          <w:rFonts w:cstheme="minorHAnsi"/>
          <w:lang w:val="en-US"/>
        </w:rPr>
        <w:t xml:space="preserve"> even though dominant females are usually the only ones in their group to bear pups, after birth the cost of reproduction is distributed </w:t>
      </w:r>
      <w:r w:rsidR="0032111E">
        <w:rPr>
          <w:rFonts w:cstheme="minorHAnsi"/>
          <w:lang w:val="en-US"/>
        </w:rPr>
        <w:t xml:space="preserve">among </w:t>
      </w:r>
      <w:r>
        <w:rPr>
          <w:rFonts w:cstheme="minorHAnsi"/>
          <w:lang w:val="en-US"/>
        </w:rPr>
        <w:t>group members.</w:t>
      </w:r>
      <w:r w:rsidR="00D54D22">
        <w:rPr>
          <w:rFonts w:cstheme="minorHAnsi"/>
          <w:lang w:val="en-US"/>
        </w:rPr>
        <w:t xml:space="preserve"> In our study, we also found that dominant females wielded outsized influence over group direction regardless of their reproductive status </w:t>
      </w:r>
      <w:r w:rsidR="001A28BB">
        <w:rPr>
          <w:rFonts w:cstheme="minorHAnsi"/>
          <w:lang w:val="en-US"/>
        </w:rPr>
        <w:t>(see table S2 in the Supplements)</w:t>
      </w:r>
      <w:r w:rsidR="00D54D22">
        <w:rPr>
          <w:rFonts w:cstheme="minorHAnsi"/>
          <w:lang w:val="en-US"/>
        </w:rPr>
        <w:t>.</w:t>
      </w:r>
      <w:r>
        <w:rPr>
          <w:rFonts w:cstheme="minorHAnsi"/>
          <w:lang w:val="en-US"/>
        </w:rPr>
        <w:t xml:space="preserve"> </w:t>
      </w:r>
      <w:r>
        <w:rPr>
          <w:rFonts w:cstheme="minorHAnsi"/>
          <w:lang w:val="en-CA"/>
        </w:rPr>
        <w:t xml:space="preserve">An alternative </w:t>
      </w:r>
      <w:r w:rsidR="00D54D22">
        <w:rPr>
          <w:rFonts w:cstheme="minorHAnsi"/>
          <w:lang w:val="en-CA"/>
        </w:rPr>
        <w:t xml:space="preserve">explanation </w:t>
      </w:r>
      <w:r>
        <w:rPr>
          <w:rFonts w:cstheme="minorHAnsi"/>
          <w:lang w:val="en-CA"/>
        </w:rPr>
        <w:t xml:space="preserve">could be that experience </w:t>
      </w:r>
      <w:r w:rsidR="00D54D22">
        <w:rPr>
          <w:rFonts w:cstheme="minorHAnsi"/>
          <w:lang w:val="en-CA"/>
        </w:rPr>
        <w:t>drives influence patterns, with individuals more experienced in the territory more often influencing the group direction</w:t>
      </w:r>
      <w:r>
        <w:rPr>
          <w:rFonts w:cstheme="minorHAnsi"/>
          <w:lang w:val="en-CA"/>
        </w:rPr>
        <w:t>.</w:t>
      </w:r>
      <w:r w:rsidRPr="003649B8">
        <w:rPr>
          <w:rFonts w:cstheme="minorHAnsi"/>
          <w:lang w:val="en-CA"/>
        </w:rPr>
        <w:t xml:space="preserve"> </w:t>
      </w:r>
      <w:r>
        <w:rPr>
          <w:rFonts w:cstheme="minorHAnsi"/>
          <w:lang w:val="en-CA"/>
        </w:rPr>
        <w:t>Meerkat</w:t>
      </w:r>
      <w:r w:rsidRPr="006D69C5">
        <w:rPr>
          <w:rFonts w:cstheme="minorHAnsi"/>
          <w:lang w:val="en-US"/>
        </w:rPr>
        <w:t xml:space="preserve"> group territories</w:t>
      </w:r>
      <w:r>
        <w:rPr>
          <w:rFonts w:cstheme="minorHAnsi"/>
          <w:lang w:val="en-US"/>
        </w:rPr>
        <w:t xml:space="preserve"> usually</w:t>
      </w:r>
      <w:r w:rsidRPr="006D69C5">
        <w:rPr>
          <w:rFonts w:cstheme="minorHAnsi"/>
          <w:lang w:val="en-US"/>
        </w:rPr>
        <w:t xml:space="preserve"> vary little </w:t>
      </w:r>
      <w:r w:rsidR="00D54D22">
        <w:rPr>
          <w:rFonts w:cstheme="minorHAnsi"/>
          <w:lang w:val="en-US"/>
        </w:rPr>
        <w:t>over</w:t>
      </w:r>
      <w:r w:rsidR="00D54D22" w:rsidRPr="006D69C5">
        <w:rPr>
          <w:rFonts w:cstheme="minorHAnsi"/>
          <w:lang w:val="en-US"/>
        </w:rPr>
        <w:t xml:space="preserve"> </w:t>
      </w:r>
      <w:r w:rsidRPr="006D69C5">
        <w:rPr>
          <w:rFonts w:cstheme="minorHAnsi"/>
          <w:lang w:val="en-US"/>
        </w:rPr>
        <w:t xml:space="preserve">the course of </w:t>
      </w:r>
      <w:r>
        <w:rPr>
          <w:rFonts w:cstheme="minorHAnsi"/>
          <w:lang w:val="en-US"/>
        </w:rPr>
        <w:t>individuals’ lives</w:t>
      </w:r>
      <w:r w:rsidRPr="006D69C5">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(Kranstauber et al. 2019)</w:t>
      </w:r>
      <w:r>
        <w:rPr>
          <w:rFonts w:cstheme="minorHAnsi"/>
          <w:lang w:val="en-US"/>
        </w:rPr>
        <w:fldChar w:fldCharType="end"/>
      </w:r>
      <w:r w:rsidRPr="006D69C5">
        <w:rPr>
          <w:rFonts w:cstheme="minorHAnsi"/>
          <w:lang w:val="en-US"/>
        </w:rPr>
        <w:t xml:space="preserve">, </w:t>
      </w:r>
      <w:r>
        <w:rPr>
          <w:rFonts w:cstheme="minorHAnsi"/>
          <w:lang w:val="en-US"/>
        </w:rPr>
        <w:t>therefore</w:t>
      </w:r>
      <w:r w:rsidRPr="006D69C5">
        <w:rPr>
          <w:rFonts w:cstheme="minorHAnsi"/>
          <w:lang w:val="en-US"/>
        </w:rPr>
        <w:t xml:space="preserve"> individuals who have spent more time within a given group </w:t>
      </w:r>
      <w:r w:rsidR="00D54D22">
        <w:rPr>
          <w:rFonts w:cstheme="minorHAnsi"/>
          <w:lang w:val="en-US"/>
        </w:rPr>
        <w:t>typically have the most experience navigating within the</w:t>
      </w:r>
      <w:r w:rsidRPr="006D69C5">
        <w:rPr>
          <w:rFonts w:cstheme="minorHAnsi"/>
          <w:lang w:val="en-US"/>
        </w:rPr>
        <w:t xml:space="preserve"> group’s home range</w:t>
      </w:r>
      <w:r>
        <w:rPr>
          <w:rFonts w:cstheme="minorHAnsi"/>
          <w:lang w:val="en-US"/>
        </w:rPr>
        <w:t>.</w:t>
      </w:r>
      <w:r w:rsidRPr="00CC4AF3">
        <w:rPr>
          <w:rFonts w:cstheme="minorHAnsi"/>
          <w:lang w:val="en-CA"/>
        </w:rPr>
        <w:t xml:space="preserve"> </w:t>
      </w:r>
      <w:r>
        <w:rPr>
          <w:rFonts w:cstheme="minorHAnsi"/>
          <w:lang w:val="en-CA"/>
        </w:rPr>
        <w:t>Because meerkat males disperse when they reach sexual maturity, d</w:t>
      </w:r>
      <w:r w:rsidRPr="003649B8">
        <w:rPr>
          <w:rFonts w:cstheme="minorHAnsi"/>
          <w:lang w:val="en-CA"/>
        </w:rPr>
        <w:t>ominant males, though often older than their female counterpart</w:t>
      </w:r>
      <w:r>
        <w:rPr>
          <w:rFonts w:cstheme="minorHAnsi"/>
          <w:lang w:val="en-CA"/>
        </w:rPr>
        <w:t>s</w:t>
      </w:r>
      <w:r w:rsidRPr="003649B8">
        <w:rPr>
          <w:rFonts w:cstheme="minorHAnsi"/>
          <w:lang w:val="en-CA"/>
        </w:rPr>
        <w:t xml:space="preserve">, </w:t>
      </w:r>
      <w:r>
        <w:rPr>
          <w:rFonts w:cstheme="minorHAnsi"/>
          <w:lang w:val="en-CA"/>
        </w:rPr>
        <w:t xml:space="preserve">are typically non-natal and hence have usually not spent as much time in the group territory </w:t>
      </w:r>
      <w:r>
        <w:rPr>
          <w:rFonts w:cstheme="minorHAnsi"/>
          <w:lang w:val="en-CA"/>
        </w:rPr>
        <w:fldChar w:fldCharType="begin"/>
      </w:r>
      <w:r w:rsidR="0043299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Pr>
          <w:rFonts w:cstheme="minorHAnsi"/>
          <w:lang w:val="en-CA"/>
        </w:rPr>
        <w:fldChar w:fldCharType="separate"/>
      </w:r>
      <w:r w:rsidR="0043299C" w:rsidRPr="00C058F3">
        <w:rPr>
          <w:rFonts w:ascii="Calibri" w:hAnsi="Calibri" w:cs="Calibri"/>
          <w:lang w:val="en-US"/>
        </w:rPr>
        <w:t>(S.P. Doolan and Macdonald 1996; Griffin et al. 2003; Mares et al. 2014)</w:t>
      </w:r>
      <w:r>
        <w:rPr>
          <w:rFonts w:cstheme="minorHAnsi"/>
          <w:lang w:val="en-CA"/>
        </w:rPr>
        <w:fldChar w:fldCharType="end"/>
      </w:r>
      <w:r w:rsidRPr="00C058F3">
        <w:rPr>
          <w:rFonts w:cstheme="minorHAnsi"/>
          <w:lang w:val="en-US"/>
        </w:rPr>
        <w:t xml:space="preserve">. </w:t>
      </w:r>
      <w:r>
        <w:rPr>
          <w:rFonts w:cstheme="minorHAnsi"/>
          <w:lang w:val="en-CA"/>
        </w:rPr>
        <w:t>As a consequence, dominant females are usually the eldest natal individuals of their groups.</w:t>
      </w:r>
      <w:r w:rsidRPr="006D69C5">
        <w:rPr>
          <w:rFonts w:cstheme="minorHAnsi"/>
          <w:lang w:val="en-US"/>
        </w:rPr>
        <w:t xml:space="preserve"> </w:t>
      </w:r>
      <w:r>
        <w:rPr>
          <w:rFonts w:cstheme="minorHAnsi"/>
          <w:lang w:val="en-US"/>
        </w:rPr>
        <w:t>This</w:t>
      </w:r>
      <w:r w:rsidRPr="006D69C5">
        <w:rPr>
          <w:rFonts w:cstheme="minorHAnsi"/>
          <w:lang w:val="en-US"/>
        </w:rPr>
        <w:t xml:space="preserve"> </w:t>
      </w:r>
      <w:r>
        <w:rPr>
          <w:rFonts w:cstheme="minorHAnsi"/>
          <w:lang w:val="en-US"/>
        </w:rPr>
        <w:t>was</w:t>
      </w:r>
      <w:r w:rsidRPr="006D69C5">
        <w:rPr>
          <w:rFonts w:cstheme="minorHAnsi"/>
          <w:lang w:val="en-US"/>
        </w:rPr>
        <w:t xml:space="preserve"> the case</w:t>
      </w:r>
      <w:r>
        <w:rPr>
          <w:rFonts w:cstheme="minorHAnsi"/>
          <w:lang w:val="en-US"/>
        </w:rPr>
        <w:t xml:space="preserve"> in HM19, L19 and ZU21.</w:t>
      </w:r>
      <w:r w:rsidRPr="006D69C5">
        <w:rPr>
          <w:rFonts w:cstheme="minorHAnsi"/>
          <w:lang w:val="en-US"/>
        </w:rPr>
        <w:t xml:space="preserve"> </w:t>
      </w:r>
      <w:r>
        <w:rPr>
          <w:rFonts w:cstheme="minorHAnsi"/>
          <w:lang w:val="en-US"/>
        </w:rPr>
        <w:t xml:space="preserve">In HM17 and NQ21, the dominant male (HM17_2) and two subordinate individuals (NQ21_3 and NQ21_4) respectively, had spent the same amount of time in the group as the dominant female (see table S2 in Supplements), </w:t>
      </w:r>
      <w:r w:rsidRPr="006D69C5">
        <w:rPr>
          <w:rFonts w:cstheme="minorHAnsi"/>
          <w:lang w:val="en-US"/>
        </w:rPr>
        <w:t xml:space="preserve">and it is noteworthy that </w:t>
      </w:r>
      <w:r>
        <w:rPr>
          <w:rFonts w:cstheme="minorHAnsi"/>
          <w:lang w:val="en-US"/>
        </w:rPr>
        <w:t>all three</w:t>
      </w:r>
      <w:r w:rsidRPr="006D69C5">
        <w:rPr>
          <w:rFonts w:cstheme="minorHAnsi"/>
          <w:lang w:val="en-US"/>
        </w:rPr>
        <w:t xml:space="preserve"> had </w:t>
      </w:r>
      <w:r>
        <w:rPr>
          <w:rFonts w:cstheme="minorHAnsi"/>
          <w:lang w:val="en-US"/>
        </w:rPr>
        <w:t>fairly high</w:t>
      </w:r>
      <w:r w:rsidRPr="006D69C5">
        <w:rPr>
          <w:rFonts w:cstheme="minorHAnsi"/>
          <w:lang w:val="en-US"/>
        </w:rPr>
        <w:t xml:space="preserve"> turning influence score</w:t>
      </w:r>
      <w:r>
        <w:rPr>
          <w:rFonts w:cstheme="minorHAnsi"/>
          <w:lang w:val="en-US"/>
        </w:rPr>
        <w:t xml:space="preserve">s (see figure </w:t>
      </w:r>
      <w:r w:rsidR="0058611F">
        <w:rPr>
          <w:rFonts w:cstheme="minorHAnsi"/>
          <w:lang w:val="en-US"/>
        </w:rPr>
        <w:t>2</w:t>
      </w:r>
      <w:r>
        <w:rPr>
          <w:rFonts w:cstheme="minorHAnsi"/>
          <w:lang w:val="en-US"/>
        </w:rPr>
        <w:t>)</w:t>
      </w:r>
      <w:r w:rsidRPr="006D69C5">
        <w:rPr>
          <w:rFonts w:cstheme="minorHAnsi"/>
          <w:lang w:val="en-US"/>
        </w:rPr>
        <w:t>.</w:t>
      </w:r>
      <w:r>
        <w:rPr>
          <w:rFonts w:cstheme="minorHAnsi"/>
          <w:lang w:val="en-US"/>
        </w:rPr>
        <w:t xml:space="preserve"> However according to this reasoning, we would expect higher influence in older subordinate statuses than in younger ones</w:t>
      </w:r>
      <w:r w:rsidR="0032111E">
        <w:rPr>
          <w:rFonts w:cstheme="minorHAnsi"/>
          <w:lang w:val="en-US"/>
        </w:rPr>
        <w:t>, which was not the case in our data</w:t>
      </w:r>
      <w:r>
        <w:rPr>
          <w:rFonts w:cstheme="minorHAnsi"/>
          <w:lang w:val="en-US"/>
        </w:rPr>
        <w:t xml:space="preserve">. </w:t>
      </w:r>
      <w:r w:rsidR="0032111E">
        <w:rPr>
          <w:rFonts w:cstheme="minorHAnsi"/>
          <w:lang w:val="en-US"/>
        </w:rPr>
        <w:t>I</w:t>
      </w:r>
      <w:r>
        <w:rPr>
          <w:rFonts w:cstheme="minorHAnsi"/>
          <w:lang w:val="en-US"/>
        </w:rPr>
        <w:t>t is</w:t>
      </w:r>
      <w:r w:rsidR="0032111E">
        <w:rPr>
          <w:rFonts w:cstheme="minorHAnsi"/>
          <w:lang w:val="en-US"/>
        </w:rPr>
        <w:t xml:space="preserve"> therefore</w:t>
      </w:r>
      <w:r>
        <w:rPr>
          <w:rFonts w:cstheme="minorHAnsi"/>
          <w:lang w:val="en-US"/>
        </w:rPr>
        <w:t xml:space="preserve"> likely that experience is not the only factor explaining the turning influence differences observed.</w:t>
      </w:r>
    </w:p>
    <w:p w14:paraId="0E12CDBC" w14:textId="0848225A" w:rsidR="00CC6EA4" w:rsidRDefault="00D32A12" w:rsidP="00CC6EA4">
      <w:pPr>
        <w:spacing w:line="360" w:lineRule="auto"/>
        <w:jc w:val="both"/>
        <w:rPr>
          <w:rFonts w:cstheme="minorHAnsi"/>
          <w:lang w:val="en-US"/>
        </w:rPr>
      </w:pPr>
      <w:r>
        <w:rPr>
          <w:rFonts w:cstheme="minorHAnsi"/>
          <w:lang w:val="en-CA"/>
        </w:rPr>
        <w:t>The method we used allowed</w:t>
      </w:r>
      <w:r w:rsidR="00AF2379">
        <w:rPr>
          <w:rFonts w:cstheme="minorHAnsi"/>
          <w:lang w:val="en-CA"/>
        </w:rPr>
        <w:t xml:space="preserve"> us to simultaneously infer individual influence on another feature of group movement complementary to direction, the speed of the group. </w:t>
      </w:r>
      <w:bookmarkStart w:id="10" w:name="_GoBack"/>
      <w:bookmarkEnd w:id="10"/>
      <w:r w:rsidR="00CC6EA4">
        <w:rPr>
          <w:rFonts w:cstheme="minorHAnsi"/>
          <w:lang w:val="en-CA"/>
        </w:rPr>
        <w:t xml:space="preserve">Individuals with high influence on group turning also tended to have high influence on group speed but in contrast to turning influence, </w:t>
      </w:r>
      <w:r w:rsidR="00CC6EA4" w:rsidRPr="006D69C5">
        <w:rPr>
          <w:rFonts w:cstheme="minorHAnsi"/>
          <w:lang w:val="en-US"/>
        </w:rPr>
        <w:t xml:space="preserve">there </w:t>
      </w:r>
      <w:r w:rsidR="00CC6EA4">
        <w:rPr>
          <w:rFonts w:cstheme="minorHAnsi"/>
          <w:lang w:val="en-US"/>
        </w:rPr>
        <w:t>were</w:t>
      </w:r>
      <w:r w:rsidR="00CC6EA4" w:rsidRPr="006D69C5">
        <w:rPr>
          <w:rFonts w:cstheme="minorHAnsi"/>
          <w:lang w:val="en-US"/>
        </w:rPr>
        <w:t xml:space="preserve"> </w:t>
      </w:r>
      <w:r w:rsidR="00CC6EA4">
        <w:rPr>
          <w:rFonts w:cstheme="minorHAnsi"/>
          <w:lang w:val="en-US"/>
        </w:rPr>
        <w:t>less striking</w:t>
      </w:r>
      <w:r w:rsidR="00CC6EA4" w:rsidRPr="006D69C5">
        <w:rPr>
          <w:rFonts w:cstheme="minorHAnsi"/>
          <w:lang w:val="en-US"/>
        </w:rPr>
        <w:t xml:space="preserve"> </w:t>
      </w:r>
      <w:r w:rsidR="00CC6EA4">
        <w:rPr>
          <w:rFonts w:cstheme="minorHAnsi"/>
          <w:lang w:val="en-US"/>
        </w:rPr>
        <w:t xml:space="preserve">intra-group </w:t>
      </w:r>
      <w:r w:rsidR="00CC6EA4" w:rsidRPr="006D69C5">
        <w:rPr>
          <w:rFonts w:cstheme="minorHAnsi"/>
          <w:lang w:val="en-US"/>
        </w:rPr>
        <w:t>difference</w:t>
      </w:r>
      <w:r w:rsidR="00CC6EA4">
        <w:rPr>
          <w:rFonts w:cstheme="minorHAnsi"/>
          <w:lang w:val="en-US"/>
        </w:rPr>
        <w:t>s between status in terms of speeding influence.</w:t>
      </w:r>
      <w:r w:rsidR="00CC6EA4" w:rsidRPr="006D69C5">
        <w:rPr>
          <w:rFonts w:cstheme="minorHAnsi"/>
          <w:lang w:val="en-US"/>
        </w:rPr>
        <w:t xml:space="preserve"> </w:t>
      </w:r>
      <w:r w:rsidR="00CC6EA4">
        <w:rPr>
          <w:rFonts w:cstheme="minorHAnsi"/>
          <w:lang w:val="en-US"/>
        </w:rPr>
        <w:t>In particular, all adult statuses (dominant female, dominant male and other adults)</w:t>
      </w:r>
      <w:r w:rsidR="00CC6EA4" w:rsidRPr="006D69C5">
        <w:rPr>
          <w:rFonts w:cstheme="minorHAnsi"/>
          <w:lang w:val="en-US"/>
        </w:rPr>
        <w:t xml:space="preserve"> had a similar chance of speeding the group up when they were moving faster than the centroid, or slowing it down when moving slower than the centroid</w:t>
      </w:r>
      <w:r w:rsidR="00CC6EA4">
        <w:rPr>
          <w:rFonts w:cstheme="minorHAnsi"/>
          <w:lang w:val="en-US"/>
        </w:rPr>
        <w:t xml:space="preserve">. </w:t>
      </w:r>
      <w:r w:rsidR="00CC6EA4" w:rsidRPr="006D69C5">
        <w:rPr>
          <w:rFonts w:cstheme="minorHAnsi"/>
          <w:lang w:val="en-US"/>
        </w:rPr>
        <w:t xml:space="preserve">The dominant female therefore seems to have more </w:t>
      </w:r>
      <w:r w:rsidR="00CC6EA4">
        <w:rPr>
          <w:rFonts w:cstheme="minorHAnsi"/>
          <w:lang w:val="en-US"/>
        </w:rPr>
        <w:t>influence</w:t>
      </w:r>
      <w:r w:rsidR="00CC6EA4" w:rsidRPr="006D69C5">
        <w:rPr>
          <w:rFonts w:cstheme="minorHAnsi"/>
          <w:lang w:val="en-US"/>
        </w:rPr>
        <w:t xml:space="preserve"> over the direction of travel of the group, than </w:t>
      </w:r>
      <w:r w:rsidR="00CC6EA4">
        <w:rPr>
          <w:rFonts w:cstheme="minorHAnsi"/>
          <w:lang w:val="en-US"/>
        </w:rPr>
        <w:t xml:space="preserve">over </w:t>
      </w:r>
      <w:r w:rsidR="00CC6EA4" w:rsidRPr="006D69C5">
        <w:rPr>
          <w:rFonts w:cstheme="minorHAnsi"/>
          <w:lang w:val="en-US"/>
        </w:rPr>
        <w:t>its speed</w:t>
      </w:r>
      <w:r w:rsidR="00CC6EA4">
        <w:rPr>
          <w:rFonts w:cstheme="minorHAnsi"/>
          <w:lang w:val="en-US"/>
        </w:rPr>
        <w:t xml:space="preserve">. </w:t>
      </w:r>
      <w:r w:rsidR="00DD7FEC">
        <w:rPr>
          <w:rFonts w:cstheme="minorHAnsi"/>
          <w:lang w:val="en-US"/>
        </w:rPr>
        <w:t>Interestingly, this reflects recent results found about sleep site selection in meerkats</w:t>
      </w:r>
      <w:r w:rsidR="0032111E">
        <w:rPr>
          <w:rFonts w:cstheme="minorHAnsi"/>
          <w:lang w:val="en-US"/>
        </w:rPr>
        <w:t>.</w:t>
      </w:r>
      <w:r w:rsidR="00DD7FEC">
        <w:rPr>
          <w:rFonts w:cstheme="minorHAnsi"/>
          <w:lang w:val="en-US"/>
        </w:rPr>
        <w:t xml:space="preserve"> </w:t>
      </w:r>
      <w:r w:rsidR="00DD7FEC">
        <w:rPr>
          <w:rFonts w:cstheme="minorHAnsi"/>
          <w:lang w:val="en-US"/>
        </w:rPr>
        <w:fldChar w:fldCharType="begin"/>
      </w:r>
      <w:r w:rsidR="00DD7FEC">
        <w:rPr>
          <w:rFonts w:cstheme="minorHAnsi"/>
          <w:lang w:val="en-US"/>
        </w:rPr>
        <w:instrText xml:space="preserve"> ADDIN ZOTERO_ITEM CSL_CITATION {"citationID":"kFMrHIJU","properties":{"formattedCitation":"(Strandburg-Peshkin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D7FEC">
        <w:rPr>
          <w:rFonts w:cstheme="minorHAnsi"/>
          <w:lang w:val="en-US"/>
        </w:rPr>
        <w:fldChar w:fldCharType="separate"/>
      </w:r>
      <w:r w:rsidR="00DD7FEC" w:rsidRPr="00DD7FEC">
        <w:rPr>
          <w:rFonts w:ascii="Calibri" w:hAnsi="Calibri" w:cs="Calibri"/>
          <w:lang w:val="en-US"/>
        </w:rPr>
        <w:t>Strandburg-Peshkin et al. 2020</w:t>
      </w:r>
      <w:r w:rsidR="00DD7FEC">
        <w:rPr>
          <w:rFonts w:cstheme="minorHAnsi"/>
          <w:lang w:val="en-US"/>
        </w:rPr>
        <w:fldChar w:fldCharType="end"/>
      </w:r>
      <w:r w:rsidR="00DD7FEC">
        <w:rPr>
          <w:rFonts w:cstheme="minorHAnsi"/>
          <w:lang w:val="en-US"/>
        </w:rPr>
        <w:t>, which looked at burrow switches (influence on direction)</w:t>
      </w:r>
      <w:r w:rsidR="005556CC">
        <w:rPr>
          <w:rFonts w:cstheme="minorHAnsi"/>
          <w:lang w:val="en-US"/>
        </w:rPr>
        <w:t xml:space="preserve"> found a stronger influence of the dominant female, whereas </w:t>
      </w:r>
      <w:r w:rsidR="005556CC">
        <w:rPr>
          <w:rFonts w:cstheme="minorHAnsi"/>
          <w:lang w:val="en-US"/>
        </w:rPr>
        <w:fldChar w:fldCharType="begin"/>
      </w:r>
      <w:r w:rsidR="005556CC">
        <w:rPr>
          <w:rFonts w:cstheme="minorHAnsi"/>
          <w:lang w:val="en-US"/>
        </w:rPr>
        <w:instrText xml:space="preserve"> ADDIN ZOTERO_ITEM CSL_CITATION {"citationID":"AR1ouE1W","properties":{"formattedCitation":"(Gall et al. 2017)","plainCitation":"(Gall et al. 2017)","noteIndex":0},"citationItems":[{"id":612,"uris":["http://zotero.org/users/5080349/items/ZUWQH4K8"],"uri":["http://zotero.org/users/5080349/items/ZUWQH4K8"],"itemData":{"id":612,"type":"article-journal","page":"91-99","title":"As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5556CC">
        <w:rPr>
          <w:rFonts w:cstheme="minorHAnsi"/>
          <w:lang w:val="en-US"/>
        </w:rPr>
        <w:fldChar w:fldCharType="separate"/>
      </w:r>
      <w:r w:rsidR="005556CC" w:rsidRPr="005556CC">
        <w:rPr>
          <w:rFonts w:ascii="Calibri" w:hAnsi="Calibri" w:cs="Calibri"/>
          <w:lang w:val="en-US"/>
        </w:rPr>
        <w:t>Gall et al. 2017</w:t>
      </w:r>
      <w:r w:rsidR="005556CC">
        <w:rPr>
          <w:rFonts w:cstheme="minorHAnsi"/>
          <w:lang w:val="en-US"/>
        </w:rPr>
        <w:fldChar w:fldCharType="end"/>
      </w:r>
      <w:r w:rsidR="005556CC">
        <w:rPr>
          <w:rFonts w:cstheme="minorHAnsi"/>
          <w:lang w:val="en-US"/>
        </w:rPr>
        <w:t>, which looked at the timing of return to the communal burrow (influence on speed) did not.</w:t>
      </w:r>
      <w:r w:rsidR="00DD7FEC">
        <w:rPr>
          <w:rFonts w:cstheme="minorHAnsi"/>
          <w:lang w:val="en-US"/>
        </w:rPr>
        <w:t xml:space="preserve"> </w:t>
      </w:r>
      <w:r w:rsidR="00CC6EA4">
        <w:rPr>
          <w:rFonts w:cstheme="minorHAnsi"/>
          <w:lang w:val="en-US"/>
        </w:rPr>
        <w:t xml:space="preserve">Decisions about direction of movement and decisions about speed of movement usually differ in that the former are discrete whereas the latter are continuous </w:t>
      </w:r>
      <w:r w:rsidR="00CC6EA4">
        <w:rPr>
          <w:rFonts w:cstheme="minorHAnsi"/>
          <w:lang w:val="en-US"/>
        </w:rPr>
        <w:fldChar w:fldCharType="begin"/>
      </w:r>
      <w:r w:rsidR="0043299C">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CC6EA4">
        <w:rPr>
          <w:rFonts w:cstheme="minorHAnsi"/>
          <w:lang w:val="en-US"/>
        </w:rPr>
        <w:fldChar w:fldCharType="separate"/>
      </w:r>
      <w:r w:rsidR="0043299C" w:rsidRPr="0043299C">
        <w:rPr>
          <w:rFonts w:ascii="Calibri" w:hAnsi="Calibri" w:cs="Calibri"/>
          <w:lang w:val="en-US"/>
        </w:rPr>
        <w:t>(Conradt and Roper 2010)</w:t>
      </w:r>
      <w:r w:rsidR="00CC6EA4">
        <w:rPr>
          <w:rFonts w:cstheme="minorHAnsi"/>
          <w:lang w:val="en-US"/>
        </w:rPr>
        <w:fldChar w:fldCharType="end"/>
      </w:r>
      <w:r w:rsidR="00CC6EA4">
        <w:rPr>
          <w:rFonts w:cstheme="minorHAnsi"/>
          <w:lang w:val="en-US"/>
        </w:rPr>
        <w:t>. In the case of meerkats, this means that c</w:t>
      </w:r>
      <w:r w:rsidR="00CC6EA4" w:rsidRPr="006D69C5">
        <w:rPr>
          <w:rFonts w:cstheme="minorHAnsi"/>
          <w:lang w:val="en-US"/>
        </w:rPr>
        <w:t>ontrary to timing decision</w:t>
      </w:r>
      <w:r w:rsidR="00CC6EA4">
        <w:rPr>
          <w:rFonts w:cstheme="minorHAnsi"/>
          <w:lang w:val="en-US"/>
        </w:rPr>
        <w:t>s</w:t>
      </w:r>
      <w:r w:rsidR="00CC6EA4" w:rsidRPr="006D69C5">
        <w:rPr>
          <w:rFonts w:cstheme="minorHAnsi"/>
          <w:lang w:val="en-US"/>
        </w:rPr>
        <w:t xml:space="preserve">, wrong decisions regarding </w:t>
      </w:r>
      <w:r w:rsidR="00CC6EA4" w:rsidRPr="006D69C5">
        <w:rPr>
          <w:rFonts w:cstheme="minorHAnsi"/>
          <w:lang w:val="en-US"/>
        </w:rPr>
        <w:lastRenderedPageBreak/>
        <w:t xml:space="preserve">the direction of movement could end up being very costly for all individuals in the groups, as they could end up in a location with little food, or no sleeping burrows, or in rival territories. Thus, it makes sense that </w:t>
      </w:r>
      <w:r w:rsidR="00CC6EA4">
        <w:rPr>
          <w:rFonts w:cstheme="minorHAnsi"/>
          <w:lang w:val="en-US"/>
        </w:rPr>
        <w:t>experienced individuals, such as the dominant females of the group,</w:t>
      </w:r>
      <w:r w:rsidR="00CC6EA4" w:rsidRPr="006D69C5">
        <w:rPr>
          <w:rFonts w:cstheme="minorHAnsi"/>
          <w:lang w:val="en-US"/>
        </w:rPr>
        <w:t xml:space="preserve"> are more likely to </w:t>
      </w:r>
      <w:r w:rsidR="00CC6EA4">
        <w:rPr>
          <w:rFonts w:cstheme="minorHAnsi"/>
          <w:lang w:val="en-US"/>
        </w:rPr>
        <w:t>influence</w:t>
      </w:r>
      <w:r w:rsidR="00CC6EA4" w:rsidRPr="006D69C5">
        <w:rPr>
          <w:rFonts w:cstheme="minorHAnsi"/>
          <w:lang w:val="en-US"/>
        </w:rPr>
        <w:t xml:space="preserve"> decisions involving directions</w:t>
      </w:r>
      <w:r w:rsidR="00CC6EA4">
        <w:rPr>
          <w:rFonts w:cstheme="minorHAnsi"/>
          <w:lang w:val="en-US"/>
        </w:rPr>
        <w:t xml:space="preserve"> than decisions involving speed</w:t>
      </w:r>
      <w:r w:rsidR="00CC6EA4" w:rsidRPr="006D69C5">
        <w:rPr>
          <w:rFonts w:cstheme="minorHAnsi"/>
          <w:lang w:val="en-US"/>
        </w:rPr>
        <w:t>.</w:t>
      </w:r>
      <w:r w:rsidR="00CC6EA4">
        <w:rPr>
          <w:rFonts w:cstheme="minorHAnsi"/>
          <w:lang w:val="en-US"/>
        </w:rPr>
        <w:t xml:space="preserve"> Given our results, influence over group speed could be either distributed, with all or most adults contributing to the decision to speed up or not at a given moment, or varying in time between group members, with individuals taking turns influencing others to speed up or slow down. Unfortunately, our methodology does not allow us to disentangle between these two options. Because speed of the group could have repercussions on individuals’ ability to locate food, and because q</w:t>
      </w:r>
      <w:r w:rsidR="00CC6EA4" w:rsidRPr="006D69C5">
        <w:rPr>
          <w:rFonts w:cstheme="minorHAnsi"/>
          <w:lang w:val="en-US"/>
        </w:rPr>
        <w:t>uorum mechanisms, akin to a voting process by which a certain threshold of individuals giving a specific type of call is required for the group to start moving, ha</w:t>
      </w:r>
      <w:r w:rsidR="00CC6EA4">
        <w:rPr>
          <w:rFonts w:cstheme="minorHAnsi"/>
          <w:lang w:val="en-US"/>
        </w:rPr>
        <w:t>ve</w:t>
      </w:r>
      <w:r w:rsidR="00CC6EA4" w:rsidRPr="006D69C5">
        <w:rPr>
          <w:rFonts w:cstheme="minorHAnsi"/>
          <w:lang w:val="en-US"/>
        </w:rPr>
        <w:t xml:space="preserve"> already been shown in meerkats (Bousquet et al. 2011),</w:t>
      </w:r>
      <w:r w:rsidR="00CC6EA4">
        <w:rPr>
          <w:rFonts w:cstheme="minorHAnsi"/>
          <w:lang w:val="en-US"/>
        </w:rPr>
        <w:t xml:space="preserve"> in future works it could be very interesting to incorporate data about individual foraging success, as well as vocalizations, within our influence framework, to further our understanding of the interactions between these aspects.</w:t>
      </w:r>
      <w:r w:rsidR="00CC6EA4" w:rsidRPr="00763D8F">
        <w:rPr>
          <w:rFonts w:cstheme="minorHAnsi"/>
          <w:lang w:val="en-US"/>
        </w:rPr>
        <w:t xml:space="preserve"> </w:t>
      </w:r>
    </w:p>
    <w:p w14:paraId="026B6D4F" w14:textId="30DC4741" w:rsidR="00CC6EA4" w:rsidRDefault="00CC6EA4" w:rsidP="00CC6EA4">
      <w:pPr>
        <w:spacing w:line="360" w:lineRule="auto"/>
        <w:jc w:val="both"/>
        <w:rPr>
          <w:rFonts w:cstheme="minorHAnsi"/>
          <w:lang w:val="en-US"/>
        </w:rPr>
      </w:pPr>
      <w:r w:rsidRPr="006D69C5">
        <w:rPr>
          <w:rFonts w:cstheme="minorHAnsi"/>
          <w:lang w:val="en-US"/>
        </w:rPr>
        <w:t xml:space="preserve">The tendency to be in the front of the group is often taken as a proxy for leadership in studies of </w:t>
      </w:r>
      <w:r>
        <w:rPr>
          <w:rFonts w:cstheme="minorHAnsi"/>
          <w:lang w:val="en-US"/>
        </w:rPr>
        <w:t>group</w:t>
      </w:r>
      <w:r w:rsidRPr="006D69C5">
        <w:rPr>
          <w:rFonts w:cstheme="minorHAnsi"/>
          <w:lang w:val="en-US"/>
        </w:rPr>
        <w:t xml:space="preserve"> movement. Her</w:t>
      </w:r>
      <w:r>
        <w:rPr>
          <w:rFonts w:cstheme="minorHAnsi"/>
          <w:lang w:val="en-US"/>
        </w:rPr>
        <w:t>e</w:t>
      </w:r>
      <w:r w:rsidRPr="006D69C5">
        <w:rPr>
          <w:rFonts w:cstheme="minorHAnsi"/>
          <w:lang w:val="en-US"/>
        </w:rPr>
        <w:t xml:space="preserve"> </w:t>
      </w:r>
      <w:r>
        <w:rPr>
          <w:rFonts w:cstheme="minorHAnsi"/>
          <w:lang w:val="en-US"/>
        </w:rPr>
        <w:t xml:space="preserve">we did find a positive correlation between movement turning influence and proportion of time spent in the front half of the group. </w:t>
      </w:r>
      <w:proofErr w:type="gramStart"/>
      <w:r>
        <w:rPr>
          <w:rFonts w:cstheme="minorHAnsi"/>
          <w:lang w:val="en-US"/>
        </w:rPr>
        <w:t>However</w:t>
      </w:r>
      <w:proofErr w:type="gramEnd"/>
      <w:r>
        <w:rPr>
          <w:rFonts w:cstheme="minorHAnsi"/>
          <w:lang w:val="en-US"/>
        </w:rPr>
        <w:t xml:space="preserve"> when looking specifically at the status with the highest turning influence within their group, dominant females, we see that they are not necessarily more in the front than other members of the group. In particular, </w:t>
      </w:r>
      <w:r w:rsidRPr="006D69C5">
        <w:rPr>
          <w:rFonts w:cstheme="minorHAnsi"/>
          <w:lang w:val="en-US"/>
        </w:rPr>
        <w:t xml:space="preserve">in L19, the dominant female spent a similar amount or less time in the front than many other individuals in </w:t>
      </w:r>
      <w:r>
        <w:rPr>
          <w:rFonts w:cstheme="minorHAnsi"/>
          <w:lang w:val="en-US"/>
        </w:rPr>
        <w:t xml:space="preserve">her </w:t>
      </w:r>
      <w:r w:rsidRPr="006D69C5">
        <w:rPr>
          <w:rFonts w:cstheme="minorHAnsi"/>
          <w:lang w:val="en-US"/>
        </w:rPr>
        <w:t xml:space="preserve">group, and in ZU21, she </w:t>
      </w:r>
      <w:r>
        <w:rPr>
          <w:rFonts w:cstheme="minorHAnsi"/>
          <w:lang w:val="en-US"/>
        </w:rPr>
        <w:t>wa</w:t>
      </w:r>
      <w:r w:rsidRPr="006D69C5">
        <w:rPr>
          <w:rFonts w:cstheme="minorHAnsi"/>
          <w:lang w:val="en-US"/>
        </w:rPr>
        <w:t xml:space="preserve">s the individual who spent the </w:t>
      </w:r>
      <w:r>
        <w:rPr>
          <w:rFonts w:cstheme="minorHAnsi"/>
          <w:lang w:val="en-US"/>
        </w:rPr>
        <w:t>least amount of</w:t>
      </w:r>
      <w:r w:rsidRPr="006D69C5">
        <w:rPr>
          <w:rFonts w:cstheme="minorHAnsi"/>
          <w:lang w:val="en-US"/>
        </w:rPr>
        <w:t xml:space="preserve"> time in the </w:t>
      </w:r>
      <w:r>
        <w:rPr>
          <w:rFonts w:cstheme="minorHAnsi"/>
          <w:lang w:val="en-US"/>
        </w:rPr>
        <w:t>front</w:t>
      </w:r>
      <w:r w:rsidRPr="006D69C5">
        <w:rPr>
          <w:rFonts w:cstheme="minorHAnsi"/>
          <w:lang w:val="en-US"/>
        </w:rPr>
        <w:t xml:space="preserve"> of the group, despite </w:t>
      </w:r>
      <w:r>
        <w:rPr>
          <w:rFonts w:cstheme="minorHAnsi"/>
          <w:lang w:val="en-US"/>
        </w:rPr>
        <w:t xml:space="preserve">both of these dominant females </w:t>
      </w:r>
      <w:r w:rsidRPr="006D69C5">
        <w:rPr>
          <w:rFonts w:cstheme="minorHAnsi"/>
          <w:lang w:val="en-US"/>
        </w:rPr>
        <w:t xml:space="preserve">having </w:t>
      </w:r>
      <w:r>
        <w:rPr>
          <w:rFonts w:cstheme="minorHAnsi"/>
          <w:lang w:val="en-US"/>
        </w:rPr>
        <w:t>the</w:t>
      </w:r>
      <w:r w:rsidRPr="006D69C5">
        <w:rPr>
          <w:rFonts w:cstheme="minorHAnsi"/>
          <w:lang w:val="en-US"/>
        </w:rPr>
        <w:t xml:space="preserve"> </w:t>
      </w:r>
      <w:r>
        <w:rPr>
          <w:rFonts w:cstheme="minorHAnsi"/>
          <w:lang w:val="en-US"/>
        </w:rPr>
        <w:t>highest</w:t>
      </w:r>
      <w:r w:rsidRPr="006D69C5">
        <w:rPr>
          <w:rFonts w:cstheme="minorHAnsi"/>
          <w:lang w:val="en-US"/>
        </w:rPr>
        <w:t xml:space="preserve"> turning influence</w:t>
      </w:r>
      <w:r>
        <w:rPr>
          <w:rFonts w:cstheme="minorHAnsi"/>
          <w:lang w:val="en-US"/>
        </w:rPr>
        <w:t xml:space="preserve"> scores of their groups</w:t>
      </w:r>
      <w:r w:rsidRPr="006D69C5">
        <w:rPr>
          <w:rFonts w:cstheme="minorHAnsi"/>
          <w:lang w:val="en-US"/>
        </w:rPr>
        <w:t xml:space="preserve">. </w:t>
      </w:r>
      <w:r>
        <w:rPr>
          <w:rFonts w:cstheme="minorHAnsi"/>
          <w:lang w:val="en-US"/>
        </w:rPr>
        <w:t xml:space="preserve">These results </w:t>
      </w:r>
      <w:r w:rsidRPr="006D69C5">
        <w:rPr>
          <w:rFonts w:cstheme="minorHAnsi"/>
          <w:lang w:val="en-US"/>
        </w:rPr>
        <w:t xml:space="preserve">highlight that individuals in moving social groups don’t necessarily need to be </w:t>
      </w:r>
      <w:r>
        <w:rPr>
          <w:rFonts w:cstheme="minorHAnsi"/>
          <w:lang w:val="en-US"/>
        </w:rPr>
        <w:t>at the front</w:t>
      </w:r>
      <w:r w:rsidRPr="006D69C5">
        <w:rPr>
          <w:rFonts w:cstheme="minorHAnsi"/>
          <w:lang w:val="en-US"/>
        </w:rPr>
        <w:t xml:space="preserve"> position in order to influence </w:t>
      </w:r>
      <w:r>
        <w:rPr>
          <w:rFonts w:cstheme="minorHAnsi"/>
          <w:lang w:val="en-US"/>
        </w:rPr>
        <w:t>group direction</w:t>
      </w:r>
      <w:r w:rsidRPr="006D69C5">
        <w:rPr>
          <w:rFonts w:cstheme="minorHAnsi"/>
          <w:lang w:val="en-US"/>
        </w:rPr>
        <w:t xml:space="preserve">. </w:t>
      </w:r>
      <w:r>
        <w:rPr>
          <w:rFonts w:cstheme="minorHAnsi"/>
          <w:lang w:val="en-US"/>
        </w:rPr>
        <w:t xml:space="preserve">Being in the front is most likely to be linked with influence in environments where visibility is high and in species where information is transferred primarily through vision (e.g. fish, </w:t>
      </w:r>
      <w:r>
        <w:rPr>
          <w:rFonts w:cstheme="minorHAnsi"/>
          <w:lang w:val="en-US"/>
        </w:rPr>
        <w:fldChar w:fldCharType="begin"/>
      </w:r>
      <w:r>
        <w:rPr>
          <w:rFonts w:cstheme="minorHAnsi"/>
          <w:lang w:val="en-US"/>
        </w:rPr>
        <w:instrText xml:space="preserve"> ADDIN ZOTERO_ITEM CSL_CITATION {"citationID":"2RsE9SH4","properties":{"formattedCitation":"(Rosenthal et al., 2015; Strandburg-Peshkin et al., 2013)","plainCitation":"(Rosenthal et al., 2015; Strandburg-Peshkin et al., 2013)","dontUpdate":true,"noteIndex":0},"citationItems":[{"id":495,"uris":["http://zotero.org/users/5080349/items/PUIQPMQX"],"uri":["http://zotero.org/users/5080349/items/PUIQPMQX"],"itemData":{"id":495,"type":"article-journal","container-title":"Current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Pr>
          <w:rFonts w:ascii="Cambria Math" w:hAnsi="Cambria Math" w:cs="Cambria Math"/>
          <w:lang w:val="en-US"/>
        </w:rPr>
        <w:instrText>∼</w:instrText>
      </w:r>
      <w:r>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Pr>
          <w:rFonts w:cstheme="minorHAnsi"/>
          <w:lang w:val="en-US"/>
        </w:rPr>
        <w:fldChar w:fldCharType="separate"/>
      </w:r>
      <w:r w:rsidRPr="004E4421">
        <w:rPr>
          <w:rFonts w:ascii="Calibri" w:hAnsi="Calibri" w:cs="Calibri"/>
          <w:lang w:val="en-US"/>
        </w:rPr>
        <w:t>Rosenthal et al., 2015; Strandburg-Peshkin et al., 2013)</w:t>
      </w:r>
      <w:r>
        <w:rPr>
          <w:rFonts w:cstheme="minorHAnsi"/>
          <w:lang w:val="en-US"/>
        </w:rPr>
        <w:fldChar w:fldCharType="end"/>
      </w:r>
      <w:r>
        <w:rPr>
          <w:rFonts w:cstheme="minorHAnsi"/>
          <w:lang w:val="en-US"/>
        </w:rPr>
        <w:t xml:space="preserve">. However in the meerkats’ habitat, tall sour grass or bushes often impede visibility , and meerkats are known to use a variety of vocalizations to coordinate movement </w:t>
      </w:r>
      <w:r>
        <w:rPr>
          <w:rFonts w:cstheme="minorHAnsi"/>
          <w:lang w:val="en-US"/>
        </w:rPr>
        <w:fldChar w:fldCharType="begin"/>
      </w:r>
      <w:r w:rsidR="0043299C">
        <w:rPr>
          <w:rFonts w:cstheme="minorHAnsi"/>
          <w:lang w:val="en-US"/>
        </w:rPr>
        <w:instrText xml:space="preserve"> ADDIN ZOTERO_ITEM CSL_CITATION {"citationID":"SSERviNF","properties":{"formattedCitation":"(Bousquet et al. 2011; Reber et al. 2013; Manser et al. 2014; Gall and Manser 2017)","plainCitation":"(Bousquet et al. 2011; Reber et al. 2013; Manser et al. 2014; Gall and Manser 2017)","noteIndex":0},"citationItems":[{"id":613,"uris":["http://zotero.org/users/5080349/items/3MGVF5AS"],"uri":["http://zotero.org/users/5080349/items/3MGVF5AS"],"itemData":{"id":613,"type":"article-journal","abstract":"Members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w:instrText>
      </w:r>
      <w:r w:rsidR="0043299C" w:rsidRPr="0043299C">
        <w:rPr>
          <w:rFonts w:cstheme="minorHAnsi"/>
        </w:rPr>
        <w:instrText xml:space="preserve">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id":147,"uris":["http://zotero.org/users/5080349/items/WALR3ABX"],"uri":["http://zotero.org/users/5080349/items/WALR3ABX"],"itemData":{"id":147,"type":"article-journal","container-title":"Proceedings of the Royal Society B: Biological Sciences","DOI":"10.1098/rspb.2013.1013","ISSN":"0962-8452, 1471-2954","issue":"1765","language":"en","page":"20131013-20131013","source":"CrossRef","title":"Social monitoring via close calls in meerkats","volume":"280","author":[{"family":"Reber","given":"S. A."},{"family":"Townsend","given":"S. W."},{"family":"Manser","given":"M. B."}],"issued":{"date-parts":[["2013"]],"season":"juillet"}}}],"schema":"https://github.com/citation-style-language/schema/raw/master/csl-citation.json"} </w:instrText>
      </w:r>
      <w:r>
        <w:rPr>
          <w:rFonts w:cstheme="minorHAnsi"/>
          <w:lang w:val="en-US"/>
        </w:rPr>
        <w:fldChar w:fldCharType="separate"/>
      </w:r>
      <w:r w:rsidR="0043299C" w:rsidRPr="0043299C">
        <w:rPr>
          <w:rFonts w:ascii="Calibri" w:hAnsi="Calibri" w:cs="Calibri"/>
        </w:rPr>
        <w:t>(Bousquet et al. 2011; Reber et al. 2013; Manser et al. 2014; Gall and Manser 2017)</w:t>
      </w:r>
      <w:r>
        <w:rPr>
          <w:rFonts w:cstheme="minorHAnsi"/>
          <w:lang w:val="en-US"/>
        </w:rPr>
        <w:fldChar w:fldCharType="end"/>
      </w:r>
      <w:r w:rsidRPr="004E4421">
        <w:rPr>
          <w:rFonts w:cstheme="minorHAnsi"/>
        </w:rPr>
        <w:t xml:space="preserve">. </w:t>
      </w:r>
      <w:r>
        <w:rPr>
          <w:rFonts w:cstheme="minorHAnsi"/>
          <w:lang w:val="en-US"/>
        </w:rPr>
        <w:t>Thus, they have the potential to convey information, and therefore influence others, from anywhere in the group. This decoupling of front position and influence over direction highlights that, depending on the species,</w:t>
      </w:r>
      <w:r w:rsidRPr="006D69C5">
        <w:rPr>
          <w:rFonts w:cstheme="minorHAnsi"/>
          <w:lang w:val="en-US"/>
        </w:rPr>
        <w:t xml:space="preserve"> the ordering of individuals along the axis of movement alone might </w:t>
      </w:r>
      <w:r>
        <w:rPr>
          <w:rFonts w:cstheme="minorHAnsi"/>
          <w:lang w:val="en-US"/>
        </w:rPr>
        <w:t xml:space="preserve">not necessarily be a </w:t>
      </w:r>
      <w:r w:rsidRPr="006D69C5">
        <w:rPr>
          <w:rFonts w:cstheme="minorHAnsi"/>
          <w:lang w:val="en-US"/>
        </w:rPr>
        <w:t xml:space="preserve">reliable metric to infer influence and should be used in complement with other metrics. </w:t>
      </w:r>
      <w:r>
        <w:rPr>
          <w:rFonts w:cstheme="minorHAnsi"/>
          <w:lang w:val="en-US"/>
        </w:rPr>
        <w:t xml:space="preserve">Moreover, understanding when and how individuals are able to exert influence from the back of groups, and how this is linked to the mechanisms of information transfer </w:t>
      </w:r>
      <w:r>
        <w:rPr>
          <w:rFonts w:cstheme="minorHAnsi"/>
          <w:lang w:val="en-US"/>
        </w:rPr>
        <w:lastRenderedPageBreak/>
        <w:t xml:space="preserve">employed, are important questions for future work. </w:t>
      </w:r>
      <w:r w:rsidRPr="006D69C5">
        <w:rPr>
          <w:rFonts w:cstheme="minorHAnsi"/>
          <w:lang w:val="en-US"/>
        </w:rPr>
        <w:t xml:space="preserve">Interestingly, </w:t>
      </w:r>
      <w:r>
        <w:rPr>
          <w:rFonts w:cstheme="minorHAnsi"/>
          <w:lang w:val="en-US"/>
        </w:rPr>
        <w:t>in our data</w:t>
      </w:r>
      <w:r w:rsidRPr="006D69C5">
        <w:rPr>
          <w:rFonts w:cstheme="minorHAnsi"/>
          <w:lang w:val="en-US"/>
        </w:rPr>
        <w:t xml:space="preserve"> the one dominant female </w:t>
      </w:r>
      <w:r>
        <w:rPr>
          <w:rFonts w:cstheme="minorHAnsi"/>
          <w:lang w:val="en-US"/>
        </w:rPr>
        <w:t>that</w:t>
      </w:r>
      <w:r w:rsidRPr="006D69C5">
        <w:rPr>
          <w:rFonts w:cstheme="minorHAnsi"/>
          <w:lang w:val="en-US"/>
        </w:rPr>
        <w:t xml:space="preserve"> </w:t>
      </w:r>
      <w:r>
        <w:rPr>
          <w:rFonts w:cstheme="minorHAnsi"/>
          <w:lang w:val="en-US"/>
        </w:rPr>
        <w:t>spent</w:t>
      </w:r>
      <w:r w:rsidRPr="006D69C5">
        <w:rPr>
          <w:rFonts w:cstheme="minorHAnsi"/>
          <w:lang w:val="en-US"/>
        </w:rPr>
        <w:t xml:space="preserve"> more time in the back (group ZU21) had by far the longest tenure at the time of data collection amongst dominant females of our study (104 weeks against 38 weeks maximum</w:t>
      </w:r>
      <w:r>
        <w:rPr>
          <w:rFonts w:cstheme="minorHAnsi"/>
          <w:lang w:val="en-US"/>
        </w:rPr>
        <w:t>, see table S2 in Supplements</w:t>
      </w:r>
      <w:r w:rsidRPr="006D69C5">
        <w:rPr>
          <w:rFonts w:cstheme="minorHAnsi"/>
          <w:lang w:val="en-US"/>
        </w:rPr>
        <w:t xml:space="preserve">). This </w:t>
      </w:r>
      <w:r>
        <w:rPr>
          <w:rFonts w:cstheme="minorHAnsi"/>
          <w:lang w:val="en-US"/>
        </w:rPr>
        <w:t xml:space="preserve">suggests the intriguing possibility that </w:t>
      </w:r>
      <w:r w:rsidRPr="006D69C5">
        <w:rPr>
          <w:rFonts w:cstheme="minorHAnsi"/>
          <w:lang w:val="en-US"/>
        </w:rPr>
        <w:t xml:space="preserve">as a female’s </w:t>
      </w:r>
      <w:r>
        <w:rPr>
          <w:rFonts w:cstheme="minorHAnsi"/>
          <w:lang w:val="en-US"/>
        </w:rPr>
        <w:t xml:space="preserve">dominance </w:t>
      </w:r>
      <w:r w:rsidRPr="006D69C5">
        <w:rPr>
          <w:rFonts w:cstheme="minorHAnsi"/>
          <w:lang w:val="en-US"/>
        </w:rPr>
        <w:t xml:space="preserve">becomes better and better established within a group, </w:t>
      </w:r>
      <w:r>
        <w:rPr>
          <w:rFonts w:cstheme="minorHAnsi"/>
          <w:lang w:val="en-US"/>
        </w:rPr>
        <w:t>she</w:t>
      </w:r>
      <w:r w:rsidRPr="006D69C5">
        <w:rPr>
          <w:rFonts w:cstheme="minorHAnsi"/>
          <w:lang w:val="en-US"/>
        </w:rPr>
        <w:t xml:space="preserve"> might become more and more able to influence the group from any position. </w:t>
      </w:r>
    </w:p>
    <w:p w14:paraId="6E4D122A" w14:textId="77777777" w:rsidR="00CC6EA4" w:rsidRPr="00614F18" w:rsidRDefault="00CC6EA4" w:rsidP="00CC6EA4">
      <w:pPr>
        <w:spacing w:line="360" w:lineRule="auto"/>
        <w:jc w:val="both"/>
        <w:rPr>
          <w:rFonts w:cstheme="minorHAnsi"/>
          <w:b/>
          <w:lang w:val="en-US"/>
        </w:rPr>
      </w:pPr>
      <w:r w:rsidRPr="00614F18">
        <w:rPr>
          <w:rFonts w:cstheme="minorHAnsi"/>
          <w:b/>
          <w:lang w:val="en-US"/>
        </w:rPr>
        <w:t>CONCLUSION</w:t>
      </w:r>
    </w:p>
    <w:p w14:paraId="1DBEC462" w14:textId="3CF267D0" w:rsidR="00CC6EA4" w:rsidRDefault="00CC6EA4" w:rsidP="00CC6EA4">
      <w:pPr>
        <w:spacing w:line="360" w:lineRule="auto"/>
        <w:jc w:val="both"/>
        <w:rPr>
          <w:rFonts w:cstheme="minorHAnsi"/>
          <w:lang w:val="en-US"/>
        </w:rPr>
      </w:pPr>
      <w:r>
        <w:rPr>
          <w:rFonts w:cstheme="minorHAnsi"/>
          <w:lang w:val="en-US"/>
        </w:rPr>
        <w:t xml:space="preserve">Overall our results </w:t>
      </w:r>
      <w:r w:rsidR="005C09DE">
        <w:rPr>
          <w:rFonts w:cstheme="minorHAnsi"/>
          <w:lang w:val="en-US"/>
        </w:rPr>
        <w:t>show that d</w:t>
      </w:r>
      <w:r>
        <w:rPr>
          <w:rFonts w:cstheme="minorHAnsi"/>
          <w:lang w:val="en-US"/>
        </w:rPr>
        <w:t>ominant females have the most influence over the direction of travel but not necessarily over speed of travel, highlighting the importance of disentangling these two components of influence even in groups where both operate concurrently. Furthermore, the finding that the most influential individuals are not always the ones located in the front of the group emphasizes the need to critically evaluate the common assumption that those at the front take the lead.</w:t>
      </w:r>
    </w:p>
    <w:p w14:paraId="3A809607" w14:textId="77777777" w:rsidR="00CC6EA4" w:rsidRDefault="00CC6EA4" w:rsidP="00CC6EA4">
      <w:pPr>
        <w:spacing w:line="360" w:lineRule="auto"/>
        <w:jc w:val="both"/>
        <w:rPr>
          <w:rFonts w:cstheme="minorHAnsi"/>
          <w:lang w:val="en-US"/>
        </w:rPr>
      </w:pPr>
      <w:r>
        <w:rPr>
          <w:rFonts w:cstheme="minorHAnsi"/>
          <w:lang w:val="en-US"/>
        </w:rPr>
        <w:t xml:space="preserve">The methodological approach developed here is species-general and could be applied more broadly across different species, or under different environmental conditions, to disentangle influence over timing and directional decisions. Because our approach by design captures influence </w:t>
      </w:r>
      <w:r w:rsidRPr="006D69C5">
        <w:rPr>
          <w:rFonts w:cstheme="minorHAnsi"/>
          <w:lang w:val="en-US"/>
        </w:rPr>
        <w:t xml:space="preserve">aggregated </w:t>
      </w:r>
      <w:r>
        <w:rPr>
          <w:rFonts w:cstheme="minorHAnsi"/>
          <w:lang w:val="en-US"/>
        </w:rPr>
        <w:t xml:space="preserve">over time, it could be interesting in future work to contrast it with complementary approaches, for instance approaches that </w:t>
      </w:r>
      <w:r w:rsidRPr="006D69C5">
        <w:rPr>
          <w:rFonts w:cstheme="minorHAnsi"/>
          <w:lang w:val="en-US"/>
        </w:rPr>
        <w:t>identif</w:t>
      </w:r>
      <w:r>
        <w:rPr>
          <w:rFonts w:cstheme="minorHAnsi"/>
          <w:lang w:val="en-US"/>
        </w:rPr>
        <w:t>y</w:t>
      </w:r>
      <w:r w:rsidRPr="006D69C5">
        <w:rPr>
          <w:rFonts w:cstheme="minorHAnsi"/>
          <w:lang w:val="en-US"/>
        </w:rPr>
        <w:t xml:space="preserve"> particular events in the trajectory</w:t>
      </w:r>
      <w:r>
        <w:rPr>
          <w:rFonts w:cstheme="minorHAnsi"/>
          <w:lang w:val="en-US"/>
        </w:rPr>
        <w:t xml:space="preserve"> such as </w:t>
      </w:r>
      <w:r w:rsidRPr="006D69C5">
        <w:rPr>
          <w:rFonts w:cstheme="minorHAnsi"/>
          <w:lang w:val="en-US"/>
        </w:rPr>
        <w:t>sharp changes in direction</w:t>
      </w:r>
      <w:r>
        <w:rPr>
          <w:rFonts w:cstheme="minorHAnsi"/>
          <w:lang w:val="en-US"/>
        </w:rPr>
        <w:t xml:space="preserve"> or increases in speed</w:t>
      </w:r>
      <w:r w:rsidRPr="006D69C5">
        <w:rPr>
          <w:rFonts w:cstheme="minorHAnsi"/>
          <w:lang w:val="en-US"/>
        </w:rPr>
        <w:t xml:space="preserve"> during movement</w:t>
      </w:r>
      <w:r>
        <w:rPr>
          <w:rFonts w:cstheme="minorHAnsi"/>
          <w:lang w:val="en-US"/>
        </w:rPr>
        <w:t>, in order to gain a more complete picture of the distribution and variability of influence in social groups. The method could also be used in combination with other features, such as vocalizations, to assess how such features impact influence dynamics. The results presented here highlight</w:t>
      </w:r>
      <w:r w:rsidRPr="006D69C5">
        <w:rPr>
          <w:rFonts w:cstheme="minorHAnsi"/>
          <w:lang w:val="en-US"/>
        </w:rPr>
        <w:t xml:space="preserve"> the </w:t>
      </w:r>
      <w:r>
        <w:rPr>
          <w:rFonts w:cstheme="minorHAnsi"/>
          <w:lang w:val="en-US"/>
        </w:rPr>
        <w:t>complexity of the concept of influence, and demonstrate</w:t>
      </w:r>
      <w:r w:rsidRPr="006D69C5">
        <w:rPr>
          <w:rFonts w:cstheme="minorHAnsi"/>
          <w:lang w:val="en-US"/>
        </w:rPr>
        <w:t xml:space="preserve"> the need to study it from different perspective</w:t>
      </w:r>
      <w:r>
        <w:rPr>
          <w:rFonts w:cstheme="minorHAnsi"/>
          <w:lang w:val="en-US"/>
        </w:rPr>
        <w:t>s across</w:t>
      </w:r>
      <w:r w:rsidRPr="006D69C5">
        <w:rPr>
          <w:rFonts w:cstheme="minorHAnsi"/>
          <w:lang w:val="en-US"/>
        </w:rPr>
        <w:t xml:space="preserve"> </w:t>
      </w:r>
      <w:r>
        <w:rPr>
          <w:rFonts w:cstheme="minorHAnsi"/>
          <w:lang w:val="en-US"/>
        </w:rPr>
        <w:t>multiple</w:t>
      </w:r>
      <w:r w:rsidRPr="006D69C5">
        <w:rPr>
          <w:rFonts w:cstheme="minorHAnsi"/>
          <w:lang w:val="en-US"/>
        </w:rPr>
        <w:t xml:space="preserve"> groups</w:t>
      </w:r>
      <w:r>
        <w:rPr>
          <w:rFonts w:cstheme="minorHAnsi"/>
          <w:lang w:val="en-US"/>
        </w:rPr>
        <w:t xml:space="preserve"> to begin to reveal a more complete understanding of collective decision-making in animal societies.</w:t>
      </w:r>
    </w:p>
    <w:p w14:paraId="57257AE5" w14:textId="76F341E3" w:rsidR="00D87226" w:rsidRDefault="005C09DE" w:rsidP="00614F18">
      <w:pPr>
        <w:spacing w:line="360" w:lineRule="auto"/>
        <w:jc w:val="both"/>
        <w:rPr>
          <w:ins w:id="11" w:author="Microsoft Office User" w:date="2022-01-18T17:19:00Z"/>
          <w:rFonts w:cstheme="minorHAnsi"/>
          <w:lang w:val="en-US"/>
        </w:rPr>
      </w:pPr>
      <w:ins w:id="12" w:author="Microsoft Office User" w:date="2022-01-18T17:18:00Z">
        <w:r>
          <w:rPr>
            <w:rFonts w:cstheme="minorHAnsi"/>
            <w:lang w:val="en-US"/>
          </w:rPr>
          <w:t xml:space="preserve">Overall comments on discussion and </w:t>
        </w:r>
      </w:ins>
      <w:ins w:id="13" w:author="Microsoft Office User" w:date="2022-01-18T17:19:00Z">
        <w:r>
          <w:rPr>
            <w:rFonts w:cstheme="minorHAnsi"/>
            <w:lang w:val="en-US"/>
          </w:rPr>
          <w:t>conclusion:</w:t>
        </w:r>
      </w:ins>
    </w:p>
    <w:p w14:paraId="0AA67583" w14:textId="011F4022" w:rsidR="005C09DE" w:rsidRDefault="005C09DE" w:rsidP="00614F18">
      <w:pPr>
        <w:spacing w:line="360" w:lineRule="auto"/>
        <w:jc w:val="both"/>
        <w:rPr>
          <w:ins w:id="14" w:author="Microsoft Office User" w:date="2022-01-18T17:20:00Z"/>
          <w:rFonts w:cstheme="minorHAnsi"/>
          <w:lang w:val="en-US"/>
        </w:rPr>
      </w:pPr>
      <w:ins w:id="15" w:author="Microsoft Office User" w:date="2022-01-18T17:19:00Z">
        <w:r>
          <w:rPr>
            <w:rFonts w:cstheme="minorHAnsi"/>
            <w:lang w:val="en-US"/>
          </w:rPr>
          <w:t>First of all, the concluding paragraph is great</w:t>
        </w:r>
      </w:ins>
      <w:ins w:id="16" w:author="Microsoft Office User" w:date="2022-01-18T17:20:00Z">
        <w:r>
          <w:rPr>
            <w:rFonts w:cstheme="minorHAnsi"/>
            <w:lang w:val="en-US"/>
          </w:rPr>
          <w:t>! I think it sums it up very nicely and also highlights the generalizability of the method.</w:t>
        </w:r>
      </w:ins>
    </w:p>
    <w:p w14:paraId="26EC1605" w14:textId="0ECCB754" w:rsidR="005C09DE" w:rsidRDefault="005C09DE" w:rsidP="00614F18">
      <w:pPr>
        <w:spacing w:line="360" w:lineRule="auto"/>
        <w:jc w:val="both"/>
        <w:rPr>
          <w:rFonts w:cstheme="minorHAnsi"/>
          <w:lang w:val="en-US"/>
        </w:rPr>
      </w:pPr>
      <w:ins w:id="17" w:author="Microsoft Office User" w:date="2022-01-18T17:20:00Z">
        <w:r>
          <w:rPr>
            <w:rFonts w:cstheme="minorHAnsi"/>
            <w:lang w:val="en-US"/>
          </w:rPr>
          <w:t xml:space="preserve">The discussion is also much improved. I still think the discussion focuses a bit too much on meerkats, which makes the paper seem more </w:t>
        </w:r>
      </w:ins>
      <w:ins w:id="18" w:author="Microsoft Office User" w:date="2022-01-18T17:22:00Z">
        <w:r>
          <w:rPr>
            <w:rFonts w:cstheme="minorHAnsi"/>
            <w:lang w:val="en-US"/>
          </w:rPr>
          <w:t>species</w:t>
        </w:r>
      </w:ins>
      <w:ins w:id="19" w:author="Microsoft Office User" w:date="2022-01-18T17:20:00Z">
        <w:r>
          <w:rPr>
            <w:rFonts w:cstheme="minorHAnsi"/>
            <w:lang w:val="en-US"/>
          </w:rPr>
          <w:t xml:space="preserve">-specific than it </w:t>
        </w:r>
      </w:ins>
      <w:ins w:id="20" w:author="Microsoft Office User" w:date="2022-01-18T17:21:00Z">
        <w:r>
          <w:rPr>
            <w:rFonts w:cstheme="minorHAnsi"/>
            <w:lang w:val="en-US"/>
          </w:rPr>
          <w:t>really is. In some cases, you could broaden it out a bit by simply introducing the various discussion points as general concepts and then bringing them into the context of the meerkat system</w:t>
        </w:r>
      </w:ins>
      <w:ins w:id="21" w:author="Microsoft Office User" w:date="2022-01-18T17:22:00Z">
        <w:r>
          <w:rPr>
            <w:rFonts w:cstheme="minorHAnsi"/>
            <w:lang w:val="en-US"/>
          </w:rPr>
          <w:t>,</w:t>
        </w:r>
      </w:ins>
      <w:ins w:id="22" w:author="Microsoft Office User" w:date="2022-01-18T17:21:00Z">
        <w:r>
          <w:rPr>
            <w:rFonts w:cstheme="minorHAnsi"/>
            <w:lang w:val="en-US"/>
          </w:rPr>
          <w:t xml:space="preserve"> rather than immediately going to the meerkats. </w:t>
        </w:r>
      </w:ins>
      <w:ins w:id="23" w:author="Microsoft Office User" w:date="2022-01-18T17:22:00Z">
        <w:r>
          <w:rPr>
            <w:rFonts w:cstheme="minorHAnsi"/>
            <w:lang w:val="en-US"/>
          </w:rPr>
          <w:t xml:space="preserve">I’m </w:t>
        </w:r>
        <w:r>
          <w:rPr>
            <w:rFonts w:cstheme="minorHAnsi"/>
            <w:lang w:val="en-US"/>
          </w:rPr>
          <w:lastRenderedPageBreak/>
          <w:t>happy to think</w:t>
        </w:r>
        <w:r w:rsidR="00C160E5">
          <w:rPr>
            <w:rFonts w:cstheme="minorHAnsi"/>
            <w:lang w:val="en-US"/>
          </w:rPr>
          <w:t xml:space="preserve"> more with you about how to accomplish this, but </w:t>
        </w:r>
      </w:ins>
      <w:ins w:id="24" w:author="Microsoft Office User" w:date="2022-01-18T17:23:00Z">
        <w:r w:rsidR="00C160E5">
          <w:rPr>
            <w:rFonts w:cstheme="minorHAnsi"/>
            <w:lang w:val="en-US"/>
          </w:rPr>
          <w:t>I also wanted to get the MS back to you relatively quickly so I’m going to leave it for now.</w:t>
        </w:r>
      </w:ins>
    </w:p>
    <w:p w14:paraId="38A1871A" w14:textId="77777777" w:rsidR="00D87226" w:rsidRDefault="00D87226" w:rsidP="00614F18">
      <w:pPr>
        <w:spacing w:line="360" w:lineRule="auto"/>
        <w:jc w:val="both"/>
        <w:rPr>
          <w:rFonts w:cstheme="minorHAnsi"/>
          <w:b/>
          <w:sz w:val="28"/>
          <w:lang w:val="en-US"/>
        </w:rPr>
      </w:pPr>
      <w:r w:rsidRPr="00D87226">
        <w:rPr>
          <w:rFonts w:cstheme="minorHAnsi"/>
          <w:b/>
          <w:sz w:val="28"/>
          <w:lang w:val="en-US"/>
        </w:rPr>
        <w:t>ACKNOWLEDGMENTS</w:t>
      </w:r>
    </w:p>
    <w:p w14:paraId="0D915DEA" w14:textId="2DFCA087" w:rsidR="00F0342C" w:rsidRDefault="00F0342C" w:rsidP="00F0342C">
      <w:pPr>
        <w:spacing w:line="360" w:lineRule="auto"/>
        <w:jc w:val="both"/>
        <w:rPr>
          <w:rFonts w:cstheme="minorHAnsi"/>
          <w:lang w:val="en-US"/>
        </w:rPr>
      </w:pPr>
      <w:r w:rsidRPr="00F0759E">
        <w:rPr>
          <w:rFonts w:cstheme="minorHAnsi"/>
          <w:lang w:val="en-US"/>
        </w:rPr>
        <w:t xml:space="preserve">We thank the Kalahari </w:t>
      </w:r>
      <w:r>
        <w:rPr>
          <w:rFonts w:cstheme="minorHAnsi"/>
          <w:lang w:val="en-US"/>
        </w:rPr>
        <w:t xml:space="preserve">Research Trust for permission to work at the </w:t>
      </w:r>
      <w:proofErr w:type="spellStart"/>
      <w:r>
        <w:rPr>
          <w:rFonts w:cstheme="minorHAnsi"/>
          <w:lang w:val="en-US"/>
        </w:rPr>
        <w:t>Kuruman</w:t>
      </w:r>
      <w:proofErr w:type="spellEnd"/>
      <w:r>
        <w:rPr>
          <w:rFonts w:cstheme="minorHAnsi"/>
          <w:lang w:val="en-US"/>
        </w:rPr>
        <w:t xml:space="preserve"> River Reserve, and the neighboring farmers to use their land. We also thank Tim </w:t>
      </w:r>
      <w:proofErr w:type="spellStart"/>
      <w:r>
        <w:rPr>
          <w:rFonts w:cstheme="minorHAnsi"/>
          <w:lang w:val="en-US"/>
        </w:rPr>
        <w:t>Clutton</w:t>
      </w:r>
      <w:proofErr w:type="spellEnd"/>
      <w:r>
        <w:rPr>
          <w:rFonts w:cstheme="minorHAnsi"/>
          <w:lang w:val="en-US"/>
        </w:rPr>
        <w:t xml:space="preserve">-Brock for the organization of the field site, as well as managers, volunteers, students and staff at the Kalahari Meerkat Project for maintaining the habituation and collecting long-term data, as well as for assistance prior to and during data collection. Many thanks to Rebecca Shaefer, Pauline Toni and Camille </w:t>
      </w:r>
      <w:proofErr w:type="spellStart"/>
      <w:r>
        <w:rPr>
          <w:rFonts w:cstheme="minorHAnsi"/>
          <w:lang w:val="en-US"/>
        </w:rPr>
        <w:t>Lysemna</w:t>
      </w:r>
      <w:proofErr w:type="spellEnd"/>
      <w:r>
        <w:rPr>
          <w:rFonts w:cstheme="minorHAnsi"/>
          <w:lang w:val="en-US"/>
        </w:rPr>
        <w:t xml:space="preserve"> who worked as field assistant during some of the field seasons. </w:t>
      </w:r>
      <w:r w:rsidR="00121BD1">
        <w:rPr>
          <w:rFonts w:cstheme="minorHAnsi"/>
          <w:lang w:val="en-US"/>
        </w:rPr>
        <w:t>Finally,</w:t>
      </w:r>
      <w:r>
        <w:rPr>
          <w:rFonts w:cstheme="minorHAnsi"/>
          <w:lang w:val="en-US"/>
        </w:rPr>
        <w:t xml:space="preserve"> we thank Andrew </w:t>
      </w:r>
      <w:proofErr w:type="spellStart"/>
      <w:r>
        <w:rPr>
          <w:rFonts w:cstheme="minorHAnsi"/>
          <w:lang w:val="en-US"/>
        </w:rPr>
        <w:t>Gersick</w:t>
      </w:r>
      <w:proofErr w:type="spellEnd"/>
      <w:r w:rsidR="00121BD1">
        <w:rPr>
          <w:rFonts w:cstheme="minorHAnsi"/>
          <w:lang w:val="en-US"/>
        </w:rPr>
        <w:t>,</w:t>
      </w:r>
      <w:r>
        <w:rPr>
          <w:rFonts w:cstheme="minorHAnsi"/>
          <w:lang w:val="en-US"/>
        </w:rPr>
        <w:t xml:space="preserve"> Ben Hirsh, Kay </w:t>
      </w:r>
      <w:proofErr w:type="spellStart"/>
      <w:r>
        <w:rPr>
          <w:rFonts w:cstheme="minorHAnsi"/>
          <w:lang w:val="en-US"/>
        </w:rPr>
        <w:t>Holekamp</w:t>
      </w:r>
      <w:proofErr w:type="spellEnd"/>
      <w:r>
        <w:rPr>
          <w:rFonts w:cstheme="minorHAnsi"/>
          <w:lang w:val="en-US"/>
        </w:rPr>
        <w:t xml:space="preserve">, </w:t>
      </w:r>
      <w:proofErr w:type="spellStart"/>
      <w:r>
        <w:rPr>
          <w:rFonts w:cstheme="minorHAnsi"/>
          <w:lang w:val="en-US"/>
        </w:rPr>
        <w:t>Frants</w:t>
      </w:r>
      <w:proofErr w:type="spellEnd"/>
      <w:r>
        <w:rPr>
          <w:rFonts w:cstheme="minorHAnsi"/>
          <w:lang w:val="en-US"/>
        </w:rPr>
        <w:t xml:space="preserve"> Jensen, Marie </w:t>
      </w:r>
      <w:proofErr w:type="spellStart"/>
      <w:r>
        <w:rPr>
          <w:rFonts w:cstheme="minorHAnsi"/>
          <w:lang w:val="en-US"/>
        </w:rPr>
        <w:t>Roch</w:t>
      </w:r>
      <w:proofErr w:type="spellEnd"/>
      <w:r>
        <w:rPr>
          <w:rFonts w:cstheme="minorHAnsi"/>
          <w:lang w:val="en-US"/>
        </w:rPr>
        <w:t xml:space="preserve"> from the Communication and Coordination Across Scales project, </w:t>
      </w:r>
      <w:r w:rsidR="00D32A12">
        <w:rPr>
          <w:rFonts w:cstheme="minorHAnsi"/>
          <w:lang w:val="en-US"/>
        </w:rPr>
        <w:t xml:space="preserve">Alison </w:t>
      </w:r>
      <w:r w:rsidR="00AF2379">
        <w:rPr>
          <w:rFonts w:cstheme="minorHAnsi"/>
          <w:lang w:val="en-US"/>
        </w:rPr>
        <w:t xml:space="preserve">Ashbury, Grace Davis </w:t>
      </w:r>
      <w:r>
        <w:rPr>
          <w:rFonts w:cstheme="minorHAnsi"/>
          <w:lang w:val="en-US"/>
        </w:rPr>
        <w:t>and members of the Communication and Collective Movement group at the Max Planck Institute of Animal Behavior in Constance for helpful feedback during the elaboration of this paper.</w:t>
      </w:r>
    </w:p>
    <w:p w14:paraId="6A9598FB" w14:textId="77777777" w:rsidR="00D87226" w:rsidRDefault="00D87226" w:rsidP="00614F18">
      <w:pPr>
        <w:spacing w:line="360" w:lineRule="auto"/>
        <w:jc w:val="both"/>
        <w:rPr>
          <w:rFonts w:cstheme="minorHAnsi"/>
          <w:b/>
          <w:lang w:val="en-US"/>
        </w:rPr>
      </w:pPr>
    </w:p>
    <w:p w14:paraId="65F898A9" w14:textId="16EBE05E" w:rsidR="002231A3" w:rsidRPr="00F0342C" w:rsidRDefault="00D87226" w:rsidP="00614F18">
      <w:pPr>
        <w:spacing w:line="360" w:lineRule="auto"/>
        <w:jc w:val="both"/>
        <w:rPr>
          <w:rFonts w:cstheme="minorHAnsi"/>
          <w:b/>
          <w:sz w:val="28"/>
          <w:lang w:val="en-US"/>
        </w:rPr>
      </w:pPr>
      <w:r>
        <w:rPr>
          <w:rFonts w:cstheme="minorHAnsi"/>
          <w:b/>
          <w:sz w:val="28"/>
          <w:lang w:val="en-US"/>
        </w:rPr>
        <w:t>ADDITIONAL INFORMATION</w:t>
      </w:r>
    </w:p>
    <w:p w14:paraId="00F97586" w14:textId="77777777" w:rsidR="00F16119" w:rsidRPr="00F16119" w:rsidRDefault="00D87226" w:rsidP="00614F18">
      <w:pPr>
        <w:spacing w:line="360" w:lineRule="auto"/>
        <w:jc w:val="both"/>
        <w:rPr>
          <w:rFonts w:cstheme="minorHAnsi"/>
          <w:b/>
          <w:sz w:val="24"/>
          <w:lang w:val="en-US"/>
        </w:rPr>
      </w:pPr>
      <w:r w:rsidRPr="00F16119">
        <w:rPr>
          <w:rFonts w:cstheme="minorHAnsi"/>
          <w:b/>
          <w:sz w:val="24"/>
          <w:lang w:val="en-US"/>
        </w:rPr>
        <w:t>Competing interests</w:t>
      </w:r>
    </w:p>
    <w:p w14:paraId="37EB2116" w14:textId="2A869743" w:rsidR="00F16119" w:rsidRDefault="00D87226" w:rsidP="00614F18">
      <w:pPr>
        <w:spacing w:line="360" w:lineRule="auto"/>
        <w:jc w:val="both"/>
        <w:rPr>
          <w:rFonts w:cstheme="minorHAnsi"/>
          <w:lang w:val="en-US"/>
        </w:rPr>
      </w:pPr>
      <w:r w:rsidRPr="00D87226">
        <w:rPr>
          <w:rFonts w:cstheme="minorHAnsi"/>
          <w:lang w:val="en-US"/>
        </w:rPr>
        <w:t>The authors declare no competing interests.</w:t>
      </w:r>
    </w:p>
    <w:p w14:paraId="0865A9C1" w14:textId="77777777" w:rsidR="00F0342C" w:rsidRDefault="00F0342C" w:rsidP="00614F18">
      <w:pPr>
        <w:spacing w:line="360" w:lineRule="auto"/>
        <w:jc w:val="both"/>
        <w:rPr>
          <w:rFonts w:cstheme="minorHAnsi"/>
          <w:lang w:val="en-US"/>
        </w:rPr>
      </w:pPr>
    </w:p>
    <w:p w14:paraId="3BDCE88D" w14:textId="77777777" w:rsidR="00F16119" w:rsidRPr="00F16119" w:rsidRDefault="00F16119" w:rsidP="00614F18">
      <w:pPr>
        <w:spacing w:line="360" w:lineRule="auto"/>
        <w:jc w:val="both"/>
        <w:rPr>
          <w:rFonts w:cstheme="minorHAnsi"/>
          <w:b/>
          <w:sz w:val="24"/>
          <w:lang w:val="en-US"/>
        </w:rPr>
      </w:pPr>
      <w:commentRangeStart w:id="25"/>
      <w:r w:rsidRPr="00F16119">
        <w:rPr>
          <w:rFonts w:cstheme="minorHAnsi"/>
          <w:b/>
          <w:sz w:val="24"/>
          <w:lang w:val="en-US"/>
        </w:rPr>
        <w:t>Funding</w:t>
      </w:r>
      <w:commentRangeEnd w:id="25"/>
      <w:r>
        <w:rPr>
          <w:rStyle w:val="CommentReference"/>
          <w:lang w:val="en-CA" w:bidi="he-IL"/>
        </w:rPr>
        <w:commentReference w:id="25"/>
      </w:r>
    </w:p>
    <w:p w14:paraId="2FB02C53" w14:textId="030DE36E" w:rsidR="00B06060" w:rsidRPr="00D11017" w:rsidRDefault="006D6297" w:rsidP="00B06060">
      <w:pPr>
        <w:spacing w:line="360" w:lineRule="auto"/>
        <w:jc w:val="both"/>
        <w:rPr>
          <w:lang w:val="en-US"/>
        </w:rPr>
      </w:pPr>
      <w:r w:rsidRPr="007641B9">
        <w:rPr>
          <w:lang w:val="en-US"/>
          <w:rPrChange w:id="26" w:author="baverly" w:date="2022-01-20T12:21:00Z">
            <w:rPr/>
          </w:rPrChange>
        </w:rPr>
        <w:t xml:space="preserve">This work was supported by HFSP award RGP0051/2019 to ASP </w:t>
      </w:r>
      <w:r w:rsidRPr="007641B9">
        <w:rPr>
          <w:lang w:val="en-US"/>
          <w:rPrChange w:id="27" w:author="baverly" w:date="2022-01-19T12:44:00Z">
            <w:rPr/>
          </w:rPrChange>
        </w:rPr>
        <w:t>and MM</w:t>
      </w:r>
      <w:r w:rsidR="008C0D77" w:rsidRPr="007641B9">
        <w:rPr>
          <w:lang w:val="en-US"/>
          <w:rPrChange w:id="28" w:author="baverly" w:date="2022-01-19T12:44:00Z">
            <w:rPr/>
          </w:rPrChange>
        </w:rPr>
        <w:t xml:space="preserve"> and </w:t>
      </w:r>
      <w:r w:rsidR="008C0D77" w:rsidRPr="00B06060">
        <w:rPr>
          <w:lang w:val="en-US"/>
        </w:rPr>
        <w:t xml:space="preserve">funded by the Deutsche </w:t>
      </w:r>
      <w:proofErr w:type="spellStart"/>
      <w:r w:rsidR="008C0D77" w:rsidRPr="00B06060">
        <w:rPr>
          <w:lang w:val="en-US"/>
        </w:rPr>
        <w:t>Forschungsgemeinschaft</w:t>
      </w:r>
      <w:proofErr w:type="spellEnd"/>
      <w:r w:rsidR="008C0D77" w:rsidRPr="00B06060">
        <w:rPr>
          <w:lang w:val="en-US"/>
        </w:rPr>
        <w:t xml:space="preserve"> (DFG, German Research Foundation) under Germany's Excellence Strategy – EXC 2117 – 422037984.</w:t>
      </w:r>
      <w:r w:rsidR="008C0D77">
        <w:rPr>
          <w:lang w:val="en-US"/>
        </w:rPr>
        <w:t xml:space="preserve"> </w:t>
      </w:r>
      <w:r w:rsidR="008C0D77" w:rsidRPr="007B2F8D">
        <w:rPr>
          <w:lang w:val="en-US"/>
        </w:rPr>
        <w:t>ASP received additional support from</w:t>
      </w:r>
      <w:r w:rsidR="00B06060" w:rsidRPr="00B06060">
        <w:rPr>
          <w:lang w:val="en-US"/>
        </w:rPr>
        <w:t xml:space="preserve"> the </w:t>
      </w:r>
      <w:proofErr w:type="spellStart"/>
      <w:r w:rsidR="00B06060" w:rsidRPr="00B06060">
        <w:rPr>
          <w:lang w:val="en-US"/>
        </w:rPr>
        <w:t>Gips-Schüle</w:t>
      </w:r>
      <w:proofErr w:type="spellEnd"/>
      <w:r w:rsidR="00B06060" w:rsidRPr="00B06060">
        <w:rPr>
          <w:lang w:val="en-US"/>
        </w:rPr>
        <w:t xml:space="preserve"> Stiftung</w:t>
      </w:r>
      <w:r w:rsidR="008C0D77">
        <w:rPr>
          <w:lang w:val="en-US"/>
        </w:rPr>
        <w:t xml:space="preserve"> </w:t>
      </w:r>
      <w:r w:rsidR="00B06060" w:rsidRPr="00B06060">
        <w:rPr>
          <w:lang w:val="en-US"/>
        </w:rPr>
        <w:t>and the Max Planck Institute of Animal Behavior</w:t>
      </w:r>
      <w:r w:rsidR="008C0D77">
        <w:rPr>
          <w:lang w:val="en-US"/>
        </w:rPr>
        <w:t xml:space="preserve">. </w:t>
      </w:r>
      <w:commentRangeStart w:id="29"/>
      <w:r w:rsidR="008C0D77">
        <w:rPr>
          <w:lang w:val="en-US"/>
        </w:rPr>
        <w:t>MM acknowledges support from…</w:t>
      </w:r>
      <w:commentRangeEnd w:id="29"/>
      <w:r w:rsidR="008C0D77">
        <w:rPr>
          <w:rStyle w:val="CommentReference"/>
          <w:lang w:val="en-CA" w:bidi="he-IL"/>
        </w:rPr>
        <w:commentReference w:id="29"/>
      </w:r>
    </w:p>
    <w:p w14:paraId="5FCA34D6" w14:textId="14A1270D" w:rsidR="006D6297" w:rsidRPr="00D11017" w:rsidRDefault="006D6297" w:rsidP="00614F18">
      <w:pPr>
        <w:spacing w:line="360" w:lineRule="auto"/>
        <w:jc w:val="both"/>
        <w:rPr>
          <w:rFonts w:cstheme="minorHAnsi"/>
          <w:bCs/>
          <w:lang w:val="en-US"/>
          <w:rPrChange w:id="30" w:author="Microsoft Office User" w:date="2022-01-18T16:26:00Z">
            <w:rPr>
              <w:rFonts w:cstheme="minorHAnsi"/>
              <w:b/>
              <w:lang w:val="en-US"/>
            </w:rPr>
          </w:rPrChange>
        </w:rPr>
      </w:pPr>
    </w:p>
    <w:p w14:paraId="5FDB5F33" w14:textId="0C7B41D8" w:rsidR="00F16119" w:rsidRPr="003B5243" w:rsidRDefault="003B5243" w:rsidP="00614F18">
      <w:pPr>
        <w:spacing w:line="360" w:lineRule="auto"/>
        <w:jc w:val="both"/>
        <w:rPr>
          <w:rFonts w:cstheme="minorHAnsi"/>
          <w:b/>
          <w:sz w:val="24"/>
          <w:lang w:val="en-US"/>
        </w:rPr>
      </w:pPr>
      <w:r w:rsidRPr="003B5243">
        <w:rPr>
          <w:rFonts w:cstheme="minorHAnsi"/>
          <w:b/>
          <w:sz w:val="24"/>
          <w:lang w:val="en-US"/>
        </w:rPr>
        <w:t>Ethics</w:t>
      </w:r>
    </w:p>
    <w:p w14:paraId="6F99C353" w14:textId="3F472409" w:rsidR="003B5243" w:rsidRPr="00C058F3" w:rsidRDefault="003B5243" w:rsidP="00F0759E">
      <w:pPr>
        <w:autoSpaceDE w:val="0"/>
        <w:autoSpaceDN w:val="0"/>
        <w:adjustRightInd w:val="0"/>
        <w:spacing w:after="0" w:line="360" w:lineRule="auto"/>
        <w:rPr>
          <w:rFonts w:cstheme="minorHAnsi"/>
          <w:color w:val="231F20"/>
          <w:szCs w:val="16"/>
          <w:lang w:val="en-US"/>
        </w:rPr>
      </w:pPr>
      <w:r w:rsidRPr="00C058F3">
        <w:rPr>
          <w:rFonts w:cstheme="minorHAnsi"/>
          <w:color w:val="231F20"/>
          <w:szCs w:val="16"/>
          <w:lang w:val="en-US"/>
        </w:rPr>
        <w:t>All research was conducted under the permission of the ethical</w:t>
      </w:r>
      <w:r>
        <w:rPr>
          <w:rFonts w:cstheme="minorHAnsi"/>
          <w:color w:val="231F20"/>
          <w:szCs w:val="16"/>
          <w:lang w:val="en-US"/>
        </w:rPr>
        <w:t xml:space="preserve"> </w:t>
      </w:r>
      <w:r w:rsidRPr="00C058F3">
        <w:rPr>
          <w:rFonts w:cstheme="minorHAnsi"/>
          <w:color w:val="231F20"/>
          <w:szCs w:val="16"/>
          <w:lang w:val="en-US"/>
        </w:rPr>
        <w:t xml:space="preserve">committee of Pretoria University (permit number: </w:t>
      </w:r>
      <w:commentRangeStart w:id="31"/>
      <w:r w:rsidRPr="00C058F3">
        <w:rPr>
          <w:rFonts w:cstheme="minorHAnsi"/>
          <w:color w:val="231F20"/>
          <w:szCs w:val="16"/>
          <w:lang w:val="en-US"/>
        </w:rPr>
        <w:t>EC031-1</w:t>
      </w:r>
      <w:r w:rsidR="00F10799">
        <w:rPr>
          <w:rFonts w:cstheme="minorHAnsi"/>
          <w:color w:val="231F20"/>
          <w:szCs w:val="16"/>
          <w:lang w:val="en-US"/>
        </w:rPr>
        <w:t>7</w:t>
      </w:r>
      <w:commentRangeEnd w:id="31"/>
      <w:r w:rsidR="00F10799">
        <w:rPr>
          <w:rStyle w:val="CommentReference"/>
          <w:lang w:val="en-CA" w:bidi="he-IL"/>
        </w:rPr>
        <w:commentReference w:id="31"/>
      </w:r>
      <w:r w:rsidRPr="00C058F3">
        <w:rPr>
          <w:rFonts w:cstheme="minorHAnsi"/>
          <w:color w:val="231F20"/>
          <w:szCs w:val="16"/>
          <w:lang w:val="en-US"/>
        </w:rPr>
        <w:t>) and the Northern Cape</w:t>
      </w:r>
      <w:r>
        <w:rPr>
          <w:rFonts w:cstheme="minorHAnsi"/>
          <w:color w:val="231F20"/>
          <w:szCs w:val="16"/>
          <w:lang w:val="en-US"/>
        </w:rPr>
        <w:t xml:space="preserve"> </w:t>
      </w:r>
      <w:r w:rsidRPr="00C058F3">
        <w:rPr>
          <w:rFonts w:cstheme="minorHAnsi"/>
          <w:color w:val="231F20"/>
          <w:szCs w:val="16"/>
          <w:lang w:val="en-US"/>
        </w:rPr>
        <w:t>Conservation Service (</w:t>
      </w:r>
      <w:commentRangeStart w:id="32"/>
      <w:r w:rsidRPr="00C058F3">
        <w:rPr>
          <w:rFonts w:cstheme="minorHAnsi"/>
          <w:color w:val="231F20"/>
          <w:szCs w:val="16"/>
          <w:lang w:val="en-US"/>
        </w:rPr>
        <w:t>FAUNA</w:t>
      </w:r>
      <w:r>
        <w:rPr>
          <w:rFonts w:cstheme="minorHAnsi"/>
          <w:color w:val="231F20"/>
          <w:szCs w:val="16"/>
          <w:lang w:val="en-US"/>
        </w:rPr>
        <w:t xml:space="preserve"> </w:t>
      </w:r>
      <w:r w:rsidRPr="00C058F3">
        <w:rPr>
          <w:rFonts w:cstheme="minorHAnsi"/>
          <w:color w:val="231F20"/>
          <w:szCs w:val="16"/>
          <w:lang w:val="en-US"/>
        </w:rPr>
        <w:t>192/2014</w:t>
      </w:r>
      <w:commentRangeEnd w:id="32"/>
      <w:r w:rsidR="00F10799">
        <w:rPr>
          <w:rStyle w:val="CommentReference"/>
          <w:lang w:val="en-CA" w:bidi="he-IL"/>
        </w:rPr>
        <w:commentReference w:id="32"/>
      </w:r>
      <w:r w:rsidRPr="00C058F3">
        <w:rPr>
          <w:rFonts w:cstheme="minorHAnsi"/>
          <w:color w:val="231F20"/>
          <w:szCs w:val="16"/>
          <w:lang w:val="en-US"/>
        </w:rPr>
        <w:t>), South Africa</w:t>
      </w:r>
      <w:commentRangeStart w:id="33"/>
      <w:r w:rsidRPr="00C058F3">
        <w:rPr>
          <w:rFonts w:cstheme="minorHAnsi"/>
          <w:color w:val="231F20"/>
          <w:szCs w:val="16"/>
          <w:lang w:val="en-US"/>
        </w:rPr>
        <w:t>.</w:t>
      </w:r>
      <w:commentRangeEnd w:id="33"/>
      <w:r>
        <w:rPr>
          <w:rStyle w:val="CommentReference"/>
          <w:lang w:val="en-CA" w:bidi="he-IL"/>
        </w:rPr>
        <w:commentReference w:id="33"/>
      </w:r>
    </w:p>
    <w:p w14:paraId="1823C817" w14:textId="77777777" w:rsidR="003B5243" w:rsidRDefault="003B5243" w:rsidP="00614F18">
      <w:pPr>
        <w:spacing w:line="360" w:lineRule="auto"/>
        <w:jc w:val="both"/>
        <w:rPr>
          <w:rFonts w:cstheme="minorHAnsi"/>
          <w:b/>
          <w:lang w:val="en-US"/>
        </w:rPr>
      </w:pPr>
    </w:p>
    <w:p w14:paraId="05D1E37D" w14:textId="77777777" w:rsidR="003B5243" w:rsidRDefault="003B5243" w:rsidP="00614F18">
      <w:pPr>
        <w:spacing w:line="360" w:lineRule="auto"/>
        <w:jc w:val="both"/>
        <w:rPr>
          <w:rFonts w:cstheme="minorHAnsi"/>
          <w:b/>
          <w:lang w:val="en-US"/>
        </w:rPr>
      </w:pPr>
      <w:r>
        <w:rPr>
          <w:rFonts w:cstheme="minorHAnsi"/>
          <w:b/>
          <w:lang w:val="en-US"/>
        </w:rPr>
        <w:lastRenderedPageBreak/>
        <w:t>Author contributions</w:t>
      </w:r>
    </w:p>
    <w:p w14:paraId="186544FB" w14:textId="02A8E39D" w:rsidR="003B5243" w:rsidRPr="00F16119" w:rsidRDefault="003B5243" w:rsidP="00614F18">
      <w:pPr>
        <w:spacing w:line="360" w:lineRule="auto"/>
        <w:jc w:val="both"/>
        <w:rPr>
          <w:rFonts w:cstheme="minorHAnsi"/>
          <w:b/>
          <w:lang w:val="en-US"/>
        </w:rPr>
      </w:pPr>
      <w:r>
        <w:rPr>
          <w:rFonts w:cstheme="minorHAnsi"/>
          <w:lang w:val="en-US"/>
        </w:rPr>
        <w:t>BA, VD, GG and ASP collected the data, with support from MM. BA, V</w:t>
      </w:r>
      <w:r w:rsidR="00F10799">
        <w:rPr>
          <w:rFonts w:cstheme="minorHAnsi"/>
          <w:lang w:val="en-US"/>
        </w:rPr>
        <w:t>H</w:t>
      </w:r>
      <w:r>
        <w:rPr>
          <w:rFonts w:cstheme="minorHAnsi"/>
          <w:lang w:val="en-US"/>
        </w:rPr>
        <w:t xml:space="preserve">S and ASP analyzed and interpreted the data. BA wrote the manuscript, with inputs and revisions from all authors. </w:t>
      </w:r>
      <w:r w:rsidR="00503804" w:rsidRPr="00F16119">
        <w:rPr>
          <w:rFonts w:cstheme="minorHAnsi"/>
          <w:b/>
          <w:lang w:val="en-US"/>
        </w:rPr>
        <w:br w:type="page"/>
      </w:r>
    </w:p>
    <w:p w14:paraId="0CC0556F" w14:textId="2C7F45D5" w:rsidR="00503804" w:rsidRPr="003B5243" w:rsidRDefault="00503804" w:rsidP="00D27F62">
      <w:pPr>
        <w:spacing w:line="360" w:lineRule="auto"/>
        <w:jc w:val="both"/>
        <w:rPr>
          <w:rFonts w:cstheme="minorHAnsi"/>
          <w:b/>
          <w:sz w:val="28"/>
          <w:szCs w:val="28"/>
          <w:lang w:val="en-US"/>
        </w:rPr>
      </w:pPr>
      <w:r w:rsidRPr="003B5243">
        <w:rPr>
          <w:rFonts w:cstheme="minorHAnsi"/>
          <w:b/>
          <w:sz w:val="28"/>
          <w:szCs w:val="28"/>
          <w:lang w:val="en-US"/>
        </w:rPr>
        <w:lastRenderedPageBreak/>
        <w:t>BIBLIOGRAPHY</w:t>
      </w:r>
    </w:p>
    <w:p w14:paraId="72BAE7C4" w14:textId="77777777" w:rsidR="00D32A12" w:rsidRPr="00D32A12" w:rsidRDefault="00503804" w:rsidP="00D32A12">
      <w:pPr>
        <w:pStyle w:val="Bibliography"/>
        <w:rPr>
          <w:rFonts w:ascii="Calibri" w:hAnsi="Calibri" w:cs="Calibri"/>
          <w:sz w:val="28"/>
          <w:lang w:val="en-US"/>
        </w:rPr>
      </w:pPr>
      <w:r>
        <w:rPr>
          <w:rFonts w:cstheme="minorHAnsi"/>
          <w:b/>
          <w:sz w:val="28"/>
          <w:szCs w:val="28"/>
          <w:lang w:val="en-US"/>
        </w:rPr>
        <w:fldChar w:fldCharType="begin"/>
      </w:r>
      <w:r w:rsidR="00D32A12">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proofErr w:type="spellStart"/>
      <w:r w:rsidR="00D32A12" w:rsidRPr="00D32A12">
        <w:rPr>
          <w:rFonts w:ascii="Calibri" w:hAnsi="Calibri" w:cs="Calibri"/>
          <w:sz w:val="28"/>
          <w:lang w:val="en-US"/>
        </w:rPr>
        <w:t>Ballerini</w:t>
      </w:r>
      <w:proofErr w:type="spellEnd"/>
      <w:r w:rsidR="00D32A12" w:rsidRPr="00D32A12">
        <w:rPr>
          <w:rFonts w:ascii="Calibri" w:hAnsi="Calibri" w:cs="Calibri"/>
          <w:sz w:val="28"/>
          <w:lang w:val="en-US"/>
        </w:rPr>
        <w:t xml:space="preserve"> M, </w:t>
      </w:r>
      <w:proofErr w:type="spellStart"/>
      <w:r w:rsidR="00D32A12" w:rsidRPr="00D32A12">
        <w:rPr>
          <w:rFonts w:ascii="Calibri" w:hAnsi="Calibri" w:cs="Calibri"/>
          <w:sz w:val="28"/>
          <w:lang w:val="en-US"/>
        </w:rPr>
        <w:t>Cabibbo</w:t>
      </w:r>
      <w:proofErr w:type="spellEnd"/>
      <w:r w:rsidR="00D32A12" w:rsidRPr="00D32A12">
        <w:rPr>
          <w:rFonts w:ascii="Calibri" w:hAnsi="Calibri" w:cs="Calibri"/>
          <w:sz w:val="28"/>
          <w:lang w:val="en-US"/>
        </w:rPr>
        <w:t xml:space="preserve"> N, </w:t>
      </w:r>
      <w:proofErr w:type="spellStart"/>
      <w:r w:rsidR="00D32A12" w:rsidRPr="00D32A12">
        <w:rPr>
          <w:rFonts w:ascii="Calibri" w:hAnsi="Calibri" w:cs="Calibri"/>
          <w:sz w:val="28"/>
          <w:lang w:val="en-US"/>
        </w:rPr>
        <w:t>Candelier</w:t>
      </w:r>
      <w:proofErr w:type="spellEnd"/>
      <w:r w:rsidR="00D32A12" w:rsidRPr="00D32A12">
        <w:rPr>
          <w:rFonts w:ascii="Calibri" w:hAnsi="Calibri" w:cs="Calibri"/>
          <w:sz w:val="28"/>
          <w:lang w:val="en-US"/>
        </w:rPr>
        <w:t xml:space="preserve"> R, </w:t>
      </w:r>
      <w:proofErr w:type="spellStart"/>
      <w:r w:rsidR="00D32A12" w:rsidRPr="00D32A12">
        <w:rPr>
          <w:rFonts w:ascii="Calibri" w:hAnsi="Calibri" w:cs="Calibri"/>
          <w:sz w:val="28"/>
          <w:lang w:val="en-US"/>
        </w:rPr>
        <w:t>Cavagna</w:t>
      </w:r>
      <w:proofErr w:type="spellEnd"/>
      <w:r w:rsidR="00D32A12" w:rsidRPr="00D32A12">
        <w:rPr>
          <w:rFonts w:ascii="Calibri" w:hAnsi="Calibri" w:cs="Calibri"/>
          <w:sz w:val="28"/>
          <w:lang w:val="en-US"/>
        </w:rPr>
        <w:t xml:space="preserve"> A, </w:t>
      </w:r>
      <w:proofErr w:type="spellStart"/>
      <w:r w:rsidR="00D32A12" w:rsidRPr="00D32A12">
        <w:rPr>
          <w:rFonts w:ascii="Calibri" w:hAnsi="Calibri" w:cs="Calibri"/>
          <w:sz w:val="28"/>
          <w:lang w:val="en-US"/>
        </w:rPr>
        <w:t>Cisbani</w:t>
      </w:r>
      <w:proofErr w:type="spellEnd"/>
      <w:r w:rsidR="00D32A12" w:rsidRPr="00D32A12">
        <w:rPr>
          <w:rFonts w:ascii="Calibri" w:hAnsi="Calibri" w:cs="Calibri"/>
          <w:sz w:val="28"/>
          <w:lang w:val="en-US"/>
        </w:rPr>
        <w:t xml:space="preserve"> E, </w:t>
      </w:r>
      <w:proofErr w:type="spellStart"/>
      <w:r w:rsidR="00D32A12" w:rsidRPr="00D32A12">
        <w:rPr>
          <w:rFonts w:ascii="Calibri" w:hAnsi="Calibri" w:cs="Calibri"/>
          <w:sz w:val="28"/>
          <w:lang w:val="en-US"/>
        </w:rPr>
        <w:t>Giardina</w:t>
      </w:r>
      <w:proofErr w:type="spellEnd"/>
      <w:r w:rsidR="00D32A12" w:rsidRPr="00D32A12">
        <w:rPr>
          <w:rFonts w:ascii="Calibri" w:hAnsi="Calibri" w:cs="Calibri"/>
          <w:sz w:val="28"/>
          <w:lang w:val="en-US"/>
        </w:rPr>
        <w:t xml:space="preserve"> I, </w:t>
      </w:r>
      <w:proofErr w:type="spellStart"/>
      <w:r w:rsidR="00D32A12" w:rsidRPr="00D32A12">
        <w:rPr>
          <w:rFonts w:ascii="Calibri" w:hAnsi="Calibri" w:cs="Calibri"/>
          <w:sz w:val="28"/>
          <w:lang w:val="en-US"/>
        </w:rPr>
        <w:t>Lecomte</w:t>
      </w:r>
      <w:proofErr w:type="spellEnd"/>
      <w:r w:rsidR="00D32A12" w:rsidRPr="00D32A12">
        <w:rPr>
          <w:rFonts w:ascii="Calibri" w:hAnsi="Calibri" w:cs="Calibri"/>
          <w:sz w:val="28"/>
          <w:lang w:val="en-US"/>
        </w:rPr>
        <w:t xml:space="preserve"> V, </w:t>
      </w:r>
      <w:proofErr w:type="spellStart"/>
      <w:r w:rsidR="00D32A12" w:rsidRPr="00D32A12">
        <w:rPr>
          <w:rFonts w:ascii="Calibri" w:hAnsi="Calibri" w:cs="Calibri"/>
          <w:sz w:val="28"/>
          <w:lang w:val="en-US"/>
        </w:rPr>
        <w:t>Orlandi</w:t>
      </w:r>
      <w:proofErr w:type="spellEnd"/>
      <w:r w:rsidR="00D32A12" w:rsidRPr="00D32A12">
        <w:rPr>
          <w:rFonts w:ascii="Calibri" w:hAnsi="Calibri" w:cs="Calibri"/>
          <w:sz w:val="28"/>
          <w:lang w:val="en-US"/>
        </w:rPr>
        <w:t xml:space="preserve"> A, </w:t>
      </w:r>
      <w:proofErr w:type="spellStart"/>
      <w:r w:rsidR="00D32A12" w:rsidRPr="00D32A12">
        <w:rPr>
          <w:rFonts w:ascii="Calibri" w:hAnsi="Calibri" w:cs="Calibri"/>
          <w:sz w:val="28"/>
          <w:lang w:val="en-US"/>
        </w:rPr>
        <w:t>Parisi</w:t>
      </w:r>
      <w:proofErr w:type="spellEnd"/>
      <w:r w:rsidR="00D32A12" w:rsidRPr="00D32A12">
        <w:rPr>
          <w:rFonts w:ascii="Calibri" w:hAnsi="Calibri" w:cs="Calibri"/>
          <w:sz w:val="28"/>
          <w:lang w:val="en-US"/>
        </w:rPr>
        <w:t xml:space="preserve"> G, </w:t>
      </w:r>
      <w:proofErr w:type="spellStart"/>
      <w:r w:rsidR="00D32A12" w:rsidRPr="00D32A12">
        <w:rPr>
          <w:rFonts w:ascii="Calibri" w:hAnsi="Calibri" w:cs="Calibri"/>
          <w:sz w:val="28"/>
          <w:lang w:val="en-US"/>
        </w:rPr>
        <w:t>Procaccini</w:t>
      </w:r>
      <w:proofErr w:type="spellEnd"/>
      <w:r w:rsidR="00D32A12" w:rsidRPr="00D32A12">
        <w:rPr>
          <w:rFonts w:ascii="Calibri" w:hAnsi="Calibri" w:cs="Calibri"/>
          <w:sz w:val="28"/>
          <w:lang w:val="en-US"/>
        </w:rPr>
        <w:t xml:space="preserve"> A, et al. 2008. Interaction ruling animal collective behavior depends on topological rather than metric distance: Evidence from a field study. PNAS. 105(4):1232–1237. doi:10.1073/pnas.0711437105.</w:t>
      </w:r>
    </w:p>
    <w:p w14:paraId="075A36A1"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Barelli</w:t>
      </w:r>
      <w:proofErr w:type="spellEnd"/>
      <w:r w:rsidRPr="00D32A12">
        <w:rPr>
          <w:rFonts w:ascii="Calibri" w:hAnsi="Calibri" w:cs="Calibri"/>
          <w:sz w:val="28"/>
          <w:lang w:val="en-US"/>
        </w:rPr>
        <w:t xml:space="preserve"> C, Reichard U, </w:t>
      </w:r>
      <w:proofErr w:type="spellStart"/>
      <w:r w:rsidRPr="00D32A12">
        <w:rPr>
          <w:rFonts w:ascii="Calibri" w:hAnsi="Calibri" w:cs="Calibri"/>
          <w:sz w:val="28"/>
          <w:lang w:val="en-US"/>
        </w:rPr>
        <w:t>Boesch</w:t>
      </w:r>
      <w:proofErr w:type="spellEnd"/>
      <w:r w:rsidRPr="00D32A12">
        <w:rPr>
          <w:rFonts w:ascii="Calibri" w:hAnsi="Calibri" w:cs="Calibri"/>
          <w:sz w:val="28"/>
          <w:lang w:val="en-US"/>
        </w:rPr>
        <w:t xml:space="preserve"> C, </w:t>
      </w:r>
      <w:proofErr w:type="spellStart"/>
      <w:r w:rsidRPr="00D32A12">
        <w:rPr>
          <w:rFonts w:ascii="Calibri" w:hAnsi="Calibri" w:cs="Calibri"/>
          <w:sz w:val="28"/>
          <w:lang w:val="en-US"/>
        </w:rPr>
        <w:t>Heistermann</w:t>
      </w:r>
      <w:proofErr w:type="spellEnd"/>
      <w:r w:rsidRPr="00D32A12">
        <w:rPr>
          <w:rFonts w:ascii="Calibri" w:hAnsi="Calibri" w:cs="Calibri"/>
          <w:sz w:val="28"/>
          <w:lang w:val="en-US"/>
        </w:rPr>
        <w:t xml:space="preserve"> M. 2008. Female white-handed gibbons (Hylobates lar) lead group movements and have priority of access to food resources. </w:t>
      </w:r>
      <w:proofErr w:type="spellStart"/>
      <w:r w:rsidRPr="00D32A12">
        <w:rPr>
          <w:rFonts w:ascii="Calibri" w:hAnsi="Calibri" w:cs="Calibri"/>
          <w:sz w:val="28"/>
          <w:lang w:val="en-US"/>
        </w:rPr>
        <w:t>Behaviour</w:t>
      </w:r>
      <w:proofErr w:type="spellEnd"/>
      <w:r w:rsidRPr="00D32A12">
        <w:rPr>
          <w:rFonts w:ascii="Calibri" w:hAnsi="Calibri" w:cs="Calibri"/>
          <w:sz w:val="28"/>
          <w:lang w:val="en-US"/>
        </w:rPr>
        <w:t>. 145(7):965–981. doi:10.1163/156853908784089243.</w:t>
      </w:r>
    </w:p>
    <w:p w14:paraId="2AEE6BAC"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Boinski</w:t>
      </w:r>
      <w:proofErr w:type="spellEnd"/>
      <w:r w:rsidRPr="00D32A12">
        <w:rPr>
          <w:rFonts w:ascii="Calibri" w:hAnsi="Calibri" w:cs="Calibri"/>
          <w:sz w:val="28"/>
          <w:lang w:val="en-US"/>
        </w:rPr>
        <w:t xml:space="preserve"> S. 2000. Social Manipulation Within and Between Troops Mediate Primate Group Movement. In: </w:t>
      </w:r>
      <w:proofErr w:type="spellStart"/>
      <w:r w:rsidRPr="00D32A12">
        <w:rPr>
          <w:rFonts w:ascii="Calibri" w:hAnsi="Calibri" w:cs="Calibri"/>
          <w:sz w:val="28"/>
          <w:lang w:val="en-US"/>
        </w:rPr>
        <w:t>Boinski</w:t>
      </w:r>
      <w:proofErr w:type="spellEnd"/>
      <w:r w:rsidRPr="00D32A12">
        <w:rPr>
          <w:rFonts w:ascii="Calibri" w:hAnsi="Calibri" w:cs="Calibri"/>
          <w:sz w:val="28"/>
          <w:lang w:val="en-US"/>
        </w:rPr>
        <w:t xml:space="preserve"> S, editor. On the Move: How and Why Animals Travel in Groups. Chicago, IL: University of Chicago Press. [accessed 2022 Jan 12]. https://press.uchicago.edu/ucp/books/book/chicago/O/bo3618301.html.</w:t>
      </w:r>
    </w:p>
    <w:p w14:paraId="17A56D45"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Bousquet CAH, </w:t>
      </w: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2011. Resolution of experimentally induced symmetrical conflicts of interest in meerkats. Animal </w:t>
      </w:r>
      <w:proofErr w:type="spellStart"/>
      <w:r w:rsidRPr="00D32A12">
        <w:rPr>
          <w:rFonts w:ascii="Calibri" w:hAnsi="Calibri" w:cs="Calibri"/>
          <w:sz w:val="28"/>
          <w:lang w:val="en-US"/>
        </w:rPr>
        <w:t>Behaviour</w:t>
      </w:r>
      <w:proofErr w:type="spellEnd"/>
      <w:r w:rsidRPr="00D32A12">
        <w:rPr>
          <w:rFonts w:ascii="Calibri" w:hAnsi="Calibri" w:cs="Calibri"/>
          <w:sz w:val="28"/>
          <w:lang w:val="en-US"/>
        </w:rPr>
        <w:t xml:space="preserve">. 81(6):1101–1107. </w:t>
      </w:r>
      <w:proofErr w:type="gramStart"/>
      <w:r w:rsidRPr="00D32A12">
        <w:rPr>
          <w:rFonts w:ascii="Calibri" w:hAnsi="Calibri" w:cs="Calibri"/>
          <w:sz w:val="28"/>
          <w:lang w:val="en-US"/>
        </w:rPr>
        <w:t>doi:10.1016/j.anbehav</w:t>
      </w:r>
      <w:proofErr w:type="gramEnd"/>
      <w:r w:rsidRPr="00D32A12">
        <w:rPr>
          <w:rFonts w:ascii="Calibri" w:hAnsi="Calibri" w:cs="Calibri"/>
          <w:sz w:val="28"/>
          <w:lang w:val="en-US"/>
        </w:rPr>
        <w:t>.2011.02.030.</w:t>
      </w:r>
    </w:p>
    <w:p w14:paraId="405DA3FE"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Bousquet CAH, Sumpter DJT, </w:t>
      </w: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2011. Moving calls: a vocal mechanism underlying quorum decisions in cohesive groups. Proceedings of the Royal Society of London B: Biological Sciences. 278(1711):1482–1488. doi:10.1098/rspb.2010.1739.</w:t>
      </w:r>
    </w:p>
    <w:p w14:paraId="63691C64"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Byrne RW. 2000. How Monkeys Find Their Way: Leadership, Coordination, and Cognitive Maps of African Baboons. In: </w:t>
      </w:r>
      <w:proofErr w:type="spellStart"/>
      <w:r w:rsidRPr="00D32A12">
        <w:rPr>
          <w:rFonts w:ascii="Calibri" w:hAnsi="Calibri" w:cs="Calibri"/>
          <w:sz w:val="28"/>
          <w:lang w:val="en-US"/>
        </w:rPr>
        <w:t>Boinski</w:t>
      </w:r>
      <w:proofErr w:type="spellEnd"/>
      <w:r w:rsidRPr="00D32A12">
        <w:rPr>
          <w:rFonts w:ascii="Calibri" w:hAnsi="Calibri" w:cs="Calibri"/>
          <w:sz w:val="28"/>
          <w:lang w:val="en-US"/>
        </w:rPr>
        <w:t xml:space="preserve"> S, Garber PA, editors. On the Move: How and Why Animals Travel in Groups. Chicago, IL: University of Chicago Press. [accessed 2022 Jan 12]. https://press.uchicago.edu/ucp/books/book/chicago/O/bo3618301.html.</w:t>
      </w:r>
    </w:p>
    <w:p w14:paraId="52730F5B"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Clutton</w:t>
      </w:r>
      <w:proofErr w:type="spellEnd"/>
      <w:r w:rsidRPr="00D32A12">
        <w:rPr>
          <w:rFonts w:ascii="Calibri" w:hAnsi="Calibri" w:cs="Calibri"/>
          <w:sz w:val="28"/>
          <w:lang w:val="en-US"/>
        </w:rPr>
        <w:t xml:space="preserve">-Brock TH, Brotherton PNM, </w:t>
      </w:r>
      <w:proofErr w:type="spellStart"/>
      <w:r w:rsidRPr="00D32A12">
        <w:rPr>
          <w:rFonts w:ascii="Calibri" w:hAnsi="Calibri" w:cs="Calibri"/>
          <w:sz w:val="28"/>
          <w:lang w:val="en-US"/>
        </w:rPr>
        <w:t>O’Riain</w:t>
      </w:r>
      <w:proofErr w:type="spellEnd"/>
      <w:r w:rsidRPr="00D32A12">
        <w:rPr>
          <w:rFonts w:ascii="Calibri" w:hAnsi="Calibri" w:cs="Calibri"/>
          <w:sz w:val="28"/>
          <w:lang w:val="en-US"/>
        </w:rPr>
        <w:t xml:space="preserve"> MJ, Griffin AS, Gaynor D, </w:t>
      </w:r>
      <w:proofErr w:type="spellStart"/>
      <w:r w:rsidRPr="00D32A12">
        <w:rPr>
          <w:rFonts w:ascii="Calibri" w:hAnsi="Calibri" w:cs="Calibri"/>
          <w:sz w:val="28"/>
          <w:lang w:val="en-US"/>
        </w:rPr>
        <w:t>Kansky</w:t>
      </w:r>
      <w:proofErr w:type="spellEnd"/>
      <w:r w:rsidRPr="00D32A12">
        <w:rPr>
          <w:rFonts w:ascii="Calibri" w:hAnsi="Calibri" w:cs="Calibri"/>
          <w:sz w:val="28"/>
          <w:lang w:val="en-US"/>
        </w:rPr>
        <w:t xml:space="preserve"> R, Sharpe L, McIlrath GM. 2001. Contributions to cooperative rearing in meerkats. Animal </w:t>
      </w:r>
      <w:proofErr w:type="spellStart"/>
      <w:r w:rsidRPr="00D32A12">
        <w:rPr>
          <w:rFonts w:ascii="Calibri" w:hAnsi="Calibri" w:cs="Calibri"/>
          <w:sz w:val="28"/>
          <w:lang w:val="en-US"/>
        </w:rPr>
        <w:t>Behaviour</w:t>
      </w:r>
      <w:proofErr w:type="spellEnd"/>
      <w:r w:rsidRPr="00D32A12">
        <w:rPr>
          <w:rFonts w:ascii="Calibri" w:hAnsi="Calibri" w:cs="Calibri"/>
          <w:sz w:val="28"/>
          <w:lang w:val="en-US"/>
        </w:rPr>
        <w:t>. 61(4):705–710. doi:10.1006/anbe.2000.1631.</w:t>
      </w:r>
    </w:p>
    <w:p w14:paraId="2320E689"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Clutton</w:t>
      </w:r>
      <w:proofErr w:type="spellEnd"/>
      <w:r w:rsidRPr="00D32A12">
        <w:rPr>
          <w:rFonts w:ascii="Calibri" w:hAnsi="Calibri" w:cs="Calibri"/>
          <w:sz w:val="28"/>
          <w:lang w:val="en-US"/>
        </w:rPr>
        <w:t xml:space="preserve">-Brock TH, Gaynor D, </w:t>
      </w:r>
      <w:proofErr w:type="spellStart"/>
      <w:r w:rsidRPr="00D32A12">
        <w:rPr>
          <w:rFonts w:ascii="Calibri" w:hAnsi="Calibri" w:cs="Calibri"/>
          <w:sz w:val="28"/>
          <w:lang w:val="en-US"/>
        </w:rPr>
        <w:t>Kansky</w:t>
      </w:r>
      <w:proofErr w:type="spellEnd"/>
      <w:r w:rsidRPr="00D32A12">
        <w:rPr>
          <w:rFonts w:ascii="Calibri" w:hAnsi="Calibri" w:cs="Calibri"/>
          <w:sz w:val="28"/>
          <w:lang w:val="en-US"/>
        </w:rPr>
        <w:t xml:space="preserve"> R, </w:t>
      </w:r>
      <w:proofErr w:type="spellStart"/>
      <w:r w:rsidRPr="00D32A12">
        <w:rPr>
          <w:rFonts w:ascii="Calibri" w:hAnsi="Calibri" w:cs="Calibri"/>
          <w:sz w:val="28"/>
          <w:lang w:val="en-US"/>
        </w:rPr>
        <w:t>MacColl</w:t>
      </w:r>
      <w:proofErr w:type="spellEnd"/>
      <w:r w:rsidRPr="00D32A12">
        <w:rPr>
          <w:rFonts w:ascii="Calibri" w:hAnsi="Calibri" w:cs="Calibri"/>
          <w:sz w:val="28"/>
          <w:lang w:val="en-US"/>
        </w:rPr>
        <w:t xml:space="preserve"> ADC, McIlrath G, Chadwick P, Brotherton PNM, </w:t>
      </w:r>
      <w:proofErr w:type="spellStart"/>
      <w:r w:rsidRPr="00D32A12">
        <w:rPr>
          <w:rFonts w:ascii="Calibri" w:hAnsi="Calibri" w:cs="Calibri"/>
          <w:sz w:val="28"/>
          <w:lang w:val="en-US"/>
        </w:rPr>
        <w:t>O’Riain</w:t>
      </w:r>
      <w:proofErr w:type="spellEnd"/>
      <w:r w:rsidRPr="00D32A12">
        <w:rPr>
          <w:rFonts w:ascii="Calibri" w:hAnsi="Calibri" w:cs="Calibri"/>
          <w:sz w:val="28"/>
          <w:lang w:val="en-US"/>
        </w:rPr>
        <w:t xml:space="preserve"> JM, </w:t>
      </w: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 Skinner JD. 1998. Costs of cooperative </w:t>
      </w:r>
      <w:proofErr w:type="spellStart"/>
      <w:r w:rsidRPr="00D32A12">
        <w:rPr>
          <w:rFonts w:ascii="Calibri" w:hAnsi="Calibri" w:cs="Calibri"/>
          <w:sz w:val="28"/>
          <w:lang w:val="en-US"/>
        </w:rPr>
        <w:t>behaviour</w:t>
      </w:r>
      <w:proofErr w:type="spellEnd"/>
      <w:r w:rsidRPr="00D32A12">
        <w:rPr>
          <w:rFonts w:ascii="Calibri" w:hAnsi="Calibri" w:cs="Calibri"/>
          <w:sz w:val="28"/>
          <w:lang w:val="en-US"/>
        </w:rPr>
        <w:t xml:space="preserve"> in </w:t>
      </w:r>
      <w:proofErr w:type="spellStart"/>
      <w:r w:rsidRPr="00D32A12">
        <w:rPr>
          <w:rFonts w:ascii="Calibri" w:hAnsi="Calibri" w:cs="Calibri"/>
          <w:sz w:val="28"/>
          <w:lang w:val="en-US"/>
        </w:rPr>
        <w:t>suricates</w:t>
      </w:r>
      <w:proofErr w:type="spellEnd"/>
      <w:r w:rsidRPr="00D32A12">
        <w:rPr>
          <w:rFonts w:ascii="Calibri" w:hAnsi="Calibri" w:cs="Calibri"/>
          <w:sz w:val="28"/>
          <w:lang w:val="en-US"/>
        </w:rPr>
        <w:t xml:space="preserve"> (Suricata </w:t>
      </w:r>
      <w:proofErr w:type="spellStart"/>
      <w:r w:rsidRPr="00D32A12">
        <w:rPr>
          <w:rFonts w:ascii="Calibri" w:hAnsi="Calibri" w:cs="Calibri"/>
          <w:sz w:val="28"/>
          <w:lang w:val="en-US"/>
        </w:rPr>
        <w:t>suricatta</w:t>
      </w:r>
      <w:proofErr w:type="spellEnd"/>
      <w:r w:rsidRPr="00D32A12">
        <w:rPr>
          <w:rFonts w:ascii="Calibri" w:hAnsi="Calibri" w:cs="Calibri"/>
          <w:sz w:val="28"/>
          <w:lang w:val="en-US"/>
        </w:rPr>
        <w:t>). Proceedings of the Royal Society B: Biological Sciences. 265(1392):185–190. doi:10.1098/rspb.1998.0281.</w:t>
      </w:r>
    </w:p>
    <w:p w14:paraId="4038CC64"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lastRenderedPageBreak/>
        <w:t>Clutton</w:t>
      </w:r>
      <w:proofErr w:type="spellEnd"/>
      <w:r w:rsidRPr="00D32A12">
        <w:rPr>
          <w:rFonts w:ascii="Calibri" w:hAnsi="Calibri" w:cs="Calibri"/>
          <w:sz w:val="28"/>
          <w:lang w:val="en-US"/>
        </w:rPr>
        <w:t xml:space="preserve">-Brock TH, </w:t>
      </w:r>
      <w:proofErr w:type="spellStart"/>
      <w:r w:rsidRPr="00D32A12">
        <w:rPr>
          <w:rFonts w:ascii="Calibri" w:hAnsi="Calibri" w:cs="Calibri"/>
          <w:sz w:val="28"/>
          <w:lang w:val="en-US"/>
        </w:rPr>
        <w:t>Maccoll</w:t>
      </w:r>
      <w:proofErr w:type="spellEnd"/>
      <w:r w:rsidRPr="00D32A12">
        <w:rPr>
          <w:rFonts w:ascii="Calibri" w:hAnsi="Calibri" w:cs="Calibri"/>
          <w:sz w:val="28"/>
          <w:lang w:val="en-US"/>
        </w:rPr>
        <w:t xml:space="preserve"> A, Chadwick P, Gaynor D, </w:t>
      </w:r>
      <w:proofErr w:type="spellStart"/>
      <w:r w:rsidRPr="00D32A12">
        <w:rPr>
          <w:rFonts w:ascii="Calibri" w:hAnsi="Calibri" w:cs="Calibri"/>
          <w:sz w:val="28"/>
          <w:lang w:val="en-US"/>
        </w:rPr>
        <w:t>Kansky</w:t>
      </w:r>
      <w:proofErr w:type="spellEnd"/>
      <w:r w:rsidRPr="00D32A12">
        <w:rPr>
          <w:rFonts w:ascii="Calibri" w:hAnsi="Calibri" w:cs="Calibri"/>
          <w:sz w:val="28"/>
          <w:lang w:val="en-US"/>
        </w:rPr>
        <w:t xml:space="preserve"> R, Skinner JD. 1999. Reproduction and survival of </w:t>
      </w:r>
      <w:proofErr w:type="spellStart"/>
      <w:r w:rsidRPr="00D32A12">
        <w:rPr>
          <w:rFonts w:ascii="Calibri" w:hAnsi="Calibri" w:cs="Calibri"/>
          <w:sz w:val="28"/>
          <w:lang w:val="en-US"/>
        </w:rPr>
        <w:t>suricates</w:t>
      </w:r>
      <w:proofErr w:type="spellEnd"/>
      <w:r w:rsidRPr="00D32A12">
        <w:rPr>
          <w:rFonts w:ascii="Calibri" w:hAnsi="Calibri" w:cs="Calibri"/>
          <w:sz w:val="28"/>
          <w:lang w:val="en-US"/>
        </w:rPr>
        <w:t xml:space="preserve"> (Suricata </w:t>
      </w:r>
      <w:proofErr w:type="spellStart"/>
      <w:r w:rsidRPr="00D32A12">
        <w:rPr>
          <w:rFonts w:ascii="Calibri" w:hAnsi="Calibri" w:cs="Calibri"/>
          <w:sz w:val="28"/>
          <w:lang w:val="en-US"/>
        </w:rPr>
        <w:t>suricatta</w:t>
      </w:r>
      <w:proofErr w:type="spellEnd"/>
      <w:r w:rsidRPr="00D32A12">
        <w:rPr>
          <w:rFonts w:ascii="Calibri" w:hAnsi="Calibri" w:cs="Calibri"/>
          <w:sz w:val="28"/>
          <w:lang w:val="en-US"/>
        </w:rPr>
        <w:t>) in the southern Kalahari. African Journal of Ecology. 37(1):69–80. doi:10.1046/j.1365-2028.1999.</w:t>
      </w:r>
      <w:proofErr w:type="gramStart"/>
      <w:r w:rsidRPr="00D32A12">
        <w:rPr>
          <w:rFonts w:ascii="Calibri" w:hAnsi="Calibri" w:cs="Calibri"/>
          <w:sz w:val="28"/>
          <w:lang w:val="en-US"/>
        </w:rPr>
        <w:t>00160.x.</w:t>
      </w:r>
      <w:proofErr w:type="gramEnd"/>
    </w:p>
    <w:p w14:paraId="5E060220"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Conradt</w:t>
      </w:r>
      <w:proofErr w:type="spellEnd"/>
      <w:r w:rsidRPr="00D32A12">
        <w:rPr>
          <w:rFonts w:ascii="Calibri" w:hAnsi="Calibri" w:cs="Calibri"/>
          <w:sz w:val="28"/>
          <w:lang w:val="en-US"/>
        </w:rPr>
        <w:t xml:space="preserve"> L, Roper TJ. 2005. Consensus decision making in animals. Trends in Ecology &amp; Evolution. 20(8):449–456. </w:t>
      </w:r>
      <w:proofErr w:type="gramStart"/>
      <w:r w:rsidRPr="00D32A12">
        <w:rPr>
          <w:rFonts w:ascii="Calibri" w:hAnsi="Calibri" w:cs="Calibri"/>
          <w:sz w:val="28"/>
          <w:lang w:val="en-US"/>
        </w:rPr>
        <w:t>doi:10.1016/j.tree</w:t>
      </w:r>
      <w:proofErr w:type="gramEnd"/>
      <w:r w:rsidRPr="00D32A12">
        <w:rPr>
          <w:rFonts w:ascii="Calibri" w:hAnsi="Calibri" w:cs="Calibri"/>
          <w:sz w:val="28"/>
          <w:lang w:val="en-US"/>
        </w:rPr>
        <w:t>.2005.05.008.</w:t>
      </w:r>
    </w:p>
    <w:p w14:paraId="278C71C0"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Conradt</w:t>
      </w:r>
      <w:proofErr w:type="spellEnd"/>
      <w:r w:rsidRPr="00D32A12">
        <w:rPr>
          <w:rFonts w:ascii="Calibri" w:hAnsi="Calibri" w:cs="Calibri"/>
          <w:sz w:val="28"/>
          <w:lang w:val="en-US"/>
        </w:rPr>
        <w:t xml:space="preserve"> L, Roper TJ. 2009. Conflicts of interest and the evolution of decision sharing. </w:t>
      </w:r>
      <w:proofErr w:type="spellStart"/>
      <w:r w:rsidRPr="00D32A12">
        <w:rPr>
          <w:rFonts w:ascii="Calibri" w:hAnsi="Calibri" w:cs="Calibri"/>
          <w:sz w:val="28"/>
          <w:lang w:val="en-US"/>
        </w:rPr>
        <w:t>Philos</w:t>
      </w:r>
      <w:proofErr w:type="spellEnd"/>
      <w:r w:rsidRPr="00D32A12">
        <w:rPr>
          <w:rFonts w:ascii="Calibri" w:hAnsi="Calibri" w:cs="Calibri"/>
          <w:sz w:val="28"/>
          <w:lang w:val="en-US"/>
        </w:rPr>
        <w:t xml:space="preserve"> Trans R Soc </w:t>
      </w:r>
      <w:proofErr w:type="spellStart"/>
      <w:r w:rsidRPr="00D32A12">
        <w:rPr>
          <w:rFonts w:ascii="Calibri" w:hAnsi="Calibri" w:cs="Calibri"/>
          <w:sz w:val="28"/>
          <w:lang w:val="en-US"/>
        </w:rPr>
        <w:t>Lond</w:t>
      </w:r>
      <w:proofErr w:type="spellEnd"/>
      <w:r w:rsidRPr="00D32A12">
        <w:rPr>
          <w:rFonts w:ascii="Calibri" w:hAnsi="Calibri" w:cs="Calibri"/>
          <w:sz w:val="28"/>
          <w:lang w:val="en-US"/>
        </w:rPr>
        <w:t xml:space="preserve"> B Biol Sci. 364(1518):807–819. doi:10.1098/rstb.2008.0257.</w:t>
      </w:r>
    </w:p>
    <w:p w14:paraId="51F48A59"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Conradt</w:t>
      </w:r>
      <w:proofErr w:type="spellEnd"/>
      <w:r w:rsidRPr="00D32A12">
        <w:rPr>
          <w:rFonts w:ascii="Calibri" w:hAnsi="Calibri" w:cs="Calibri"/>
          <w:sz w:val="28"/>
          <w:lang w:val="en-US"/>
        </w:rPr>
        <w:t xml:space="preserve"> L, Roper TJ. 2010. Deciding group movements: where and when to go. </w:t>
      </w:r>
      <w:proofErr w:type="spellStart"/>
      <w:r w:rsidRPr="00D32A12">
        <w:rPr>
          <w:rFonts w:ascii="Calibri" w:hAnsi="Calibri" w:cs="Calibri"/>
          <w:sz w:val="28"/>
          <w:lang w:val="en-US"/>
        </w:rPr>
        <w:t>Behavioural</w:t>
      </w:r>
      <w:proofErr w:type="spellEnd"/>
      <w:r w:rsidRPr="00D32A12">
        <w:rPr>
          <w:rFonts w:ascii="Calibri" w:hAnsi="Calibri" w:cs="Calibri"/>
          <w:sz w:val="28"/>
          <w:lang w:val="en-US"/>
        </w:rPr>
        <w:t xml:space="preserve"> processes. 84:675–677. </w:t>
      </w:r>
      <w:proofErr w:type="gramStart"/>
      <w:r w:rsidRPr="00D32A12">
        <w:rPr>
          <w:rFonts w:ascii="Calibri" w:hAnsi="Calibri" w:cs="Calibri"/>
          <w:sz w:val="28"/>
          <w:lang w:val="en-US"/>
        </w:rPr>
        <w:t>doi:10.1016/j.beproc</w:t>
      </w:r>
      <w:proofErr w:type="gramEnd"/>
      <w:r w:rsidRPr="00D32A12">
        <w:rPr>
          <w:rFonts w:ascii="Calibri" w:hAnsi="Calibri" w:cs="Calibri"/>
          <w:sz w:val="28"/>
          <w:lang w:val="en-US"/>
        </w:rPr>
        <w:t>.2010.03.005.</w:t>
      </w:r>
    </w:p>
    <w:p w14:paraId="2D6C49A1"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Doolan</w:t>
      </w:r>
      <w:proofErr w:type="spellEnd"/>
      <w:r w:rsidRPr="00D32A12">
        <w:rPr>
          <w:rFonts w:ascii="Calibri" w:hAnsi="Calibri" w:cs="Calibri"/>
          <w:sz w:val="28"/>
          <w:lang w:val="en-US"/>
        </w:rPr>
        <w:t xml:space="preserve"> S, Macdonald D. 1996. Diet and foraging </w:t>
      </w:r>
      <w:proofErr w:type="spellStart"/>
      <w:r w:rsidRPr="00D32A12">
        <w:rPr>
          <w:rFonts w:ascii="Calibri" w:hAnsi="Calibri" w:cs="Calibri"/>
          <w:sz w:val="28"/>
          <w:lang w:val="en-US"/>
        </w:rPr>
        <w:t>behaviour</w:t>
      </w:r>
      <w:proofErr w:type="spellEnd"/>
      <w:r w:rsidRPr="00D32A12">
        <w:rPr>
          <w:rFonts w:ascii="Calibri" w:hAnsi="Calibri" w:cs="Calibri"/>
          <w:sz w:val="28"/>
          <w:lang w:val="en-US"/>
        </w:rPr>
        <w:t xml:space="preserve"> of group living meerkats, Suricata </w:t>
      </w:r>
      <w:proofErr w:type="spellStart"/>
      <w:r w:rsidRPr="00D32A12">
        <w:rPr>
          <w:rFonts w:ascii="Calibri" w:hAnsi="Calibri" w:cs="Calibri"/>
          <w:sz w:val="28"/>
          <w:lang w:val="en-US"/>
        </w:rPr>
        <w:t>suricatta</w:t>
      </w:r>
      <w:proofErr w:type="spellEnd"/>
      <w:r w:rsidRPr="00D32A12">
        <w:rPr>
          <w:rFonts w:ascii="Calibri" w:hAnsi="Calibri" w:cs="Calibri"/>
          <w:sz w:val="28"/>
          <w:lang w:val="en-US"/>
        </w:rPr>
        <w:t>, in the southern Kalahari. Journal of Zoology. 239:697–716.</w:t>
      </w:r>
    </w:p>
    <w:p w14:paraId="2E518267"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Doolan</w:t>
      </w:r>
      <w:proofErr w:type="spellEnd"/>
      <w:r w:rsidRPr="00D32A12">
        <w:rPr>
          <w:rFonts w:ascii="Calibri" w:hAnsi="Calibri" w:cs="Calibri"/>
          <w:sz w:val="28"/>
          <w:lang w:val="en-US"/>
        </w:rPr>
        <w:t xml:space="preserve"> SP, Macdonald DW. 1996. Dispersal and extra-territorial prospecting by slender-tailed meerkats (Suricata </w:t>
      </w:r>
      <w:proofErr w:type="spellStart"/>
      <w:r w:rsidRPr="00D32A12">
        <w:rPr>
          <w:rFonts w:ascii="Calibri" w:hAnsi="Calibri" w:cs="Calibri"/>
          <w:sz w:val="28"/>
          <w:lang w:val="en-US"/>
        </w:rPr>
        <w:t>suricatta</w:t>
      </w:r>
      <w:proofErr w:type="spellEnd"/>
      <w:r w:rsidRPr="00D32A12">
        <w:rPr>
          <w:rFonts w:ascii="Calibri" w:hAnsi="Calibri" w:cs="Calibri"/>
          <w:sz w:val="28"/>
          <w:lang w:val="en-US"/>
        </w:rPr>
        <w:t>) in the south-western Kalahari. Journal of Zoology. 240(1):59–73. doi:10.1111/j.1469-</w:t>
      </w:r>
      <w:proofErr w:type="gramStart"/>
      <w:r w:rsidRPr="00D32A12">
        <w:rPr>
          <w:rFonts w:ascii="Calibri" w:hAnsi="Calibri" w:cs="Calibri"/>
          <w:sz w:val="28"/>
          <w:lang w:val="en-US"/>
        </w:rPr>
        <w:t>7998.1996.tb</w:t>
      </w:r>
      <w:proofErr w:type="gramEnd"/>
      <w:r w:rsidRPr="00D32A12">
        <w:rPr>
          <w:rFonts w:ascii="Calibri" w:hAnsi="Calibri" w:cs="Calibri"/>
          <w:sz w:val="28"/>
          <w:lang w:val="en-US"/>
        </w:rPr>
        <w:t>05486.x.</w:t>
      </w:r>
    </w:p>
    <w:p w14:paraId="080465E4"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Doolan</w:t>
      </w:r>
      <w:proofErr w:type="spellEnd"/>
      <w:r w:rsidRPr="00D32A12">
        <w:rPr>
          <w:rFonts w:ascii="Calibri" w:hAnsi="Calibri" w:cs="Calibri"/>
          <w:sz w:val="28"/>
          <w:lang w:val="en-US"/>
        </w:rPr>
        <w:t xml:space="preserve"> SP, Macdonald DW. 1997. Breeding and juvenile survival among slender-tailed meerkats (</w:t>
      </w:r>
      <w:proofErr w:type="spellStart"/>
      <w:r w:rsidRPr="00D32A12">
        <w:rPr>
          <w:rFonts w:ascii="Calibri" w:hAnsi="Calibri" w:cs="Calibri"/>
          <w:sz w:val="28"/>
          <w:lang w:val="en-US"/>
        </w:rPr>
        <w:t>Suricatu</w:t>
      </w:r>
      <w:proofErr w:type="spellEnd"/>
      <w:r w:rsidRPr="00D32A12">
        <w:rPr>
          <w:rFonts w:ascii="Calibri" w:hAnsi="Calibri" w:cs="Calibri"/>
          <w:sz w:val="28"/>
          <w:lang w:val="en-US"/>
        </w:rPr>
        <w:t xml:space="preserve"> </w:t>
      </w:r>
      <w:proofErr w:type="spellStart"/>
      <w:r w:rsidRPr="00D32A12">
        <w:rPr>
          <w:rFonts w:ascii="Calibri" w:hAnsi="Calibri" w:cs="Calibri"/>
          <w:sz w:val="28"/>
          <w:lang w:val="en-US"/>
        </w:rPr>
        <w:t>suricatta</w:t>
      </w:r>
      <w:proofErr w:type="spellEnd"/>
      <w:r w:rsidRPr="00D32A12">
        <w:rPr>
          <w:rFonts w:ascii="Calibri" w:hAnsi="Calibri" w:cs="Calibri"/>
          <w:sz w:val="28"/>
          <w:lang w:val="en-US"/>
        </w:rPr>
        <w:t>) in the south-western Kalahari: ecological and social influences. Journal of Zoology. 242(2):309–327. doi:10.1111/j.1469-</w:t>
      </w:r>
      <w:proofErr w:type="gramStart"/>
      <w:r w:rsidRPr="00D32A12">
        <w:rPr>
          <w:rFonts w:ascii="Calibri" w:hAnsi="Calibri" w:cs="Calibri"/>
          <w:sz w:val="28"/>
          <w:lang w:val="en-US"/>
        </w:rPr>
        <w:t>7998.1997.tb</w:t>
      </w:r>
      <w:proofErr w:type="gramEnd"/>
      <w:r w:rsidRPr="00D32A12">
        <w:rPr>
          <w:rFonts w:ascii="Calibri" w:hAnsi="Calibri" w:cs="Calibri"/>
          <w:sz w:val="28"/>
          <w:lang w:val="en-US"/>
        </w:rPr>
        <w:t>05804.x.</w:t>
      </w:r>
    </w:p>
    <w:p w14:paraId="2BC57F58"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Engesser</w:t>
      </w:r>
      <w:proofErr w:type="spellEnd"/>
      <w:r w:rsidRPr="00D32A12">
        <w:rPr>
          <w:rFonts w:ascii="Calibri" w:hAnsi="Calibri" w:cs="Calibri"/>
          <w:sz w:val="28"/>
          <w:lang w:val="en-US"/>
        </w:rPr>
        <w:t xml:space="preserve"> S. 2011. Function of ‘close’ calls in a group foraging carnivore, Suricata </w:t>
      </w:r>
      <w:proofErr w:type="spellStart"/>
      <w:r w:rsidRPr="00D32A12">
        <w:rPr>
          <w:rFonts w:ascii="Calibri" w:hAnsi="Calibri" w:cs="Calibri"/>
          <w:sz w:val="28"/>
          <w:lang w:val="en-US"/>
        </w:rPr>
        <w:t>suricatta</w:t>
      </w:r>
      <w:proofErr w:type="spellEnd"/>
      <w:r w:rsidRPr="00D32A12">
        <w:rPr>
          <w:rFonts w:ascii="Calibri" w:hAnsi="Calibri" w:cs="Calibri"/>
          <w:sz w:val="28"/>
          <w:lang w:val="en-US"/>
        </w:rPr>
        <w:t>.</w:t>
      </w:r>
    </w:p>
    <w:p w14:paraId="52B3308E"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Farine</w:t>
      </w:r>
      <w:proofErr w:type="spellEnd"/>
      <w:r w:rsidRPr="00D32A12">
        <w:rPr>
          <w:rFonts w:ascii="Calibri" w:hAnsi="Calibri" w:cs="Calibri"/>
          <w:sz w:val="28"/>
          <w:lang w:val="en-US"/>
        </w:rPr>
        <w:t xml:space="preserve"> DR, </w:t>
      </w:r>
      <w:proofErr w:type="spellStart"/>
      <w:r w:rsidRPr="00D32A12">
        <w:rPr>
          <w:rFonts w:ascii="Calibri" w:hAnsi="Calibri" w:cs="Calibri"/>
          <w:sz w:val="28"/>
          <w:lang w:val="en-US"/>
        </w:rPr>
        <w:t>Strandburg-Peshkin</w:t>
      </w:r>
      <w:proofErr w:type="spellEnd"/>
      <w:r w:rsidRPr="00D32A12">
        <w:rPr>
          <w:rFonts w:ascii="Calibri" w:hAnsi="Calibri" w:cs="Calibri"/>
          <w:sz w:val="28"/>
          <w:lang w:val="en-US"/>
        </w:rPr>
        <w:t xml:space="preserve"> A, </w:t>
      </w:r>
      <w:proofErr w:type="spellStart"/>
      <w:r w:rsidRPr="00D32A12">
        <w:rPr>
          <w:rFonts w:ascii="Calibri" w:hAnsi="Calibri" w:cs="Calibri"/>
          <w:sz w:val="28"/>
          <w:lang w:val="en-US"/>
        </w:rPr>
        <w:t>Couzin</w:t>
      </w:r>
      <w:proofErr w:type="spellEnd"/>
      <w:r w:rsidRPr="00D32A12">
        <w:rPr>
          <w:rFonts w:ascii="Calibri" w:hAnsi="Calibri" w:cs="Calibri"/>
          <w:sz w:val="28"/>
          <w:lang w:val="en-US"/>
        </w:rPr>
        <w:t xml:space="preserve"> ID, Berger-Wolf TY, </w:t>
      </w:r>
      <w:proofErr w:type="spellStart"/>
      <w:r w:rsidRPr="00D32A12">
        <w:rPr>
          <w:rFonts w:ascii="Calibri" w:hAnsi="Calibri" w:cs="Calibri"/>
          <w:sz w:val="28"/>
          <w:lang w:val="en-US"/>
        </w:rPr>
        <w:t>Crofoot</w:t>
      </w:r>
      <w:proofErr w:type="spellEnd"/>
      <w:r w:rsidRPr="00D32A12">
        <w:rPr>
          <w:rFonts w:ascii="Calibri" w:hAnsi="Calibri" w:cs="Calibri"/>
          <w:sz w:val="28"/>
          <w:lang w:val="en-US"/>
        </w:rPr>
        <w:t xml:space="preserve"> MC. 2017. Individual variation in local interaction rules can explain emergent patterns of spatial organization in wild baboons. Proc R Soc B. 284(1853):20162243. doi:10.1098/rspb.2016.2243.</w:t>
      </w:r>
    </w:p>
    <w:p w14:paraId="3F5A8C68"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Gall GEC, </w:t>
      </w: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2017. Group cohesion in foraging </w:t>
      </w:r>
      <w:proofErr w:type="gramStart"/>
      <w:r w:rsidRPr="00D32A12">
        <w:rPr>
          <w:rFonts w:ascii="Calibri" w:hAnsi="Calibri" w:cs="Calibri"/>
          <w:sz w:val="28"/>
          <w:lang w:val="en-US"/>
        </w:rPr>
        <w:t>meerkats :</w:t>
      </w:r>
      <w:proofErr w:type="gramEnd"/>
      <w:r w:rsidRPr="00D32A12">
        <w:rPr>
          <w:rFonts w:ascii="Calibri" w:hAnsi="Calibri" w:cs="Calibri"/>
          <w:sz w:val="28"/>
          <w:lang w:val="en-US"/>
        </w:rPr>
        <w:t xml:space="preserve"> follow the moving ‘ vocal hot spot ’. Royal Society Open Science.</w:t>
      </w:r>
    </w:p>
    <w:p w14:paraId="0FC93CF0"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Gall GEC, </w:t>
      </w:r>
      <w:proofErr w:type="spellStart"/>
      <w:r w:rsidRPr="00D32A12">
        <w:rPr>
          <w:rFonts w:ascii="Calibri" w:hAnsi="Calibri" w:cs="Calibri"/>
          <w:sz w:val="28"/>
          <w:lang w:val="en-US"/>
        </w:rPr>
        <w:t>Strandburg-Peshkin</w:t>
      </w:r>
      <w:proofErr w:type="spellEnd"/>
      <w:r w:rsidRPr="00D32A12">
        <w:rPr>
          <w:rFonts w:ascii="Calibri" w:hAnsi="Calibri" w:cs="Calibri"/>
          <w:sz w:val="28"/>
          <w:lang w:val="en-US"/>
        </w:rPr>
        <w:t xml:space="preserve"> A, </w:t>
      </w:r>
      <w:proofErr w:type="spellStart"/>
      <w:r w:rsidRPr="00D32A12">
        <w:rPr>
          <w:rFonts w:ascii="Calibri" w:hAnsi="Calibri" w:cs="Calibri"/>
          <w:sz w:val="28"/>
          <w:lang w:val="en-US"/>
        </w:rPr>
        <w:t>Clutton</w:t>
      </w:r>
      <w:proofErr w:type="spellEnd"/>
      <w:r w:rsidRPr="00D32A12">
        <w:rPr>
          <w:rFonts w:ascii="Calibri" w:hAnsi="Calibri" w:cs="Calibri"/>
          <w:sz w:val="28"/>
          <w:lang w:val="en-US"/>
        </w:rPr>
        <w:t xml:space="preserve">-brock T, </w:t>
      </w: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2017. As dusk </w:t>
      </w:r>
      <w:proofErr w:type="gramStart"/>
      <w:r w:rsidRPr="00D32A12">
        <w:rPr>
          <w:rFonts w:ascii="Calibri" w:hAnsi="Calibri" w:cs="Calibri"/>
          <w:sz w:val="28"/>
          <w:lang w:val="en-US"/>
        </w:rPr>
        <w:t>falls :</w:t>
      </w:r>
      <w:proofErr w:type="gramEnd"/>
      <w:r w:rsidRPr="00D32A12">
        <w:rPr>
          <w:rFonts w:ascii="Calibri" w:hAnsi="Calibri" w:cs="Calibri"/>
          <w:sz w:val="28"/>
          <w:lang w:val="en-US"/>
        </w:rPr>
        <w:t xml:space="preserve"> collective decisions about the return to sleeping sites in meerkats. 132:91–99.</w:t>
      </w:r>
    </w:p>
    <w:p w14:paraId="36337DC8"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lastRenderedPageBreak/>
        <w:t xml:space="preserve">Garland J, </w:t>
      </w:r>
      <w:proofErr w:type="spellStart"/>
      <w:r w:rsidRPr="00D32A12">
        <w:rPr>
          <w:rFonts w:ascii="Calibri" w:hAnsi="Calibri" w:cs="Calibri"/>
          <w:sz w:val="28"/>
          <w:lang w:val="en-US"/>
        </w:rPr>
        <w:t>Berdahl</w:t>
      </w:r>
      <w:proofErr w:type="spellEnd"/>
      <w:r w:rsidRPr="00D32A12">
        <w:rPr>
          <w:rFonts w:ascii="Calibri" w:hAnsi="Calibri" w:cs="Calibri"/>
          <w:sz w:val="28"/>
          <w:lang w:val="en-US"/>
        </w:rPr>
        <w:t xml:space="preserve"> AM, Sun J, </w:t>
      </w:r>
      <w:proofErr w:type="spellStart"/>
      <w:r w:rsidRPr="00D32A12">
        <w:rPr>
          <w:rFonts w:ascii="Calibri" w:hAnsi="Calibri" w:cs="Calibri"/>
          <w:sz w:val="28"/>
          <w:lang w:val="en-US"/>
        </w:rPr>
        <w:t>Bollt</w:t>
      </w:r>
      <w:proofErr w:type="spellEnd"/>
      <w:r w:rsidRPr="00D32A12">
        <w:rPr>
          <w:rFonts w:ascii="Calibri" w:hAnsi="Calibri" w:cs="Calibri"/>
          <w:sz w:val="28"/>
          <w:lang w:val="en-US"/>
        </w:rPr>
        <w:t xml:space="preserve"> EM. 2018. Anatomy of leadership in collective </w:t>
      </w:r>
      <w:proofErr w:type="spellStart"/>
      <w:r w:rsidRPr="00D32A12">
        <w:rPr>
          <w:rFonts w:ascii="Calibri" w:hAnsi="Calibri" w:cs="Calibri"/>
          <w:sz w:val="28"/>
          <w:lang w:val="en-US"/>
        </w:rPr>
        <w:t>behaviour</w:t>
      </w:r>
      <w:proofErr w:type="spellEnd"/>
      <w:r w:rsidRPr="00D32A12">
        <w:rPr>
          <w:rFonts w:ascii="Calibri" w:hAnsi="Calibri" w:cs="Calibri"/>
          <w:sz w:val="28"/>
          <w:lang w:val="en-US"/>
        </w:rPr>
        <w:t>. Chaos. 28(7):075308. doi:10.1063/1.5024395.</w:t>
      </w:r>
    </w:p>
    <w:p w14:paraId="706D3D24"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Giuggioli</w:t>
      </w:r>
      <w:proofErr w:type="spellEnd"/>
      <w:r w:rsidRPr="00D32A12">
        <w:rPr>
          <w:rFonts w:ascii="Calibri" w:hAnsi="Calibri" w:cs="Calibri"/>
          <w:sz w:val="28"/>
          <w:lang w:val="en-US"/>
        </w:rPr>
        <w:t xml:space="preserve"> L, </w:t>
      </w:r>
      <w:proofErr w:type="spellStart"/>
      <w:r w:rsidRPr="00D32A12">
        <w:rPr>
          <w:rFonts w:ascii="Calibri" w:hAnsi="Calibri" w:cs="Calibri"/>
          <w:sz w:val="28"/>
          <w:lang w:val="en-US"/>
        </w:rPr>
        <w:t>McKetterick</w:t>
      </w:r>
      <w:proofErr w:type="spellEnd"/>
      <w:r w:rsidRPr="00D32A12">
        <w:rPr>
          <w:rFonts w:ascii="Calibri" w:hAnsi="Calibri" w:cs="Calibri"/>
          <w:sz w:val="28"/>
          <w:lang w:val="en-US"/>
        </w:rPr>
        <w:t xml:space="preserve"> TJ, </w:t>
      </w:r>
      <w:proofErr w:type="spellStart"/>
      <w:r w:rsidRPr="00D32A12">
        <w:rPr>
          <w:rFonts w:ascii="Calibri" w:hAnsi="Calibri" w:cs="Calibri"/>
          <w:sz w:val="28"/>
          <w:lang w:val="en-US"/>
        </w:rPr>
        <w:t>Holderied</w:t>
      </w:r>
      <w:proofErr w:type="spellEnd"/>
      <w:r w:rsidRPr="00D32A12">
        <w:rPr>
          <w:rFonts w:ascii="Calibri" w:hAnsi="Calibri" w:cs="Calibri"/>
          <w:sz w:val="28"/>
          <w:lang w:val="en-US"/>
        </w:rPr>
        <w:t xml:space="preserve"> M. 2015. Delayed Response and </w:t>
      </w:r>
      <w:proofErr w:type="spellStart"/>
      <w:r w:rsidRPr="00D32A12">
        <w:rPr>
          <w:rFonts w:ascii="Calibri" w:hAnsi="Calibri" w:cs="Calibri"/>
          <w:sz w:val="28"/>
          <w:lang w:val="en-US"/>
        </w:rPr>
        <w:t>Biosonar</w:t>
      </w:r>
      <w:proofErr w:type="spellEnd"/>
      <w:r w:rsidRPr="00D32A12">
        <w:rPr>
          <w:rFonts w:ascii="Calibri" w:hAnsi="Calibri" w:cs="Calibri"/>
          <w:sz w:val="28"/>
          <w:lang w:val="en-US"/>
        </w:rPr>
        <w:t xml:space="preserve"> Perception Explain Movement Coordination in Trawling Bats. PLOS Computational Biology. 11(3</w:t>
      </w:r>
      <w:proofErr w:type="gramStart"/>
      <w:r w:rsidRPr="00D32A12">
        <w:rPr>
          <w:rFonts w:ascii="Calibri" w:hAnsi="Calibri" w:cs="Calibri"/>
          <w:sz w:val="28"/>
          <w:lang w:val="en-US"/>
        </w:rPr>
        <w:t>):e</w:t>
      </w:r>
      <w:proofErr w:type="gramEnd"/>
      <w:r w:rsidRPr="00D32A12">
        <w:rPr>
          <w:rFonts w:ascii="Calibri" w:hAnsi="Calibri" w:cs="Calibri"/>
          <w:sz w:val="28"/>
          <w:lang w:val="en-US"/>
        </w:rPr>
        <w:t xml:space="preserve">1004089. </w:t>
      </w:r>
      <w:proofErr w:type="gramStart"/>
      <w:r w:rsidRPr="00D32A12">
        <w:rPr>
          <w:rFonts w:ascii="Calibri" w:hAnsi="Calibri" w:cs="Calibri"/>
          <w:sz w:val="28"/>
          <w:lang w:val="en-US"/>
        </w:rPr>
        <w:t>doi:10.1371/journal.pcbi</w:t>
      </w:r>
      <w:proofErr w:type="gramEnd"/>
      <w:r w:rsidRPr="00D32A12">
        <w:rPr>
          <w:rFonts w:ascii="Calibri" w:hAnsi="Calibri" w:cs="Calibri"/>
          <w:sz w:val="28"/>
          <w:lang w:val="en-US"/>
        </w:rPr>
        <w:t>.1004089.</w:t>
      </w:r>
    </w:p>
    <w:p w14:paraId="29CF85F7"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Griffin AS, Pemberton JM, Brotherton PNM, McIlrath G, Gaynor D, </w:t>
      </w:r>
      <w:proofErr w:type="spellStart"/>
      <w:r w:rsidRPr="00D32A12">
        <w:rPr>
          <w:rFonts w:ascii="Calibri" w:hAnsi="Calibri" w:cs="Calibri"/>
          <w:sz w:val="28"/>
          <w:lang w:val="en-US"/>
        </w:rPr>
        <w:t>Kansky</w:t>
      </w:r>
      <w:proofErr w:type="spellEnd"/>
      <w:r w:rsidRPr="00D32A12">
        <w:rPr>
          <w:rFonts w:ascii="Calibri" w:hAnsi="Calibri" w:cs="Calibri"/>
          <w:sz w:val="28"/>
          <w:lang w:val="en-US"/>
        </w:rPr>
        <w:t xml:space="preserve"> R, </w:t>
      </w:r>
      <w:proofErr w:type="spellStart"/>
      <w:r w:rsidRPr="00D32A12">
        <w:rPr>
          <w:rFonts w:ascii="Calibri" w:hAnsi="Calibri" w:cs="Calibri"/>
          <w:sz w:val="28"/>
          <w:lang w:val="en-US"/>
        </w:rPr>
        <w:t>O’Riain</w:t>
      </w:r>
      <w:proofErr w:type="spellEnd"/>
      <w:r w:rsidRPr="00D32A12">
        <w:rPr>
          <w:rFonts w:ascii="Calibri" w:hAnsi="Calibri" w:cs="Calibri"/>
          <w:sz w:val="28"/>
          <w:lang w:val="en-US"/>
        </w:rPr>
        <w:t xml:space="preserve"> J, </w:t>
      </w:r>
      <w:proofErr w:type="spellStart"/>
      <w:r w:rsidRPr="00D32A12">
        <w:rPr>
          <w:rFonts w:ascii="Calibri" w:hAnsi="Calibri" w:cs="Calibri"/>
          <w:sz w:val="28"/>
          <w:lang w:val="en-US"/>
        </w:rPr>
        <w:t>Clutton</w:t>
      </w:r>
      <w:proofErr w:type="spellEnd"/>
      <w:r w:rsidRPr="00D32A12">
        <w:rPr>
          <w:rFonts w:ascii="Calibri" w:hAnsi="Calibri" w:cs="Calibri"/>
          <w:sz w:val="28"/>
          <w:lang w:val="en-US"/>
        </w:rPr>
        <w:t xml:space="preserve">-Brock TH. 2003. A genetic analysis of breeding success in the cooperative meerkat (Suricata </w:t>
      </w:r>
      <w:proofErr w:type="spellStart"/>
      <w:r w:rsidRPr="00D32A12">
        <w:rPr>
          <w:rFonts w:ascii="Calibri" w:hAnsi="Calibri" w:cs="Calibri"/>
          <w:sz w:val="28"/>
          <w:lang w:val="en-US"/>
        </w:rPr>
        <w:t>suricatta</w:t>
      </w:r>
      <w:proofErr w:type="spellEnd"/>
      <w:r w:rsidRPr="00D32A12">
        <w:rPr>
          <w:rFonts w:ascii="Calibri" w:hAnsi="Calibri" w:cs="Calibri"/>
          <w:sz w:val="28"/>
          <w:lang w:val="en-US"/>
        </w:rPr>
        <w:t>). Behavioral Ecology. 14(4):472–480. doi:10.1093/</w:t>
      </w:r>
      <w:proofErr w:type="spellStart"/>
      <w:r w:rsidRPr="00D32A12">
        <w:rPr>
          <w:rFonts w:ascii="Calibri" w:hAnsi="Calibri" w:cs="Calibri"/>
          <w:sz w:val="28"/>
          <w:lang w:val="en-US"/>
        </w:rPr>
        <w:t>beheco</w:t>
      </w:r>
      <w:proofErr w:type="spellEnd"/>
      <w:r w:rsidRPr="00D32A12">
        <w:rPr>
          <w:rFonts w:ascii="Calibri" w:hAnsi="Calibri" w:cs="Calibri"/>
          <w:sz w:val="28"/>
          <w:lang w:val="en-US"/>
        </w:rPr>
        <w:t>/arg040.</w:t>
      </w:r>
    </w:p>
    <w:p w14:paraId="19532030"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Herbert-Read JE, </w:t>
      </w:r>
      <w:proofErr w:type="spellStart"/>
      <w:r w:rsidRPr="00D32A12">
        <w:rPr>
          <w:rFonts w:ascii="Calibri" w:hAnsi="Calibri" w:cs="Calibri"/>
          <w:sz w:val="28"/>
          <w:lang w:val="en-US"/>
        </w:rPr>
        <w:t>Perna</w:t>
      </w:r>
      <w:proofErr w:type="spellEnd"/>
      <w:r w:rsidRPr="00D32A12">
        <w:rPr>
          <w:rFonts w:ascii="Calibri" w:hAnsi="Calibri" w:cs="Calibri"/>
          <w:sz w:val="28"/>
          <w:lang w:val="en-US"/>
        </w:rPr>
        <w:t xml:space="preserve"> A, Mann RP, </w:t>
      </w:r>
      <w:proofErr w:type="spellStart"/>
      <w:r w:rsidRPr="00D32A12">
        <w:rPr>
          <w:rFonts w:ascii="Calibri" w:hAnsi="Calibri" w:cs="Calibri"/>
          <w:sz w:val="28"/>
          <w:lang w:val="en-US"/>
        </w:rPr>
        <w:t>Schaerf</w:t>
      </w:r>
      <w:proofErr w:type="spellEnd"/>
      <w:r w:rsidRPr="00D32A12">
        <w:rPr>
          <w:rFonts w:ascii="Calibri" w:hAnsi="Calibri" w:cs="Calibri"/>
          <w:sz w:val="28"/>
          <w:lang w:val="en-US"/>
        </w:rPr>
        <w:t xml:space="preserve"> TM, Sumpter DJT, Ward AJW. 2011. Inferring the rules of interaction of shoaling fish. PNAS. 108(46):18726–18731. doi:10.1073/pnas.1109355108.</w:t>
      </w:r>
    </w:p>
    <w:p w14:paraId="2506818B"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Holekamp</w:t>
      </w:r>
      <w:proofErr w:type="spellEnd"/>
      <w:r w:rsidRPr="00D32A12">
        <w:rPr>
          <w:rFonts w:ascii="Calibri" w:hAnsi="Calibri" w:cs="Calibri"/>
          <w:sz w:val="28"/>
          <w:lang w:val="en-US"/>
        </w:rPr>
        <w:t xml:space="preserve"> KE, </w:t>
      </w:r>
      <w:proofErr w:type="spellStart"/>
      <w:r w:rsidRPr="00D32A12">
        <w:rPr>
          <w:rFonts w:ascii="Calibri" w:hAnsi="Calibri" w:cs="Calibri"/>
          <w:sz w:val="28"/>
          <w:lang w:val="en-US"/>
        </w:rPr>
        <w:t>Boydston</w:t>
      </w:r>
      <w:proofErr w:type="spellEnd"/>
      <w:r w:rsidRPr="00D32A12">
        <w:rPr>
          <w:rFonts w:ascii="Calibri" w:hAnsi="Calibri" w:cs="Calibri"/>
          <w:sz w:val="28"/>
          <w:lang w:val="en-US"/>
        </w:rPr>
        <w:t xml:space="preserve"> EE, </w:t>
      </w:r>
      <w:proofErr w:type="spellStart"/>
      <w:r w:rsidRPr="00D32A12">
        <w:rPr>
          <w:rFonts w:ascii="Calibri" w:hAnsi="Calibri" w:cs="Calibri"/>
          <w:sz w:val="28"/>
          <w:lang w:val="en-US"/>
        </w:rPr>
        <w:t>Smale</w:t>
      </w:r>
      <w:proofErr w:type="spellEnd"/>
      <w:r w:rsidRPr="00D32A12">
        <w:rPr>
          <w:rFonts w:ascii="Calibri" w:hAnsi="Calibri" w:cs="Calibri"/>
          <w:sz w:val="28"/>
          <w:lang w:val="en-US"/>
        </w:rPr>
        <w:t xml:space="preserve"> L. 2000. Group </w:t>
      </w:r>
      <w:proofErr w:type="spellStart"/>
      <w:r w:rsidRPr="00D32A12">
        <w:rPr>
          <w:rFonts w:ascii="Calibri" w:hAnsi="Calibri" w:cs="Calibri"/>
          <w:sz w:val="28"/>
          <w:lang w:val="en-US"/>
        </w:rPr>
        <w:t>Tarvel</w:t>
      </w:r>
      <w:proofErr w:type="spellEnd"/>
      <w:r w:rsidRPr="00D32A12">
        <w:rPr>
          <w:rFonts w:ascii="Calibri" w:hAnsi="Calibri" w:cs="Calibri"/>
          <w:sz w:val="28"/>
          <w:lang w:val="en-US"/>
        </w:rPr>
        <w:t xml:space="preserve"> in Social Carnivores. In: </w:t>
      </w:r>
      <w:proofErr w:type="spellStart"/>
      <w:r w:rsidRPr="00D32A12">
        <w:rPr>
          <w:rFonts w:ascii="Calibri" w:hAnsi="Calibri" w:cs="Calibri"/>
          <w:sz w:val="28"/>
          <w:lang w:val="en-US"/>
        </w:rPr>
        <w:t>Boinski</w:t>
      </w:r>
      <w:proofErr w:type="spellEnd"/>
      <w:r w:rsidRPr="00D32A12">
        <w:rPr>
          <w:rFonts w:ascii="Calibri" w:hAnsi="Calibri" w:cs="Calibri"/>
          <w:sz w:val="28"/>
          <w:lang w:val="en-US"/>
        </w:rPr>
        <w:t xml:space="preserve"> S, Garber PA, editors. On the Move. University of Chicago Press.</w:t>
      </w:r>
    </w:p>
    <w:p w14:paraId="05A47C81"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Jolles</w:t>
      </w:r>
      <w:proofErr w:type="spellEnd"/>
      <w:r w:rsidRPr="00D32A12">
        <w:rPr>
          <w:rFonts w:ascii="Calibri" w:hAnsi="Calibri" w:cs="Calibri"/>
          <w:sz w:val="28"/>
          <w:lang w:val="en-US"/>
        </w:rPr>
        <w:t xml:space="preserve"> JW, </w:t>
      </w:r>
      <w:proofErr w:type="spellStart"/>
      <w:r w:rsidRPr="00D32A12">
        <w:rPr>
          <w:rFonts w:ascii="Calibri" w:hAnsi="Calibri" w:cs="Calibri"/>
          <w:sz w:val="28"/>
          <w:lang w:val="en-US"/>
        </w:rPr>
        <w:t>Boogert</w:t>
      </w:r>
      <w:proofErr w:type="spellEnd"/>
      <w:r w:rsidRPr="00D32A12">
        <w:rPr>
          <w:rFonts w:ascii="Calibri" w:hAnsi="Calibri" w:cs="Calibri"/>
          <w:sz w:val="28"/>
          <w:lang w:val="en-US"/>
        </w:rPr>
        <w:t xml:space="preserve"> NJ, Sridhar VH, </w:t>
      </w:r>
      <w:proofErr w:type="spellStart"/>
      <w:r w:rsidRPr="00D32A12">
        <w:rPr>
          <w:rFonts w:ascii="Calibri" w:hAnsi="Calibri" w:cs="Calibri"/>
          <w:sz w:val="28"/>
          <w:lang w:val="en-US"/>
        </w:rPr>
        <w:t>Couzin</w:t>
      </w:r>
      <w:proofErr w:type="spellEnd"/>
      <w:r w:rsidRPr="00D32A12">
        <w:rPr>
          <w:rFonts w:ascii="Calibri" w:hAnsi="Calibri" w:cs="Calibri"/>
          <w:sz w:val="28"/>
          <w:lang w:val="en-US"/>
        </w:rPr>
        <w:t xml:space="preserve"> ID, </w:t>
      </w:r>
      <w:proofErr w:type="spellStart"/>
      <w:r w:rsidRPr="00D32A12">
        <w:rPr>
          <w:rFonts w:ascii="Calibri" w:hAnsi="Calibri" w:cs="Calibri"/>
          <w:sz w:val="28"/>
          <w:lang w:val="en-US"/>
        </w:rPr>
        <w:t>Manica</w:t>
      </w:r>
      <w:proofErr w:type="spellEnd"/>
      <w:r w:rsidRPr="00D32A12">
        <w:rPr>
          <w:rFonts w:ascii="Calibri" w:hAnsi="Calibri" w:cs="Calibri"/>
          <w:sz w:val="28"/>
          <w:lang w:val="en-US"/>
        </w:rPr>
        <w:t xml:space="preserve"> A. 2017. Consistent Individual Differences Drive Collective Behavior and Group Functioning of Schooling Fish. Current Biology. 27(18):2862-2868.e7. </w:t>
      </w:r>
      <w:proofErr w:type="gramStart"/>
      <w:r w:rsidRPr="00D32A12">
        <w:rPr>
          <w:rFonts w:ascii="Calibri" w:hAnsi="Calibri" w:cs="Calibri"/>
          <w:sz w:val="28"/>
          <w:lang w:val="en-US"/>
        </w:rPr>
        <w:t>doi:10.1016/j.cub</w:t>
      </w:r>
      <w:proofErr w:type="gramEnd"/>
      <w:r w:rsidRPr="00D32A12">
        <w:rPr>
          <w:rFonts w:ascii="Calibri" w:hAnsi="Calibri" w:cs="Calibri"/>
          <w:sz w:val="28"/>
          <w:lang w:val="en-US"/>
        </w:rPr>
        <w:t>.2017.08.004.</w:t>
      </w:r>
    </w:p>
    <w:p w14:paraId="12490D86"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Katz Y, </w:t>
      </w:r>
      <w:proofErr w:type="spellStart"/>
      <w:r w:rsidRPr="00D32A12">
        <w:rPr>
          <w:rFonts w:ascii="Calibri" w:hAnsi="Calibri" w:cs="Calibri"/>
          <w:sz w:val="28"/>
          <w:lang w:val="en-US"/>
        </w:rPr>
        <w:t>Tunstrøm</w:t>
      </w:r>
      <w:proofErr w:type="spellEnd"/>
      <w:r w:rsidRPr="00D32A12">
        <w:rPr>
          <w:rFonts w:ascii="Calibri" w:hAnsi="Calibri" w:cs="Calibri"/>
          <w:sz w:val="28"/>
          <w:lang w:val="en-US"/>
        </w:rPr>
        <w:t xml:space="preserve"> K, </w:t>
      </w:r>
      <w:proofErr w:type="spellStart"/>
      <w:r w:rsidRPr="00D32A12">
        <w:rPr>
          <w:rFonts w:ascii="Calibri" w:hAnsi="Calibri" w:cs="Calibri"/>
          <w:sz w:val="28"/>
          <w:lang w:val="en-US"/>
        </w:rPr>
        <w:t>Ioannou</w:t>
      </w:r>
      <w:proofErr w:type="spellEnd"/>
      <w:r w:rsidRPr="00D32A12">
        <w:rPr>
          <w:rFonts w:ascii="Calibri" w:hAnsi="Calibri" w:cs="Calibri"/>
          <w:sz w:val="28"/>
          <w:lang w:val="en-US"/>
        </w:rPr>
        <w:t xml:space="preserve"> CC, </w:t>
      </w:r>
      <w:proofErr w:type="spellStart"/>
      <w:r w:rsidRPr="00D32A12">
        <w:rPr>
          <w:rFonts w:ascii="Calibri" w:hAnsi="Calibri" w:cs="Calibri"/>
          <w:sz w:val="28"/>
          <w:lang w:val="en-US"/>
        </w:rPr>
        <w:t>Huepe</w:t>
      </w:r>
      <w:proofErr w:type="spellEnd"/>
      <w:r w:rsidRPr="00D32A12">
        <w:rPr>
          <w:rFonts w:ascii="Calibri" w:hAnsi="Calibri" w:cs="Calibri"/>
          <w:sz w:val="28"/>
          <w:lang w:val="en-US"/>
        </w:rPr>
        <w:t xml:space="preserve"> C, </w:t>
      </w:r>
      <w:proofErr w:type="spellStart"/>
      <w:r w:rsidRPr="00D32A12">
        <w:rPr>
          <w:rFonts w:ascii="Calibri" w:hAnsi="Calibri" w:cs="Calibri"/>
          <w:sz w:val="28"/>
          <w:lang w:val="en-US"/>
        </w:rPr>
        <w:t>Couzin</w:t>
      </w:r>
      <w:proofErr w:type="spellEnd"/>
      <w:r w:rsidRPr="00D32A12">
        <w:rPr>
          <w:rFonts w:ascii="Calibri" w:hAnsi="Calibri" w:cs="Calibri"/>
          <w:sz w:val="28"/>
          <w:lang w:val="en-US"/>
        </w:rPr>
        <w:t xml:space="preserve"> ID. 2011. Inferring the structure and dynamics of interactions in schooling fish. PNAS. 108(46):18720–18725. doi:10.1073/pnas.1107583108.</w:t>
      </w:r>
    </w:p>
    <w:p w14:paraId="17988B0C"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Kerth</w:t>
      </w:r>
      <w:proofErr w:type="spellEnd"/>
      <w:r w:rsidRPr="00D32A12">
        <w:rPr>
          <w:rFonts w:ascii="Calibri" w:hAnsi="Calibri" w:cs="Calibri"/>
          <w:sz w:val="28"/>
          <w:lang w:val="en-US"/>
        </w:rPr>
        <w:t xml:space="preserve"> G, Ebert C, </w:t>
      </w:r>
      <w:proofErr w:type="spellStart"/>
      <w:r w:rsidRPr="00D32A12">
        <w:rPr>
          <w:rFonts w:ascii="Calibri" w:hAnsi="Calibri" w:cs="Calibri"/>
          <w:sz w:val="28"/>
          <w:lang w:val="en-US"/>
        </w:rPr>
        <w:t>Schmidtke</w:t>
      </w:r>
      <w:proofErr w:type="spellEnd"/>
      <w:r w:rsidRPr="00D32A12">
        <w:rPr>
          <w:rFonts w:ascii="Calibri" w:hAnsi="Calibri" w:cs="Calibri"/>
          <w:sz w:val="28"/>
          <w:lang w:val="en-US"/>
        </w:rPr>
        <w:t xml:space="preserve"> C. 2006. Group decision making in fission–fusion societies: evidence from two-field experiments in </w:t>
      </w:r>
      <w:proofErr w:type="spellStart"/>
      <w:r w:rsidRPr="00D32A12">
        <w:rPr>
          <w:rFonts w:ascii="Calibri" w:hAnsi="Calibri" w:cs="Calibri"/>
          <w:sz w:val="28"/>
          <w:lang w:val="en-US"/>
        </w:rPr>
        <w:t>Bechstein’s</w:t>
      </w:r>
      <w:proofErr w:type="spellEnd"/>
      <w:r w:rsidRPr="00D32A12">
        <w:rPr>
          <w:rFonts w:ascii="Calibri" w:hAnsi="Calibri" w:cs="Calibri"/>
          <w:sz w:val="28"/>
          <w:lang w:val="en-US"/>
        </w:rPr>
        <w:t xml:space="preserve"> bats. Proceedings of the Royal Society B: Biological Sciences. 273(1602):2785–2790. doi:10.1098/rspb.2006.3647.</w:t>
      </w:r>
    </w:p>
    <w:p w14:paraId="521B1C22"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King AJ, Douglas CMS, </w:t>
      </w:r>
      <w:proofErr w:type="spellStart"/>
      <w:r w:rsidRPr="00D32A12">
        <w:rPr>
          <w:rFonts w:ascii="Calibri" w:hAnsi="Calibri" w:cs="Calibri"/>
          <w:sz w:val="28"/>
          <w:lang w:val="en-US"/>
        </w:rPr>
        <w:t>Huchard</w:t>
      </w:r>
      <w:proofErr w:type="spellEnd"/>
      <w:r w:rsidRPr="00D32A12">
        <w:rPr>
          <w:rFonts w:ascii="Calibri" w:hAnsi="Calibri" w:cs="Calibri"/>
          <w:sz w:val="28"/>
          <w:lang w:val="en-US"/>
        </w:rPr>
        <w:t xml:space="preserve"> E, Isaac NJB, </w:t>
      </w:r>
      <w:proofErr w:type="spellStart"/>
      <w:r w:rsidRPr="00D32A12">
        <w:rPr>
          <w:rFonts w:ascii="Calibri" w:hAnsi="Calibri" w:cs="Calibri"/>
          <w:sz w:val="28"/>
          <w:lang w:val="en-US"/>
        </w:rPr>
        <w:t>Cowlishaw</w:t>
      </w:r>
      <w:proofErr w:type="spellEnd"/>
      <w:r w:rsidRPr="00D32A12">
        <w:rPr>
          <w:rFonts w:ascii="Calibri" w:hAnsi="Calibri" w:cs="Calibri"/>
          <w:sz w:val="28"/>
          <w:lang w:val="en-US"/>
        </w:rPr>
        <w:t xml:space="preserve"> G. 2008. Dominance and Affiliation Mediate Despotism in a Social Primate. Current Biology. 18(23):1833–1838. </w:t>
      </w:r>
      <w:proofErr w:type="gramStart"/>
      <w:r w:rsidRPr="00D32A12">
        <w:rPr>
          <w:rFonts w:ascii="Calibri" w:hAnsi="Calibri" w:cs="Calibri"/>
          <w:sz w:val="28"/>
          <w:lang w:val="en-US"/>
        </w:rPr>
        <w:t>doi:10.1016/j.cub</w:t>
      </w:r>
      <w:proofErr w:type="gramEnd"/>
      <w:r w:rsidRPr="00D32A12">
        <w:rPr>
          <w:rFonts w:ascii="Calibri" w:hAnsi="Calibri" w:cs="Calibri"/>
          <w:sz w:val="28"/>
          <w:lang w:val="en-US"/>
        </w:rPr>
        <w:t>.2008.10.048.</w:t>
      </w:r>
    </w:p>
    <w:p w14:paraId="751316D8"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Kranstauber</w:t>
      </w:r>
      <w:proofErr w:type="spellEnd"/>
      <w:r w:rsidRPr="00D32A12">
        <w:rPr>
          <w:rFonts w:ascii="Calibri" w:hAnsi="Calibri" w:cs="Calibri"/>
          <w:sz w:val="28"/>
          <w:lang w:val="en-US"/>
        </w:rPr>
        <w:t xml:space="preserve"> B, Gall GEC, </w:t>
      </w:r>
      <w:proofErr w:type="spellStart"/>
      <w:r w:rsidRPr="00D32A12">
        <w:rPr>
          <w:rFonts w:ascii="Calibri" w:hAnsi="Calibri" w:cs="Calibri"/>
          <w:sz w:val="28"/>
          <w:lang w:val="en-US"/>
        </w:rPr>
        <w:t>Vink</w:t>
      </w:r>
      <w:proofErr w:type="spellEnd"/>
      <w:r w:rsidRPr="00D32A12">
        <w:rPr>
          <w:rFonts w:ascii="Calibri" w:hAnsi="Calibri" w:cs="Calibri"/>
          <w:sz w:val="28"/>
          <w:lang w:val="en-US"/>
        </w:rPr>
        <w:t xml:space="preserve"> T, </w:t>
      </w:r>
      <w:proofErr w:type="spellStart"/>
      <w:r w:rsidRPr="00D32A12">
        <w:rPr>
          <w:rFonts w:ascii="Calibri" w:hAnsi="Calibri" w:cs="Calibri"/>
          <w:sz w:val="28"/>
          <w:lang w:val="en-US"/>
        </w:rPr>
        <w:t>Clutton</w:t>
      </w:r>
      <w:proofErr w:type="spellEnd"/>
      <w:r w:rsidRPr="00D32A12">
        <w:rPr>
          <w:rFonts w:ascii="Calibri" w:hAnsi="Calibri" w:cs="Calibri"/>
          <w:sz w:val="28"/>
          <w:lang w:val="en-US"/>
        </w:rPr>
        <w:t xml:space="preserve">‐Brock T, </w:t>
      </w: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2019. Long-term movements and home-range changes: Rapid territory shifts in meerkats. Journal of Animal Ecology. n/a(n/a). doi:10.1111/1365-2656.13129. [accessed 2019 Dec 19]. https://besjournals.onlinelibrary.wiley.com/doi/abs/10.1111/1365-2656.13129.</w:t>
      </w:r>
    </w:p>
    <w:p w14:paraId="78605C25"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lastRenderedPageBreak/>
        <w:t xml:space="preserve">Lewis JS, </w:t>
      </w:r>
      <w:proofErr w:type="spellStart"/>
      <w:r w:rsidRPr="00D32A12">
        <w:rPr>
          <w:rFonts w:ascii="Calibri" w:hAnsi="Calibri" w:cs="Calibri"/>
          <w:sz w:val="28"/>
          <w:lang w:val="en-US"/>
        </w:rPr>
        <w:t>Wartzok</w:t>
      </w:r>
      <w:proofErr w:type="spellEnd"/>
      <w:r w:rsidRPr="00D32A12">
        <w:rPr>
          <w:rFonts w:ascii="Calibri" w:hAnsi="Calibri" w:cs="Calibri"/>
          <w:sz w:val="28"/>
          <w:lang w:val="en-US"/>
        </w:rPr>
        <w:t xml:space="preserve"> D, </w:t>
      </w:r>
      <w:proofErr w:type="spellStart"/>
      <w:r w:rsidRPr="00D32A12">
        <w:rPr>
          <w:rFonts w:ascii="Calibri" w:hAnsi="Calibri" w:cs="Calibri"/>
          <w:sz w:val="28"/>
          <w:lang w:val="en-US"/>
        </w:rPr>
        <w:t>Heithaus</w:t>
      </w:r>
      <w:proofErr w:type="spellEnd"/>
      <w:r w:rsidRPr="00D32A12">
        <w:rPr>
          <w:rFonts w:ascii="Calibri" w:hAnsi="Calibri" w:cs="Calibri"/>
          <w:sz w:val="28"/>
          <w:lang w:val="en-US"/>
        </w:rPr>
        <w:t xml:space="preserve"> MR. 2011. Highly dynamic fission–fusion species can exhibit leadership when traveling. </w:t>
      </w:r>
      <w:proofErr w:type="spellStart"/>
      <w:r w:rsidRPr="00D32A12">
        <w:rPr>
          <w:rFonts w:ascii="Calibri" w:hAnsi="Calibri" w:cs="Calibri"/>
          <w:sz w:val="28"/>
          <w:lang w:val="en-US"/>
        </w:rPr>
        <w:t>Behav</w:t>
      </w:r>
      <w:proofErr w:type="spellEnd"/>
      <w:r w:rsidRPr="00D32A12">
        <w:rPr>
          <w:rFonts w:ascii="Calibri" w:hAnsi="Calibri" w:cs="Calibri"/>
          <w:sz w:val="28"/>
          <w:lang w:val="en-US"/>
        </w:rPr>
        <w:t xml:space="preserve"> </w:t>
      </w:r>
      <w:proofErr w:type="spellStart"/>
      <w:r w:rsidRPr="00D32A12">
        <w:rPr>
          <w:rFonts w:ascii="Calibri" w:hAnsi="Calibri" w:cs="Calibri"/>
          <w:sz w:val="28"/>
          <w:lang w:val="en-US"/>
        </w:rPr>
        <w:t>Ecol</w:t>
      </w:r>
      <w:proofErr w:type="spellEnd"/>
      <w:r w:rsidRPr="00D32A12">
        <w:rPr>
          <w:rFonts w:ascii="Calibri" w:hAnsi="Calibri" w:cs="Calibri"/>
          <w:sz w:val="28"/>
          <w:lang w:val="en-US"/>
        </w:rPr>
        <w:t xml:space="preserve"> </w:t>
      </w:r>
      <w:proofErr w:type="spellStart"/>
      <w:r w:rsidRPr="00D32A12">
        <w:rPr>
          <w:rFonts w:ascii="Calibri" w:hAnsi="Calibri" w:cs="Calibri"/>
          <w:sz w:val="28"/>
          <w:lang w:val="en-US"/>
        </w:rPr>
        <w:t>Sociobiol</w:t>
      </w:r>
      <w:proofErr w:type="spellEnd"/>
      <w:r w:rsidRPr="00D32A12">
        <w:rPr>
          <w:rFonts w:ascii="Calibri" w:hAnsi="Calibri" w:cs="Calibri"/>
          <w:sz w:val="28"/>
          <w:lang w:val="en-US"/>
        </w:rPr>
        <w:t>. 65(5):1061–1069. doi:10.1007/s00265-010-1113-y.</w:t>
      </w:r>
    </w:p>
    <w:p w14:paraId="23BBE510"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w:t>
      </w:r>
      <w:proofErr w:type="spellStart"/>
      <w:r w:rsidRPr="00D32A12">
        <w:rPr>
          <w:rFonts w:ascii="Calibri" w:hAnsi="Calibri" w:cs="Calibri"/>
          <w:sz w:val="28"/>
          <w:lang w:val="en-US"/>
        </w:rPr>
        <w:t>Clutton</w:t>
      </w:r>
      <w:proofErr w:type="spellEnd"/>
      <w:r w:rsidRPr="00D32A12">
        <w:rPr>
          <w:rFonts w:ascii="Calibri" w:hAnsi="Calibri" w:cs="Calibri"/>
          <w:sz w:val="28"/>
          <w:lang w:val="en-US"/>
        </w:rPr>
        <w:t>‐Brock TH. 2016. Meerkats: cooperative breeding in the Kalahari. In: Koenig WD, Dickinson JL, editors. Cooperative Breeding in Vertebrates. Cambridge University Press.</w:t>
      </w:r>
    </w:p>
    <w:p w14:paraId="7A4F66C2"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Jansen DAWAM, Graw B, </w:t>
      </w:r>
      <w:proofErr w:type="spellStart"/>
      <w:r w:rsidRPr="00D32A12">
        <w:rPr>
          <w:rFonts w:ascii="Calibri" w:hAnsi="Calibri" w:cs="Calibri"/>
          <w:sz w:val="28"/>
          <w:lang w:val="en-US"/>
        </w:rPr>
        <w:t>Hollén</w:t>
      </w:r>
      <w:proofErr w:type="spellEnd"/>
      <w:r w:rsidRPr="00D32A12">
        <w:rPr>
          <w:rFonts w:ascii="Calibri" w:hAnsi="Calibri" w:cs="Calibri"/>
          <w:sz w:val="28"/>
          <w:lang w:val="en-US"/>
        </w:rPr>
        <w:t xml:space="preserve"> LI, Bousquet CAH, </w:t>
      </w:r>
      <w:proofErr w:type="spellStart"/>
      <w:r w:rsidRPr="00D32A12">
        <w:rPr>
          <w:rFonts w:ascii="Calibri" w:hAnsi="Calibri" w:cs="Calibri"/>
          <w:sz w:val="28"/>
          <w:lang w:val="en-US"/>
        </w:rPr>
        <w:t>Furrer</w:t>
      </w:r>
      <w:proofErr w:type="spellEnd"/>
      <w:r w:rsidRPr="00D32A12">
        <w:rPr>
          <w:rFonts w:ascii="Calibri" w:hAnsi="Calibri" w:cs="Calibri"/>
          <w:sz w:val="28"/>
          <w:lang w:val="en-US"/>
        </w:rPr>
        <w:t xml:space="preserve"> RD, le Roux A. 2014. Vocal Complexity in Meerkats and Other Mongoose Species.</w:t>
      </w:r>
    </w:p>
    <w:p w14:paraId="53261969"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Mares R, Bateman AW, English S, </w:t>
      </w:r>
      <w:proofErr w:type="spellStart"/>
      <w:r w:rsidRPr="00D32A12">
        <w:rPr>
          <w:rFonts w:ascii="Calibri" w:hAnsi="Calibri" w:cs="Calibri"/>
          <w:sz w:val="28"/>
          <w:lang w:val="en-US"/>
        </w:rPr>
        <w:t>Clutton</w:t>
      </w:r>
      <w:proofErr w:type="spellEnd"/>
      <w:r w:rsidRPr="00D32A12">
        <w:rPr>
          <w:rFonts w:ascii="Calibri" w:hAnsi="Calibri" w:cs="Calibri"/>
          <w:sz w:val="28"/>
          <w:lang w:val="en-US"/>
        </w:rPr>
        <w:t xml:space="preserve">-Brock TH, Young AJ. 2014. Timing of </w:t>
      </w:r>
      <w:proofErr w:type="spellStart"/>
      <w:r w:rsidRPr="00D32A12">
        <w:rPr>
          <w:rFonts w:ascii="Calibri" w:hAnsi="Calibri" w:cs="Calibri"/>
          <w:sz w:val="28"/>
          <w:lang w:val="en-US"/>
        </w:rPr>
        <w:t>predispersal</w:t>
      </w:r>
      <w:proofErr w:type="spellEnd"/>
      <w:r w:rsidRPr="00D32A12">
        <w:rPr>
          <w:rFonts w:ascii="Calibri" w:hAnsi="Calibri" w:cs="Calibri"/>
          <w:sz w:val="28"/>
          <w:lang w:val="en-US"/>
        </w:rPr>
        <w:t xml:space="preserve"> prospecting is influenced by environmental, social and state-dependent factors in meerkats. Animal </w:t>
      </w:r>
      <w:proofErr w:type="spellStart"/>
      <w:r w:rsidRPr="00D32A12">
        <w:rPr>
          <w:rFonts w:ascii="Calibri" w:hAnsi="Calibri" w:cs="Calibri"/>
          <w:sz w:val="28"/>
          <w:lang w:val="en-US"/>
        </w:rPr>
        <w:t>Behaviour</w:t>
      </w:r>
      <w:proofErr w:type="spellEnd"/>
      <w:r w:rsidRPr="00D32A12">
        <w:rPr>
          <w:rFonts w:ascii="Calibri" w:hAnsi="Calibri" w:cs="Calibri"/>
          <w:sz w:val="28"/>
          <w:lang w:val="en-US"/>
        </w:rPr>
        <w:t xml:space="preserve">. 88:185–193. </w:t>
      </w:r>
      <w:proofErr w:type="gramStart"/>
      <w:r w:rsidRPr="00D32A12">
        <w:rPr>
          <w:rFonts w:ascii="Calibri" w:hAnsi="Calibri" w:cs="Calibri"/>
          <w:sz w:val="28"/>
          <w:lang w:val="en-US"/>
        </w:rPr>
        <w:t>doi:10.1016/j.anbehav</w:t>
      </w:r>
      <w:proofErr w:type="gramEnd"/>
      <w:r w:rsidRPr="00D32A12">
        <w:rPr>
          <w:rFonts w:ascii="Calibri" w:hAnsi="Calibri" w:cs="Calibri"/>
          <w:sz w:val="28"/>
          <w:lang w:val="en-US"/>
        </w:rPr>
        <w:t>.2013.11.025.</w:t>
      </w:r>
    </w:p>
    <w:p w14:paraId="77A9B193"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Montanari</w:t>
      </w:r>
      <w:proofErr w:type="spellEnd"/>
      <w:r w:rsidRPr="00D32A12">
        <w:rPr>
          <w:rFonts w:ascii="Calibri" w:hAnsi="Calibri" w:cs="Calibri"/>
          <w:sz w:val="28"/>
          <w:lang w:val="en-US"/>
        </w:rPr>
        <w:t xml:space="preserve"> D, </w:t>
      </w:r>
      <w:proofErr w:type="spellStart"/>
      <w:r w:rsidRPr="00D32A12">
        <w:rPr>
          <w:rFonts w:ascii="Calibri" w:hAnsi="Calibri" w:cs="Calibri"/>
          <w:sz w:val="28"/>
          <w:lang w:val="en-US"/>
        </w:rPr>
        <w:t>O’Hearn</w:t>
      </w:r>
      <w:proofErr w:type="spellEnd"/>
      <w:r w:rsidRPr="00D32A12">
        <w:rPr>
          <w:rFonts w:ascii="Calibri" w:hAnsi="Calibri" w:cs="Calibri"/>
          <w:sz w:val="28"/>
          <w:lang w:val="en-US"/>
        </w:rPr>
        <w:t xml:space="preserve"> WJ, </w:t>
      </w:r>
      <w:proofErr w:type="spellStart"/>
      <w:r w:rsidRPr="00D32A12">
        <w:rPr>
          <w:rFonts w:ascii="Calibri" w:hAnsi="Calibri" w:cs="Calibri"/>
          <w:sz w:val="28"/>
          <w:lang w:val="en-US"/>
        </w:rPr>
        <w:t>Hambuckers</w:t>
      </w:r>
      <w:proofErr w:type="spellEnd"/>
      <w:r w:rsidRPr="00D32A12">
        <w:rPr>
          <w:rFonts w:ascii="Calibri" w:hAnsi="Calibri" w:cs="Calibri"/>
          <w:sz w:val="28"/>
          <w:lang w:val="en-US"/>
        </w:rPr>
        <w:t xml:space="preserve"> J, Fischer J, </w:t>
      </w:r>
      <w:proofErr w:type="spellStart"/>
      <w:r w:rsidRPr="00D32A12">
        <w:rPr>
          <w:rFonts w:ascii="Calibri" w:hAnsi="Calibri" w:cs="Calibri"/>
          <w:sz w:val="28"/>
          <w:lang w:val="en-US"/>
        </w:rPr>
        <w:t>Zinner</w:t>
      </w:r>
      <w:proofErr w:type="spellEnd"/>
      <w:r w:rsidRPr="00D32A12">
        <w:rPr>
          <w:rFonts w:ascii="Calibri" w:hAnsi="Calibri" w:cs="Calibri"/>
          <w:sz w:val="28"/>
          <w:lang w:val="en-US"/>
        </w:rPr>
        <w:t xml:space="preserve"> D. 2021. Coordination during group departures and progressions in the tolerant multi-level society of wild Guinea baboons (</w:t>
      </w:r>
      <w:proofErr w:type="spellStart"/>
      <w:r w:rsidRPr="00D32A12">
        <w:rPr>
          <w:rFonts w:ascii="Calibri" w:hAnsi="Calibri" w:cs="Calibri"/>
          <w:sz w:val="28"/>
          <w:lang w:val="en-US"/>
        </w:rPr>
        <w:t>Papio</w:t>
      </w:r>
      <w:proofErr w:type="spellEnd"/>
      <w:r w:rsidRPr="00D32A12">
        <w:rPr>
          <w:rFonts w:ascii="Calibri" w:hAnsi="Calibri" w:cs="Calibri"/>
          <w:sz w:val="28"/>
          <w:lang w:val="en-US"/>
        </w:rPr>
        <w:t xml:space="preserve"> </w:t>
      </w:r>
      <w:proofErr w:type="spellStart"/>
      <w:r w:rsidRPr="00D32A12">
        <w:rPr>
          <w:rFonts w:ascii="Calibri" w:hAnsi="Calibri" w:cs="Calibri"/>
          <w:sz w:val="28"/>
          <w:lang w:val="en-US"/>
        </w:rPr>
        <w:t>papio</w:t>
      </w:r>
      <w:proofErr w:type="spellEnd"/>
      <w:r w:rsidRPr="00D32A12">
        <w:rPr>
          <w:rFonts w:ascii="Calibri" w:hAnsi="Calibri" w:cs="Calibri"/>
          <w:sz w:val="28"/>
          <w:lang w:val="en-US"/>
        </w:rPr>
        <w:t>). Sci Rep. 11(1):21938. doi:10.1038/s41598-021-01356-6.</w:t>
      </w:r>
    </w:p>
    <w:p w14:paraId="440E4BD7"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Nagy M, </w:t>
      </w:r>
      <w:proofErr w:type="spellStart"/>
      <w:r w:rsidRPr="00D32A12">
        <w:rPr>
          <w:rFonts w:ascii="Calibri" w:hAnsi="Calibri" w:cs="Calibri"/>
          <w:sz w:val="28"/>
          <w:lang w:val="en-US"/>
        </w:rPr>
        <w:t>Ákos</w:t>
      </w:r>
      <w:proofErr w:type="spellEnd"/>
      <w:r w:rsidRPr="00D32A12">
        <w:rPr>
          <w:rFonts w:ascii="Calibri" w:hAnsi="Calibri" w:cs="Calibri"/>
          <w:sz w:val="28"/>
          <w:lang w:val="en-US"/>
        </w:rPr>
        <w:t xml:space="preserve"> Z, Biro D, </w:t>
      </w:r>
      <w:proofErr w:type="spellStart"/>
      <w:r w:rsidRPr="00D32A12">
        <w:rPr>
          <w:rFonts w:ascii="Calibri" w:hAnsi="Calibri" w:cs="Calibri"/>
          <w:sz w:val="28"/>
          <w:lang w:val="en-US"/>
        </w:rPr>
        <w:t>Vicsek</w:t>
      </w:r>
      <w:proofErr w:type="spellEnd"/>
      <w:r w:rsidRPr="00D32A12">
        <w:rPr>
          <w:rFonts w:ascii="Calibri" w:hAnsi="Calibri" w:cs="Calibri"/>
          <w:sz w:val="28"/>
          <w:lang w:val="en-US"/>
        </w:rPr>
        <w:t xml:space="preserve"> T. 2010. Hierarchical group dynamics in pigeon flocks. Nature. 464(7290):890–893. doi:10.1038/nature08891.</w:t>
      </w:r>
    </w:p>
    <w:p w14:paraId="73803F42" w14:textId="77777777" w:rsidR="00D32A12" w:rsidRPr="00D32A12" w:rsidRDefault="00D32A12" w:rsidP="00D32A12">
      <w:pPr>
        <w:pStyle w:val="Bibliography"/>
        <w:rPr>
          <w:rFonts w:ascii="Calibri" w:hAnsi="Calibri" w:cs="Calibri"/>
          <w:sz w:val="28"/>
        </w:rPr>
      </w:pPr>
      <w:proofErr w:type="spellStart"/>
      <w:r w:rsidRPr="00D32A12">
        <w:rPr>
          <w:rFonts w:ascii="Calibri" w:hAnsi="Calibri" w:cs="Calibri"/>
          <w:sz w:val="28"/>
          <w:lang w:val="en-US"/>
        </w:rPr>
        <w:t>Papageorgiou</w:t>
      </w:r>
      <w:proofErr w:type="spellEnd"/>
      <w:r w:rsidRPr="00D32A12">
        <w:rPr>
          <w:rFonts w:ascii="Calibri" w:hAnsi="Calibri" w:cs="Calibri"/>
          <w:sz w:val="28"/>
          <w:lang w:val="en-US"/>
        </w:rPr>
        <w:t xml:space="preserve"> D, </w:t>
      </w:r>
      <w:proofErr w:type="spellStart"/>
      <w:r w:rsidRPr="00D32A12">
        <w:rPr>
          <w:rFonts w:ascii="Calibri" w:hAnsi="Calibri" w:cs="Calibri"/>
          <w:sz w:val="28"/>
          <w:lang w:val="en-US"/>
        </w:rPr>
        <w:t>Farine</w:t>
      </w:r>
      <w:proofErr w:type="spellEnd"/>
      <w:r w:rsidRPr="00D32A12">
        <w:rPr>
          <w:rFonts w:ascii="Calibri" w:hAnsi="Calibri" w:cs="Calibri"/>
          <w:sz w:val="28"/>
          <w:lang w:val="en-US"/>
        </w:rPr>
        <w:t xml:space="preserve"> DR. 2020. Shared decision-making allows subordinates to lead when dominants monopolize resources. </w:t>
      </w:r>
      <w:r w:rsidRPr="00D32A12">
        <w:rPr>
          <w:rFonts w:ascii="Calibri" w:hAnsi="Calibri" w:cs="Calibri"/>
          <w:sz w:val="28"/>
        </w:rPr>
        <w:t xml:space="preserve">Science </w:t>
      </w:r>
      <w:proofErr w:type="spellStart"/>
      <w:r w:rsidRPr="00D32A12">
        <w:rPr>
          <w:rFonts w:ascii="Calibri" w:hAnsi="Calibri" w:cs="Calibri"/>
          <w:sz w:val="28"/>
        </w:rPr>
        <w:t>Advances</w:t>
      </w:r>
      <w:proofErr w:type="spellEnd"/>
      <w:r w:rsidRPr="00D32A12">
        <w:rPr>
          <w:rFonts w:ascii="Calibri" w:hAnsi="Calibri" w:cs="Calibri"/>
          <w:sz w:val="28"/>
        </w:rPr>
        <w:t>. 6(48</w:t>
      </w:r>
      <w:proofErr w:type="gramStart"/>
      <w:r w:rsidRPr="00D32A12">
        <w:rPr>
          <w:rFonts w:ascii="Calibri" w:hAnsi="Calibri" w:cs="Calibri"/>
          <w:sz w:val="28"/>
        </w:rPr>
        <w:t>):eaba</w:t>
      </w:r>
      <w:proofErr w:type="gramEnd"/>
      <w:r w:rsidRPr="00D32A12">
        <w:rPr>
          <w:rFonts w:ascii="Calibri" w:hAnsi="Calibri" w:cs="Calibri"/>
          <w:sz w:val="28"/>
        </w:rPr>
        <w:t xml:space="preserve">5881. </w:t>
      </w:r>
      <w:proofErr w:type="gramStart"/>
      <w:r w:rsidRPr="00D32A12">
        <w:rPr>
          <w:rFonts w:ascii="Calibri" w:hAnsi="Calibri" w:cs="Calibri"/>
          <w:sz w:val="28"/>
        </w:rPr>
        <w:t>doi:</w:t>
      </w:r>
      <w:proofErr w:type="gramEnd"/>
      <w:r w:rsidRPr="00D32A12">
        <w:rPr>
          <w:rFonts w:ascii="Calibri" w:hAnsi="Calibri" w:cs="Calibri"/>
          <w:sz w:val="28"/>
        </w:rPr>
        <w:t>10.1126/sciadv.aba5881.</w:t>
      </w:r>
    </w:p>
    <w:p w14:paraId="1A07C41C"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rPr>
        <w:t>Pettit</w:t>
      </w:r>
      <w:proofErr w:type="spellEnd"/>
      <w:r w:rsidRPr="00D32A12">
        <w:rPr>
          <w:rFonts w:ascii="Calibri" w:hAnsi="Calibri" w:cs="Calibri"/>
          <w:sz w:val="28"/>
        </w:rPr>
        <w:t xml:space="preserve"> B, </w:t>
      </w:r>
      <w:proofErr w:type="spellStart"/>
      <w:r w:rsidRPr="00D32A12">
        <w:rPr>
          <w:rFonts w:ascii="Calibri" w:hAnsi="Calibri" w:cs="Calibri"/>
          <w:sz w:val="28"/>
        </w:rPr>
        <w:t>Ákos</w:t>
      </w:r>
      <w:proofErr w:type="spellEnd"/>
      <w:r w:rsidRPr="00D32A12">
        <w:rPr>
          <w:rFonts w:ascii="Calibri" w:hAnsi="Calibri" w:cs="Calibri"/>
          <w:sz w:val="28"/>
        </w:rPr>
        <w:t xml:space="preserve"> Z, </w:t>
      </w:r>
      <w:proofErr w:type="spellStart"/>
      <w:r w:rsidRPr="00D32A12">
        <w:rPr>
          <w:rFonts w:ascii="Calibri" w:hAnsi="Calibri" w:cs="Calibri"/>
          <w:sz w:val="28"/>
        </w:rPr>
        <w:t>Vicsek</w:t>
      </w:r>
      <w:proofErr w:type="spellEnd"/>
      <w:r w:rsidRPr="00D32A12">
        <w:rPr>
          <w:rFonts w:ascii="Calibri" w:hAnsi="Calibri" w:cs="Calibri"/>
          <w:sz w:val="28"/>
        </w:rPr>
        <w:t xml:space="preserve"> T, </w:t>
      </w:r>
      <w:proofErr w:type="spellStart"/>
      <w:r w:rsidRPr="00D32A12">
        <w:rPr>
          <w:rFonts w:ascii="Calibri" w:hAnsi="Calibri" w:cs="Calibri"/>
          <w:sz w:val="28"/>
        </w:rPr>
        <w:t>Biro</w:t>
      </w:r>
      <w:proofErr w:type="spellEnd"/>
      <w:r w:rsidRPr="00D32A12">
        <w:rPr>
          <w:rFonts w:ascii="Calibri" w:hAnsi="Calibri" w:cs="Calibri"/>
          <w:sz w:val="28"/>
        </w:rPr>
        <w:t xml:space="preserve"> D. 2015. </w:t>
      </w:r>
      <w:r w:rsidRPr="00D32A12">
        <w:rPr>
          <w:rFonts w:ascii="Calibri" w:hAnsi="Calibri" w:cs="Calibri"/>
          <w:sz w:val="28"/>
          <w:lang w:val="en-US"/>
        </w:rPr>
        <w:t xml:space="preserve">Speed Determines Leadership and Leadership Determines Learning during Pigeon Flocking. Current Biology. 25(23):3132–3137. </w:t>
      </w:r>
      <w:proofErr w:type="gramStart"/>
      <w:r w:rsidRPr="00D32A12">
        <w:rPr>
          <w:rFonts w:ascii="Calibri" w:hAnsi="Calibri" w:cs="Calibri"/>
          <w:sz w:val="28"/>
          <w:lang w:val="en-US"/>
        </w:rPr>
        <w:t>doi:10.1016/j.cub</w:t>
      </w:r>
      <w:proofErr w:type="gramEnd"/>
      <w:r w:rsidRPr="00D32A12">
        <w:rPr>
          <w:rFonts w:ascii="Calibri" w:hAnsi="Calibri" w:cs="Calibri"/>
          <w:sz w:val="28"/>
          <w:lang w:val="en-US"/>
        </w:rPr>
        <w:t>.2015.10.044.</w:t>
      </w:r>
    </w:p>
    <w:p w14:paraId="36FB26D6"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Reber</w:t>
      </w:r>
      <w:proofErr w:type="spellEnd"/>
      <w:r w:rsidRPr="00D32A12">
        <w:rPr>
          <w:rFonts w:ascii="Calibri" w:hAnsi="Calibri" w:cs="Calibri"/>
          <w:sz w:val="28"/>
          <w:lang w:val="en-US"/>
        </w:rPr>
        <w:t xml:space="preserve"> SA, Townsend SW, </w:t>
      </w: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2013. Social monitoring via close calls in meerkats. Proceedings of the Royal Society B: Biological Sciences. 280(1765):20131013–20131013. doi:10.1098/rspb.2013.1013.</w:t>
      </w:r>
    </w:p>
    <w:p w14:paraId="5C0DB037"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Rosenthal SB, Twomey CR, Hartnett AT, Wu HS, </w:t>
      </w:r>
      <w:proofErr w:type="spellStart"/>
      <w:r w:rsidRPr="00D32A12">
        <w:rPr>
          <w:rFonts w:ascii="Calibri" w:hAnsi="Calibri" w:cs="Calibri"/>
          <w:sz w:val="28"/>
          <w:lang w:val="en-US"/>
        </w:rPr>
        <w:t>Couzin</w:t>
      </w:r>
      <w:proofErr w:type="spellEnd"/>
      <w:r w:rsidRPr="00D32A12">
        <w:rPr>
          <w:rFonts w:ascii="Calibri" w:hAnsi="Calibri" w:cs="Calibri"/>
          <w:sz w:val="28"/>
          <w:lang w:val="en-US"/>
        </w:rPr>
        <w:t xml:space="preserve"> ID. 2015. Revealing the hidden networks of interaction in mobile animal groups allows prediction of complex behavioral contagion. PNAS. 112(15):4690–4695. doi:10.1073/pnas.1420068112.</w:t>
      </w:r>
    </w:p>
    <w:p w14:paraId="142E0AF8"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lastRenderedPageBreak/>
        <w:t xml:space="preserve">Smith JE, Estrada JR, Richards HR, Dawes SE, </w:t>
      </w:r>
      <w:proofErr w:type="spellStart"/>
      <w:r w:rsidRPr="00D32A12">
        <w:rPr>
          <w:rFonts w:ascii="Calibri" w:hAnsi="Calibri" w:cs="Calibri"/>
          <w:sz w:val="28"/>
          <w:lang w:val="en-US"/>
        </w:rPr>
        <w:t>Mitsos</w:t>
      </w:r>
      <w:proofErr w:type="spellEnd"/>
      <w:r w:rsidRPr="00D32A12">
        <w:rPr>
          <w:rFonts w:ascii="Calibri" w:hAnsi="Calibri" w:cs="Calibri"/>
          <w:sz w:val="28"/>
          <w:lang w:val="en-US"/>
        </w:rPr>
        <w:t xml:space="preserve"> K, </w:t>
      </w:r>
      <w:proofErr w:type="spellStart"/>
      <w:r w:rsidRPr="00D32A12">
        <w:rPr>
          <w:rFonts w:ascii="Calibri" w:hAnsi="Calibri" w:cs="Calibri"/>
          <w:sz w:val="28"/>
          <w:lang w:val="en-US"/>
        </w:rPr>
        <w:t>Holekamp</w:t>
      </w:r>
      <w:proofErr w:type="spellEnd"/>
      <w:r w:rsidRPr="00D32A12">
        <w:rPr>
          <w:rFonts w:ascii="Calibri" w:hAnsi="Calibri" w:cs="Calibri"/>
          <w:sz w:val="28"/>
          <w:lang w:val="en-US"/>
        </w:rPr>
        <w:t xml:space="preserve"> KE. 2015. Collective movements, leadership and consensus costs at reunions in spotted hyaenas. Animal </w:t>
      </w:r>
      <w:proofErr w:type="spellStart"/>
      <w:r w:rsidRPr="00D32A12">
        <w:rPr>
          <w:rFonts w:ascii="Calibri" w:hAnsi="Calibri" w:cs="Calibri"/>
          <w:sz w:val="28"/>
          <w:lang w:val="en-US"/>
        </w:rPr>
        <w:t>Behaviour</w:t>
      </w:r>
      <w:proofErr w:type="spellEnd"/>
      <w:r w:rsidRPr="00D32A12">
        <w:rPr>
          <w:rFonts w:ascii="Calibri" w:hAnsi="Calibri" w:cs="Calibri"/>
          <w:sz w:val="28"/>
          <w:lang w:val="en-US"/>
        </w:rPr>
        <w:t xml:space="preserve">. 105:187–200. </w:t>
      </w:r>
      <w:proofErr w:type="gramStart"/>
      <w:r w:rsidRPr="00D32A12">
        <w:rPr>
          <w:rFonts w:ascii="Calibri" w:hAnsi="Calibri" w:cs="Calibri"/>
          <w:sz w:val="28"/>
          <w:lang w:val="en-US"/>
        </w:rPr>
        <w:t>doi:10.1016/j.anbehav</w:t>
      </w:r>
      <w:proofErr w:type="gramEnd"/>
      <w:r w:rsidRPr="00D32A12">
        <w:rPr>
          <w:rFonts w:ascii="Calibri" w:hAnsi="Calibri" w:cs="Calibri"/>
          <w:sz w:val="28"/>
          <w:lang w:val="en-US"/>
        </w:rPr>
        <w:t>.2015.04.023.</w:t>
      </w:r>
    </w:p>
    <w:p w14:paraId="45678F87"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Strandburg-Peshkin</w:t>
      </w:r>
      <w:proofErr w:type="spellEnd"/>
      <w:r w:rsidRPr="00D32A12">
        <w:rPr>
          <w:rFonts w:ascii="Calibri" w:hAnsi="Calibri" w:cs="Calibri"/>
          <w:sz w:val="28"/>
          <w:lang w:val="en-US"/>
        </w:rPr>
        <w:t xml:space="preserve"> A, </w:t>
      </w:r>
      <w:proofErr w:type="spellStart"/>
      <w:r w:rsidRPr="00D32A12">
        <w:rPr>
          <w:rFonts w:ascii="Calibri" w:hAnsi="Calibri" w:cs="Calibri"/>
          <w:sz w:val="28"/>
          <w:lang w:val="en-US"/>
        </w:rPr>
        <w:t>Clutton</w:t>
      </w:r>
      <w:proofErr w:type="spellEnd"/>
      <w:r w:rsidRPr="00D32A12">
        <w:rPr>
          <w:rFonts w:ascii="Calibri" w:hAnsi="Calibri" w:cs="Calibri"/>
          <w:sz w:val="28"/>
          <w:lang w:val="en-US"/>
        </w:rPr>
        <w:t xml:space="preserve">-Brock T, </w:t>
      </w: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2020. Burrow usage patterns and decision-making in meerkat groups. Behavioral Ecology. 31(2):292–302. doi:10.1093/</w:t>
      </w:r>
      <w:proofErr w:type="spellStart"/>
      <w:r w:rsidRPr="00D32A12">
        <w:rPr>
          <w:rFonts w:ascii="Calibri" w:hAnsi="Calibri" w:cs="Calibri"/>
          <w:sz w:val="28"/>
          <w:lang w:val="en-US"/>
        </w:rPr>
        <w:t>beheco</w:t>
      </w:r>
      <w:proofErr w:type="spellEnd"/>
      <w:r w:rsidRPr="00D32A12">
        <w:rPr>
          <w:rFonts w:ascii="Calibri" w:hAnsi="Calibri" w:cs="Calibri"/>
          <w:sz w:val="28"/>
          <w:lang w:val="en-US"/>
        </w:rPr>
        <w:t>/arz190.</w:t>
      </w:r>
    </w:p>
    <w:p w14:paraId="30FA1A2A"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Strandburg-Peshkin</w:t>
      </w:r>
      <w:proofErr w:type="spellEnd"/>
      <w:r w:rsidRPr="00D32A12">
        <w:rPr>
          <w:rFonts w:ascii="Calibri" w:hAnsi="Calibri" w:cs="Calibri"/>
          <w:sz w:val="28"/>
          <w:lang w:val="en-US"/>
        </w:rPr>
        <w:t xml:space="preserve"> A, </w:t>
      </w:r>
      <w:proofErr w:type="spellStart"/>
      <w:r w:rsidRPr="00D32A12">
        <w:rPr>
          <w:rFonts w:ascii="Calibri" w:hAnsi="Calibri" w:cs="Calibri"/>
          <w:sz w:val="28"/>
          <w:lang w:val="en-US"/>
        </w:rPr>
        <w:t>Farine</w:t>
      </w:r>
      <w:proofErr w:type="spellEnd"/>
      <w:r w:rsidRPr="00D32A12">
        <w:rPr>
          <w:rFonts w:ascii="Calibri" w:hAnsi="Calibri" w:cs="Calibri"/>
          <w:sz w:val="28"/>
          <w:lang w:val="en-US"/>
        </w:rPr>
        <w:t xml:space="preserve"> DR, </w:t>
      </w:r>
      <w:proofErr w:type="spellStart"/>
      <w:r w:rsidRPr="00D32A12">
        <w:rPr>
          <w:rFonts w:ascii="Calibri" w:hAnsi="Calibri" w:cs="Calibri"/>
          <w:sz w:val="28"/>
          <w:lang w:val="en-US"/>
        </w:rPr>
        <w:t>Couzin</w:t>
      </w:r>
      <w:proofErr w:type="spellEnd"/>
      <w:r w:rsidRPr="00D32A12">
        <w:rPr>
          <w:rFonts w:ascii="Calibri" w:hAnsi="Calibri" w:cs="Calibri"/>
          <w:sz w:val="28"/>
          <w:lang w:val="en-US"/>
        </w:rPr>
        <w:t xml:space="preserve"> ID, </w:t>
      </w:r>
      <w:proofErr w:type="spellStart"/>
      <w:r w:rsidRPr="00D32A12">
        <w:rPr>
          <w:rFonts w:ascii="Calibri" w:hAnsi="Calibri" w:cs="Calibri"/>
          <w:sz w:val="28"/>
          <w:lang w:val="en-US"/>
        </w:rPr>
        <w:t>Crofoot</w:t>
      </w:r>
      <w:proofErr w:type="spellEnd"/>
      <w:r w:rsidRPr="00D32A12">
        <w:rPr>
          <w:rFonts w:ascii="Calibri" w:hAnsi="Calibri" w:cs="Calibri"/>
          <w:sz w:val="28"/>
          <w:lang w:val="en-US"/>
        </w:rPr>
        <w:t xml:space="preserve"> MC. 2015. GROUP DECISIONS. Shared decision-making drives collective movement in wild baboons. Science. 348(6241):1358–1361. doi:10.1126/science.aaa5099.</w:t>
      </w:r>
    </w:p>
    <w:p w14:paraId="05CA9B39"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Strandburg-Peshkin</w:t>
      </w:r>
      <w:proofErr w:type="spellEnd"/>
      <w:r w:rsidRPr="00D32A12">
        <w:rPr>
          <w:rFonts w:ascii="Calibri" w:hAnsi="Calibri" w:cs="Calibri"/>
          <w:sz w:val="28"/>
          <w:lang w:val="en-US"/>
        </w:rPr>
        <w:t xml:space="preserve"> A, </w:t>
      </w:r>
      <w:proofErr w:type="spellStart"/>
      <w:r w:rsidRPr="00D32A12">
        <w:rPr>
          <w:rFonts w:ascii="Calibri" w:hAnsi="Calibri" w:cs="Calibri"/>
          <w:sz w:val="28"/>
          <w:lang w:val="en-US"/>
        </w:rPr>
        <w:t>Papageorgiou</w:t>
      </w:r>
      <w:proofErr w:type="spellEnd"/>
      <w:r w:rsidRPr="00D32A12">
        <w:rPr>
          <w:rFonts w:ascii="Calibri" w:hAnsi="Calibri" w:cs="Calibri"/>
          <w:sz w:val="28"/>
          <w:lang w:val="en-US"/>
        </w:rPr>
        <w:t xml:space="preserve"> D, </w:t>
      </w:r>
      <w:proofErr w:type="spellStart"/>
      <w:r w:rsidRPr="00D32A12">
        <w:rPr>
          <w:rFonts w:ascii="Calibri" w:hAnsi="Calibri" w:cs="Calibri"/>
          <w:sz w:val="28"/>
          <w:lang w:val="en-US"/>
        </w:rPr>
        <w:t>Crofoot</w:t>
      </w:r>
      <w:proofErr w:type="spellEnd"/>
      <w:r w:rsidRPr="00D32A12">
        <w:rPr>
          <w:rFonts w:ascii="Calibri" w:hAnsi="Calibri" w:cs="Calibri"/>
          <w:sz w:val="28"/>
          <w:lang w:val="en-US"/>
        </w:rPr>
        <w:t xml:space="preserve"> MC, </w:t>
      </w:r>
      <w:proofErr w:type="spellStart"/>
      <w:r w:rsidRPr="00D32A12">
        <w:rPr>
          <w:rFonts w:ascii="Calibri" w:hAnsi="Calibri" w:cs="Calibri"/>
          <w:sz w:val="28"/>
          <w:lang w:val="en-US"/>
        </w:rPr>
        <w:t>Farine</w:t>
      </w:r>
      <w:proofErr w:type="spellEnd"/>
      <w:r w:rsidRPr="00D32A12">
        <w:rPr>
          <w:rFonts w:ascii="Calibri" w:hAnsi="Calibri" w:cs="Calibri"/>
          <w:sz w:val="28"/>
          <w:lang w:val="en-US"/>
        </w:rPr>
        <w:t xml:space="preserve"> DR. 2018. Inferring influence and leadership in moving animal groups. Philosophical transactions of the Royal Society of London Series B, Biological sciences. 373(1746):20170006–20170006. doi:10.1098/rstb.2017.0006.</w:t>
      </w:r>
    </w:p>
    <w:p w14:paraId="48B184A4" w14:textId="77777777" w:rsidR="00D32A12" w:rsidRPr="00D32A12" w:rsidRDefault="00D32A12" w:rsidP="00D32A12">
      <w:pPr>
        <w:pStyle w:val="Bibliography"/>
        <w:rPr>
          <w:rFonts w:ascii="Calibri" w:hAnsi="Calibri" w:cs="Calibri"/>
          <w:sz w:val="28"/>
          <w:lang w:val="en-US"/>
        </w:rPr>
      </w:pPr>
      <w:proofErr w:type="spellStart"/>
      <w:r w:rsidRPr="00D32A12">
        <w:rPr>
          <w:rFonts w:ascii="Calibri" w:hAnsi="Calibri" w:cs="Calibri"/>
          <w:sz w:val="28"/>
          <w:lang w:val="en-US"/>
        </w:rPr>
        <w:t>Strandburg-Peshkin</w:t>
      </w:r>
      <w:proofErr w:type="spellEnd"/>
      <w:r w:rsidRPr="00D32A12">
        <w:rPr>
          <w:rFonts w:ascii="Calibri" w:hAnsi="Calibri" w:cs="Calibri"/>
          <w:sz w:val="28"/>
          <w:lang w:val="en-US"/>
        </w:rPr>
        <w:t xml:space="preserve"> A, Twomey CR, Bode NWF, Kao AB, Katz Y, </w:t>
      </w:r>
      <w:proofErr w:type="spellStart"/>
      <w:r w:rsidRPr="00D32A12">
        <w:rPr>
          <w:rFonts w:ascii="Calibri" w:hAnsi="Calibri" w:cs="Calibri"/>
          <w:sz w:val="28"/>
          <w:lang w:val="en-US"/>
        </w:rPr>
        <w:t>Ioannou</w:t>
      </w:r>
      <w:proofErr w:type="spellEnd"/>
      <w:r w:rsidRPr="00D32A12">
        <w:rPr>
          <w:rFonts w:ascii="Calibri" w:hAnsi="Calibri" w:cs="Calibri"/>
          <w:sz w:val="28"/>
          <w:lang w:val="en-US"/>
        </w:rPr>
        <w:t xml:space="preserve"> CC, Rosenthal SB, </w:t>
      </w:r>
      <w:proofErr w:type="spellStart"/>
      <w:r w:rsidRPr="00D32A12">
        <w:rPr>
          <w:rFonts w:ascii="Calibri" w:hAnsi="Calibri" w:cs="Calibri"/>
          <w:sz w:val="28"/>
          <w:lang w:val="en-US"/>
        </w:rPr>
        <w:t>Torney</w:t>
      </w:r>
      <w:proofErr w:type="spellEnd"/>
      <w:r w:rsidRPr="00D32A12">
        <w:rPr>
          <w:rFonts w:ascii="Calibri" w:hAnsi="Calibri" w:cs="Calibri"/>
          <w:sz w:val="28"/>
          <w:lang w:val="en-US"/>
        </w:rPr>
        <w:t xml:space="preserve"> CJ, Wu HS, Levin SA, et al. 2013. Visual sensory networks and effective information transfer in animal groups. Current Biology. 23(17</w:t>
      </w:r>
      <w:proofErr w:type="gramStart"/>
      <w:r w:rsidRPr="00D32A12">
        <w:rPr>
          <w:rFonts w:ascii="Calibri" w:hAnsi="Calibri" w:cs="Calibri"/>
          <w:sz w:val="28"/>
          <w:lang w:val="en-US"/>
        </w:rPr>
        <w:t>):R</w:t>
      </w:r>
      <w:proofErr w:type="gramEnd"/>
      <w:r w:rsidRPr="00D32A12">
        <w:rPr>
          <w:rFonts w:ascii="Calibri" w:hAnsi="Calibri" w:cs="Calibri"/>
          <w:sz w:val="28"/>
          <w:lang w:val="en-US"/>
        </w:rPr>
        <w:t xml:space="preserve">709–R711. </w:t>
      </w:r>
      <w:proofErr w:type="gramStart"/>
      <w:r w:rsidRPr="00D32A12">
        <w:rPr>
          <w:rFonts w:ascii="Calibri" w:hAnsi="Calibri" w:cs="Calibri"/>
          <w:sz w:val="28"/>
          <w:lang w:val="en-US"/>
        </w:rPr>
        <w:t>doi:10.1016/j.cub</w:t>
      </w:r>
      <w:proofErr w:type="gramEnd"/>
      <w:r w:rsidRPr="00D32A12">
        <w:rPr>
          <w:rFonts w:ascii="Calibri" w:hAnsi="Calibri" w:cs="Calibri"/>
          <w:sz w:val="28"/>
          <w:lang w:val="en-US"/>
        </w:rPr>
        <w:t>.2013.07.059.</w:t>
      </w:r>
    </w:p>
    <w:p w14:paraId="5D3A647D"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Tokuyama N, </w:t>
      </w:r>
      <w:proofErr w:type="spellStart"/>
      <w:r w:rsidRPr="00D32A12">
        <w:rPr>
          <w:rFonts w:ascii="Calibri" w:hAnsi="Calibri" w:cs="Calibri"/>
          <w:sz w:val="28"/>
          <w:lang w:val="en-US"/>
        </w:rPr>
        <w:t>Furuichi</w:t>
      </w:r>
      <w:proofErr w:type="spellEnd"/>
      <w:r w:rsidRPr="00D32A12">
        <w:rPr>
          <w:rFonts w:ascii="Calibri" w:hAnsi="Calibri" w:cs="Calibri"/>
          <w:sz w:val="28"/>
          <w:lang w:val="en-US"/>
        </w:rPr>
        <w:t xml:space="preserve"> T. 2017. Leadership of old females in collective departures in wild bonobos (Pan </w:t>
      </w:r>
      <w:proofErr w:type="spellStart"/>
      <w:r w:rsidRPr="00D32A12">
        <w:rPr>
          <w:rFonts w:ascii="Calibri" w:hAnsi="Calibri" w:cs="Calibri"/>
          <w:sz w:val="28"/>
          <w:lang w:val="en-US"/>
        </w:rPr>
        <w:t>paniscus</w:t>
      </w:r>
      <w:proofErr w:type="spellEnd"/>
      <w:r w:rsidRPr="00D32A12">
        <w:rPr>
          <w:rFonts w:ascii="Calibri" w:hAnsi="Calibri" w:cs="Calibri"/>
          <w:sz w:val="28"/>
          <w:lang w:val="en-US"/>
        </w:rPr>
        <w:t xml:space="preserve">) at </w:t>
      </w:r>
      <w:proofErr w:type="spellStart"/>
      <w:r w:rsidRPr="00D32A12">
        <w:rPr>
          <w:rFonts w:ascii="Calibri" w:hAnsi="Calibri" w:cs="Calibri"/>
          <w:sz w:val="28"/>
          <w:lang w:val="en-US"/>
        </w:rPr>
        <w:t>Wamba</w:t>
      </w:r>
      <w:proofErr w:type="spellEnd"/>
      <w:r w:rsidRPr="00D32A12">
        <w:rPr>
          <w:rFonts w:ascii="Calibri" w:hAnsi="Calibri" w:cs="Calibri"/>
          <w:sz w:val="28"/>
          <w:lang w:val="en-US"/>
        </w:rPr>
        <w:t xml:space="preserve">. </w:t>
      </w:r>
      <w:proofErr w:type="spellStart"/>
      <w:r w:rsidRPr="00D32A12">
        <w:rPr>
          <w:rFonts w:ascii="Calibri" w:hAnsi="Calibri" w:cs="Calibri"/>
          <w:sz w:val="28"/>
          <w:lang w:val="en-US"/>
        </w:rPr>
        <w:t>Behav</w:t>
      </w:r>
      <w:proofErr w:type="spellEnd"/>
      <w:r w:rsidRPr="00D32A12">
        <w:rPr>
          <w:rFonts w:ascii="Calibri" w:hAnsi="Calibri" w:cs="Calibri"/>
          <w:sz w:val="28"/>
          <w:lang w:val="en-US"/>
        </w:rPr>
        <w:t xml:space="preserve"> </w:t>
      </w:r>
      <w:proofErr w:type="spellStart"/>
      <w:r w:rsidRPr="00D32A12">
        <w:rPr>
          <w:rFonts w:ascii="Calibri" w:hAnsi="Calibri" w:cs="Calibri"/>
          <w:sz w:val="28"/>
          <w:lang w:val="en-US"/>
        </w:rPr>
        <w:t>Ecol</w:t>
      </w:r>
      <w:proofErr w:type="spellEnd"/>
      <w:r w:rsidRPr="00D32A12">
        <w:rPr>
          <w:rFonts w:ascii="Calibri" w:hAnsi="Calibri" w:cs="Calibri"/>
          <w:sz w:val="28"/>
          <w:lang w:val="en-US"/>
        </w:rPr>
        <w:t xml:space="preserve"> </w:t>
      </w:r>
      <w:proofErr w:type="spellStart"/>
      <w:r w:rsidRPr="00D32A12">
        <w:rPr>
          <w:rFonts w:ascii="Calibri" w:hAnsi="Calibri" w:cs="Calibri"/>
          <w:sz w:val="28"/>
          <w:lang w:val="en-US"/>
        </w:rPr>
        <w:t>Sociobiol</w:t>
      </w:r>
      <w:proofErr w:type="spellEnd"/>
      <w:r w:rsidRPr="00D32A12">
        <w:rPr>
          <w:rFonts w:ascii="Calibri" w:hAnsi="Calibri" w:cs="Calibri"/>
          <w:sz w:val="28"/>
          <w:lang w:val="en-US"/>
        </w:rPr>
        <w:t>. 71(3):55. doi:10.1007/s00265-017-2277-5.</w:t>
      </w:r>
    </w:p>
    <w:p w14:paraId="242DF23E" w14:textId="77777777" w:rsidR="00D32A12" w:rsidRPr="00D32A12" w:rsidRDefault="00D32A12" w:rsidP="00D32A12">
      <w:pPr>
        <w:pStyle w:val="Bibliography"/>
        <w:rPr>
          <w:rFonts w:ascii="Calibri" w:hAnsi="Calibri" w:cs="Calibri"/>
          <w:sz w:val="28"/>
          <w:lang w:val="en-US"/>
        </w:rPr>
      </w:pPr>
      <w:r w:rsidRPr="00D32A12">
        <w:rPr>
          <w:rFonts w:ascii="Calibri" w:hAnsi="Calibri" w:cs="Calibri"/>
          <w:sz w:val="28"/>
          <w:lang w:val="en-US"/>
        </w:rPr>
        <w:t xml:space="preserve">Townsend SW, Rasmussen M, </w:t>
      </w:r>
      <w:proofErr w:type="spellStart"/>
      <w:r w:rsidRPr="00D32A12">
        <w:rPr>
          <w:rFonts w:ascii="Calibri" w:hAnsi="Calibri" w:cs="Calibri"/>
          <w:sz w:val="28"/>
          <w:lang w:val="en-US"/>
        </w:rPr>
        <w:t>Clutton</w:t>
      </w:r>
      <w:proofErr w:type="spellEnd"/>
      <w:r w:rsidRPr="00D32A12">
        <w:rPr>
          <w:rFonts w:ascii="Calibri" w:hAnsi="Calibri" w:cs="Calibri"/>
          <w:sz w:val="28"/>
          <w:lang w:val="en-US"/>
        </w:rPr>
        <w:t xml:space="preserve">-Brock T, </w:t>
      </w:r>
      <w:proofErr w:type="spellStart"/>
      <w:r w:rsidRPr="00D32A12">
        <w:rPr>
          <w:rFonts w:ascii="Calibri" w:hAnsi="Calibri" w:cs="Calibri"/>
          <w:sz w:val="28"/>
          <w:lang w:val="en-US"/>
        </w:rPr>
        <w:t>Manser</w:t>
      </w:r>
      <w:proofErr w:type="spellEnd"/>
      <w:r w:rsidRPr="00D32A12">
        <w:rPr>
          <w:rFonts w:ascii="Calibri" w:hAnsi="Calibri" w:cs="Calibri"/>
          <w:sz w:val="28"/>
          <w:lang w:val="en-US"/>
        </w:rPr>
        <w:t xml:space="preserve"> MB. 2012. Flexible alarm calling in meerkats: the role of the social environment and predation urgency. Behavioral Ecology. 23(6):1360–1364. doi:10.1093/</w:t>
      </w:r>
      <w:proofErr w:type="spellStart"/>
      <w:r w:rsidRPr="00D32A12">
        <w:rPr>
          <w:rFonts w:ascii="Calibri" w:hAnsi="Calibri" w:cs="Calibri"/>
          <w:sz w:val="28"/>
          <w:lang w:val="en-US"/>
        </w:rPr>
        <w:t>beheco</w:t>
      </w:r>
      <w:proofErr w:type="spellEnd"/>
      <w:r w:rsidRPr="00D32A12">
        <w:rPr>
          <w:rFonts w:ascii="Calibri" w:hAnsi="Calibri" w:cs="Calibri"/>
          <w:sz w:val="28"/>
          <w:lang w:val="en-US"/>
        </w:rPr>
        <w:t>/ars129.</w:t>
      </w:r>
    </w:p>
    <w:p w14:paraId="11B2FE68" w14:textId="77777777" w:rsidR="00D32A12" w:rsidRPr="00D32A12" w:rsidRDefault="00D32A12" w:rsidP="00D32A12">
      <w:pPr>
        <w:pStyle w:val="Bibliography"/>
        <w:rPr>
          <w:rFonts w:ascii="Calibri" w:hAnsi="Calibri" w:cs="Calibri"/>
          <w:sz w:val="28"/>
        </w:rPr>
      </w:pPr>
      <w:r w:rsidRPr="00D32A12">
        <w:rPr>
          <w:rFonts w:ascii="Calibri" w:hAnsi="Calibri" w:cs="Calibri"/>
          <w:sz w:val="28"/>
          <w:lang w:val="en-US"/>
        </w:rPr>
        <w:t>Van Belle S, Estrada A, Garber PA. 2013. Collective group movement and leadership in wild black howler monkeys (</w:t>
      </w:r>
      <w:proofErr w:type="spellStart"/>
      <w:r w:rsidRPr="00D32A12">
        <w:rPr>
          <w:rFonts w:ascii="Calibri" w:hAnsi="Calibri" w:cs="Calibri"/>
          <w:sz w:val="28"/>
          <w:lang w:val="en-US"/>
        </w:rPr>
        <w:t>Alouatta</w:t>
      </w:r>
      <w:proofErr w:type="spellEnd"/>
      <w:r w:rsidRPr="00D32A12">
        <w:rPr>
          <w:rFonts w:ascii="Calibri" w:hAnsi="Calibri" w:cs="Calibri"/>
          <w:sz w:val="28"/>
          <w:lang w:val="en-US"/>
        </w:rPr>
        <w:t xml:space="preserve"> </w:t>
      </w:r>
      <w:proofErr w:type="spellStart"/>
      <w:r w:rsidRPr="00D32A12">
        <w:rPr>
          <w:rFonts w:ascii="Calibri" w:hAnsi="Calibri" w:cs="Calibri"/>
          <w:sz w:val="28"/>
          <w:lang w:val="en-US"/>
        </w:rPr>
        <w:t>pigra</w:t>
      </w:r>
      <w:proofErr w:type="spellEnd"/>
      <w:r w:rsidRPr="00D32A12">
        <w:rPr>
          <w:rFonts w:ascii="Calibri" w:hAnsi="Calibri" w:cs="Calibri"/>
          <w:sz w:val="28"/>
          <w:lang w:val="en-US"/>
        </w:rPr>
        <w:t xml:space="preserve">). </w:t>
      </w:r>
      <w:proofErr w:type="spellStart"/>
      <w:r w:rsidRPr="00D32A12">
        <w:rPr>
          <w:rFonts w:ascii="Calibri" w:hAnsi="Calibri" w:cs="Calibri"/>
          <w:sz w:val="28"/>
        </w:rPr>
        <w:t>Behav</w:t>
      </w:r>
      <w:proofErr w:type="spellEnd"/>
      <w:r w:rsidRPr="00D32A12">
        <w:rPr>
          <w:rFonts w:ascii="Calibri" w:hAnsi="Calibri" w:cs="Calibri"/>
          <w:sz w:val="28"/>
        </w:rPr>
        <w:t xml:space="preserve"> </w:t>
      </w:r>
      <w:proofErr w:type="spellStart"/>
      <w:r w:rsidRPr="00D32A12">
        <w:rPr>
          <w:rFonts w:ascii="Calibri" w:hAnsi="Calibri" w:cs="Calibri"/>
          <w:sz w:val="28"/>
        </w:rPr>
        <w:t>Ecol</w:t>
      </w:r>
      <w:proofErr w:type="spellEnd"/>
      <w:r w:rsidRPr="00D32A12">
        <w:rPr>
          <w:rFonts w:ascii="Calibri" w:hAnsi="Calibri" w:cs="Calibri"/>
          <w:sz w:val="28"/>
        </w:rPr>
        <w:t xml:space="preserve"> </w:t>
      </w:r>
      <w:proofErr w:type="spellStart"/>
      <w:r w:rsidRPr="00D32A12">
        <w:rPr>
          <w:rFonts w:ascii="Calibri" w:hAnsi="Calibri" w:cs="Calibri"/>
          <w:sz w:val="28"/>
        </w:rPr>
        <w:t>Sociobiol</w:t>
      </w:r>
      <w:proofErr w:type="spellEnd"/>
      <w:r w:rsidRPr="00D32A12">
        <w:rPr>
          <w:rFonts w:ascii="Calibri" w:hAnsi="Calibri" w:cs="Calibri"/>
          <w:sz w:val="28"/>
        </w:rPr>
        <w:t>. 67(1</w:t>
      </w:r>
      <w:proofErr w:type="gramStart"/>
      <w:r w:rsidRPr="00D32A12">
        <w:rPr>
          <w:rFonts w:ascii="Calibri" w:hAnsi="Calibri" w:cs="Calibri"/>
          <w:sz w:val="28"/>
        </w:rPr>
        <w:t>):</w:t>
      </w:r>
      <w:proofErr w:type="gramEnd"/>
      <w:r w:rsidRPr="00D32A12">
        <w:rPr>
          <w:rFonts w:ascii="Calibri" w:hAnsi="Calibri" w:cs="Calibri"/>
          <w:sz w:val="28"/>
        </w:rPr>
        <w:t xml:space="preserve">31–41. </w:t>
      </w:r>
      <w:proofErr w:type="gramStart"/>
      <w:r w:rsidRPr="00D32A12">
        <w:rPr>
          <w:rFonts w:ascii="Calibri" w:hAnsi="Calibri" w:cs="Calibri"/>
          <w:sz w:val="28"/>
        </w:rPr>
        <w:t>doi:</w:t>
      </w:r>
      <w:proofErr w:type="gramEnd"/>
      <w:r w:rsidRPr="00D32A12">
        <w:rPr>
          <w:rFonts w:ascii="Calibri" w:hAnsi="Calibri" w:cs="Calibri"/>
          <w:sz w:val="28"/>
        </w:rPr>
        <w:t>10.1007/s00265-012-1421-5.</w:t>
      </w:r>
    </w:p>
    <w:p w14:paraId="56288958" w14:textId="1AD69302"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footerReference w:type="default" r:id="rId2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2-01-17T11:46:00Z" w:initials="MOU">
    <w:p w14:paraId="7D4B0BFA" w14:textId="146CF7B9" w:rsidR="00231019" w:rsidRDefault="00231019">
      <w:pPr>
        <w:pStyle w:val="CommentText"/>
      </w:pPr>
      <w:r>
        <w:rPr>
          <w:rStyle w:val="CommentReference"/>
        </w:rPr>
        <w:annotationRef/>
      </w:r>
      <w:r>
        <w:t xml:space="preserve">Will have to check with Marta but I think we should all get KMP affiliations, and Marta has a Mammal Research Institute affiliation at Pretoria which is usually included. </w:t>
      </w:r>
      <w:proofErr w:type="gramStart"/>
      <w:r>
        <w:t>Also</w:t>
      </w:r>
      <w:proofErr w:type="gramEnd"/>
      <w:r>
        <w:t xml:space="preserve"> not sure about the Zurich affiliation for </w:t>
      </w:r>
      <w:proofErr w:type="spellStart"/>
      <w:r>
        <w:t>Cini</w:t>
      </w:r>
      <w:proofErr w:type="spellEnd"/>
      <w:r>
        <w:t>, Vlad, and me. I guess in this case the work was partially done there so it could make sense – it’s just a lot of affiliations!</w:t>
      </w:r>
    </w:p>
  </w:comment>
  <w:comment w:id="25" w:author="baverly" w:date="2022-01-11T14:47:00Z" w:initials="b">
    <w:p w14:paraId="32B682CE" w14:textId="6A09C587" w:rsidR="00231019" w:rsidRDefault="00231019">
      <w:pPr>
        <w:pStyle w:val="CommentText"/>
      </w:pPr>
      <w:r>
        <w:rPr>
          <w:rStyle w:val="CommentReference"/>
        </w:rPr>
        <w:annotationRef/>
      </w:r>
      <w:r>
        <w:t>I think you can fill up that one better than me</w:t>
      </w:r>
    </w:p>
  </w:comment>
  <w:comment w:id="29" w:author="Microsoft Office User" w:date="2022-01-18T16:31:00Z" w:initials="MOU">
    <w:p w14:paraId="5C5C91D3" w14:textId="3C2C6B6E" w:rsidR="00231019" w:rsidRDefault="00231019">
      <w:pPr>
        <w:pStyle w:val="CommentText"/>
      </w:pPr>
      <w:r>
        <w:rPr>
          <w:rStyle w:val="CommentReference"/>
        </w:rPr>
        <w:annotationRef/>
      </w:r>
      <w:r>
        <w:t>Marta fill in</w:t>
      </w:r>
    </w:p>
  </w:comment>
  <w:comment w:id="31" w:author="Microsoft Office User" w:date="2022-01-18T15:03:00Z" w:initials="MOU">
    <w:p w14:paraId="0431DA5A" w14:textId="53FD079F" w:rsidR="00231019" w:rsidRDefault="00231019">
      <w:pPr>
        <w:pStyle w:val="CommentText"/>
      </w:pPr>
      <w:r>
        <w:rPr>
          <w:rStyle w:val="CommentReference"/>
        </w:rPr>
        <w:annotationRef/>
      </w:r>
      <w:r>
        <w:t>Check with Marta</w:t>
      </w:r>
    </w:p>
  </w:comment>
  <w:comment w:id="32" w:author="Microsoft Office User" w:date="2022-01-18T15:03:00Z" w:initials="MOU">
    <w:p w14:paraId="501C44DC" w14:textId="7F13318D" w:rsidR="00231019" w:rsidRDefault="00231019">
      <w:pPr>
        <w:pStyle w:val="CommentText"/>
      </w:pPr>
      <w:r>
        <w:rPr>
          <w:rStyle w:val="CommentReference"/>
        </w:rPr>
        <w:annotationRef/>
      </w:r>
      <w:r>
        <w:t>Check with Marta</w:t>
      </w:r>
    </w:p>
  </w:comment>
  <w:comment w:id="33" w:author="baverly" w:date="2022-01-11T15:02:00Z" w:initials="b">
    <w:p w14:paraId="4943A8A7" w14:textId="30E46D2F" w:rsidR="00231019" w:rsidRDefault="00231019">
      <w:pPr>
        <w:pStyle w:val="CommentText"/>
      </w:pPr>
      <w:r>
        <w:rPr>
          <w:rStyle w:val="CommentReference"/>
        </w:rPr>
        <w:annotationRef/>
      </w:r>
      <w:r>
        <w:t xml:space="preserve">I just copied and pasted that from </w:t>
      </w:r>
      <w:proofErr w:type="spellStart"/>
      <w:r>
        <w:t>Cini’s</w:t>
      </w:r>
      <w:proofErr w:type="spellEnd"/>
      <w:r>
        <w:t xml:space="preserve"> hotspot paper but I don’t know if it’s accurate in our 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B0BFA" w15:done="0"/>
  <w15:commentEx w15:paraId="32B682CE" w15:done="0"/>
  <w15:commentEx w15:paraId="5C5C91D3" w15:done="0"/>
  <w15:commentEx w15:paraId="0431DA5A" w15:done="0"/>
  <w15:commentEx w15:paraId="501C44DC" w15:done="0"/>
  <w15:commentEx w15:paraId="4943A8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D585" w16cex:dateUtc="2022-01-17T10:46:00Z"/>
  <w16cex:commentExtensible w16cex:durableId="258BFD9A" w16cex:dateUtc="2022-01-14T12:48:00Z"/>
  <w16cex:commentExtensible w16cex:durableId="258FF57F" w16cex:dateUtc="2022-01-17T13:02:00Z"/>
  <w16cex:commentExtensible w16cex:durableId="258FF534" w16cex:dateUtc="2022-01-17T13:01:00Z"/>
  <w16cex:commentExtensible w16cex:durableId="258FF6F4" w16cex:dateUtc="2022-01-17T13:08:00Z"/>
  <w16cex:commentExtensible w16cex:durableId="258FFB1E" w16cex:dateUtc="2022-01-17T13:26:00Z"/>
  <w16cex:commentExtensible w16cex:durableId="258FFE1B" w16cex:dateUtc="2022-01-17T13:39:00Z"/>
  <w16cex:commentExtensible w16cex:durableId="258FFE79" w16cex:dateUtc="2022-01-17T13:40:00Z"/>
  <w16cex:commentExtensible w16cex:durableId="258FFEDB" w16cex:dateUtc="2022-01-17T13:42:00Z"/>
  <w16cex:commentExtensible w16cex:durableId="258FFF33" w16cex:dateUtc="2022-01-17T13:44:00Z"/>
  <w16cex:commentExtensible w16cex:durableId="25900142" w16cex:dateUtc="2022-01-17T13:52:00Z"/>
  <w16cex:commentExtensible w16cex:durableId="259001AE" w16cex:dateUtc="2022-01-17T13:54:00Z"/>
  <w16cex:commentExtensible w16cex:durableId="25913ED9" w16cex:dateUtc="2022-01-18T12:27:00Z"/>
  <w16cex:commentExtensible w16cex:durableId="25900922" w16cex:dateUtc="2022-01-17T14:26:00Z"/>
  <w16cex:commentExtensible w16cex:durableId="258C0901" w16cex:dateUtc="2022-01-14T13:36:00Z"/>
  <w16cex:commentExtensible w16cex:durableId="259134F9" w16cex:dateUtc="2022-01-18T11:45:00Z"/>
  <w16cex:commentExtensible w16cex:durableId="25913D0D" w16cex:dateUtc="2022-01-14T13:36:00Z"/>
  <w16cex:commentExtensible w16cex:durableId="25913D0C" w16cex:dateUtc="2022-01-18T11:45:00Z"/>
  <w16cex:commentExtensible w16cex:durableId="25913FAC" w16cex:dateUtc="2022-01-18T12:31:00Z"/>
  <w16cex:commentExtensible w16cex:durableId="258C0935" w16cex:dateUtc="2022-01-14T13:37:00Z"/>
  <w16cex:commentExtensible w16cex:durableId="25914DE6" w16cex:dateUtc="2022-01-18T13:32:00Z"/>
  <w16cex:commentExtensible w16cex:durableId="258C085E" w16cex:dateUtc="2022-01-14T13:34:00Z"/>
  <w16cex:commentExtensible w16cex:durableId="25914ECD" w16cex:dateUtc="2022-01-18T13:35:00Z"/>
  <w16cex:commentExtensible w16cex:durableId="25914F94" w16cex:dateUtc="2022-01-18T13:39:00Z"/>
  <w16cex:commentExtensible w16cex:durableId="25915035" w16cex:dateUtc="2022-01-18T13:41:00Z"/>
  <w16cex:commentExtensible w16cex:durableId="25915007" w16cex:dateUtc="2022-01-18T13:41:00Z"/>
  <w16cex:commentExtensible w16cex:durableId="25917265" w16cex:dateUtc="2022-01-18T16:07:00Z"/>
  <w16cex:commentExtensible w16cex:durableId="258816F8" w16cex:dateUtc="2022-01-11T13:47:00Z"/>
  <w16cex:commentExtensible w16cex:durableId="259169E8" w16cex:dateUtc="2022-01-18T15:31:00Z"/>
  <w16cex:commentExtensible w16cex:durableId="25915537" w16cex:dateUtc="2022-01-18T14:03:00Z"/>
  <w16cex:commentExtensible w16cex:durableId="2591553E" w16cex:dateUtc="2022-01-18T14:03:00Z"/>
  <w16cex:commentExtensible w16cex:durableId="25881A94" w16cex:dateUtc="2022-01-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B0BFA" w16cid:durableId="258FD585"/>
  <w16cid:commentId w16cid:paraId="32B682CE" w16cid:durableId="258816F8"/>
  <w16cid:commentId w16cid:paraId="5C5C91D3" w16cid:durableId="259169E8"/>
  <w16cid:commentId w16cid:paraId="0431DA5A" w16cid:durableId="25915537"/>
  <w16cid:commentId w16cid:paraId="501C44DC" w16cid:durableId="2591553E"/>
  <w16cid:commentId w16cid:paraId="4943A8A7" w16cid:durableId="25881A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DD2F9" w14:textId="77777777" w:rsidR="00404ADD" w:rsidRDefault="00404ADD" w:rsidP="00DF58AA">
      <w:pPr>
        <w:spacing w:after="0" w:line="240" w:lineRule="auto"/>
      </w:pPr>
      <w:r>
        <w:separator/>
      </w:r>
    </w:p>
  </w:endnote>
  <w:endnote w:type="continuationSeparator" w:id="0">
    <w:p w14:paraId="00A3F2B1" w14:textId="77777777" w:rsidR="00404ADD" w:rsidRDefault="00404ADD"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485235"/>
      <w:docPartObj>
        <w:docPartGallery w:val="Page Numbers (Bottom of Page)"/>
        <w:docPartUnique/>
      </w:docPartObj>
    </w:sdtPr>
    <w:sdtEndPr>
      <w:rPr>
        <w:noProof/>
      </w:rPr>
    </w:sdtEndPr>
    <w:sdtContent>
      <w:p w14:paraId="2BF9EE3F" w14:textId="5B7ADBEB" w:rsidR="00231019" w:rsidRDefault="00231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34DF3" w14:textId="77777777" w:rsidR="00231019" w:rsidRDefault="00231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7DDF0" w14:textId="77777777" w:rsidR="00404ADD" w:rsidRDefault="00404ADD" w:rsidP="00DF58AA">
      <w:pPr>
        <w:spacing w:after="0" w:line="240" w:lineRule="auto"/>
      </w:pPr>
      <w:r>
        <w:separator/>
      </w:r>
    </w:p>
  </w:footnote>
  <w:footnote w:type="continuationSeparator" w:id="0">
    <w:p w14:paraId="6ECD1206" w14:textId="77777777" w:rsidR="00404ADD" w:rsidRDefault="00404ADD"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CD00804"/>
    <w:lvl w:ilvl="0" w:tplc="C7C41FA6">
      <w:start w:val="1"/>
      <w:numFmt w:val="decimal"/>
      <w:lvlText w:val="%1."/>
      <w:lvlJc w:val="left"/>
      <w:pPr>
        <w:ind w:left="720" w:hanging="360"/>
      </w:pPr>
      <w:rPr>
        <w:rFonts w:hint="default"/>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183"/>
    <w:rsid w:val="00002B05"/>
    <w:rsid w:val="00007809"/>
    <w:rsid w:val="00011C1A"/>
    <w:rsid w:val="00012DA5"/>
    <w:rsid w:val="00013304"/>
    <w:rsid w:val="0001479D"/>
    <w:rsid w:val="000153AD"/>
    <w:rsid w:val="00025F9E"/>
    <w:rsid w:val="00030838"/>
    <w:rsid w:val="000318C2"/>
    <w:rsid w:val="0004050F"/>
    <w:rsid w:val="000408A6"/>
    <w:rsid w:val="000557BD"/>
    <w:rsid w:val="00064FA7"/>
    <w:rsid w:val="0006685A"/>
    <w:rsid w:val="0007755A"/>
    <w:rsid w:val="0007763B"/>
    <w:rsid w:val="0008275B"/>
    <w:rsid w:val="00084403"/>
    <w:rsid w:val="000862DE"/>
    <w:rsid w:val="00087EDB"/>
    <w:rsid w:val="00091A0A"/>
    <w:rsid w:val="00092024"/>
    <w:rsid w:val="00093264"/>
    <w:rsid w:val="00093C4E"/>
    <w:rsid w:val="000946FA"/>
    <w:rsid w:val="00096793"/>
    <w:rsid w:val="000A2427"/>
    <w:rsid w:val="000A5E06"/>
    <w:rsid w:val="000C05EA"/>
    <w:rsid w:val="000C4C26"/>
    <w:rsid w:val="000D2D96"/>
    <w:rsid w:val="000D2DEE"/>
    <w:rsid w:val="000E6A1B"/>
    <w:rsid w:val="000E765A"/>
    <w:rsid w:val="000F045E"/>
    <w:rsid w:val="000F236A"/>
    <w:rsid w:val="000F2B30"/>
    <w:rsid w:val="000F5ABC"/>
    <w:rsid w:val="00100C6C"/>
    <w:rsid w:val="00111419"/>
    <w:rsid w:val="00111A6D"/>
    <w:rsid w:val="00114D0E"/>
    <w:rsid w:val="00117BF7"/>
    <w:rsid w:val="00121A53"/>
    <w:rsid w:val="00121BD1"/>
    <w:rsid w:val="001268B6"/>
    <w:rsid w:val="00127176"/>
    <w:rsid w:val="0012792A"/>
    <w:rsid w:val="00135756"/>
    <w:rsid w:val="00136998"/>
    <w:rsid w:val="001432AB"/>
    <w:rsid w:val="00143C96"/>
    <w:rsid w:val="00150A8E"/>
    <w:rsid w:val="00150BB9"/>
    <w:rsid w:val="001533A7"/>
    <w:rsid w:val="00153648"/>
    <w:rsid w:val="001540EF"/>
    <w:rsid w:val="00164DDD"/>
    <w:rsid w:val="00165CE9"/>
    <w:rsid w:val="001677D1"/>
    <w:rsid w:val="00171289"/>
    <w:rsid w:val="00172D8C"/>
    <w:rsid w:val="00176F65"/>
    <w:rsid w:val="00185AF8"/>
    <w:rsid w:val="00185C41"/>
    <w:rsid w:val="00187CF8"/>
    <w:rsid w:val="00190F98"/>
    <w:rsid w:val="00191ED0"/>
    <w:rsid w:val="001975BA"/>
    <w:rsid w:val="001A246C"/>
    <w:rsid w:val="001A28BB"/>
    <w:rsid w:val="001B7003"/>
    <w:rsid w:val="001C2A98"/>
    <w:rsid w:val="001C5741"/>
    <w:rsid w:val="001C61AE"/>
    <w:rsid w:val="001D5CC8"/>
    <w:rsid w:val="001D7209"/>
    <w:rsid w:val="001E0915"/>
    <w:rsid w:val="001E39F5"/>
    <w:rsid w:val="001F34A3"/>
    <w:rsid w:val="001F4E67"/>
    <w:rsid w:val="001F7124"/>
    <w:rsid w:val="00205409"/>
    <w:rsid w:val="00207339"/>
    <w:rsid w:val="00210BF0"/>
    <w:rsid w:val="00213621"/>
    <w:rsid w:val="002171BF"/>
    <w:rsid w:val="002211ED"/>
    <w:rsid w:val="002231A3"/>
    <w:rsid w:val="002261F2"/>
    <w:rsid w:val="002271D2"/>
    <w:rsid w:val="00231019"/>
    <w:rsid w:val="00234190"/>
    <w:rsid w:val="00240432"/>
    <w:rsid w:val="00246373"/>
    <w:rsid w:val="002473B7"/>
    <w:rsid w:val="00252F3B"/>
    <w:rsid w:val="002530DE"/>
    <w:rsid w:val="0025334B"/>
    <w:rsid w:val="0025674C"/>
    <w:rsid w:val="00263C6E"/>
    <w:rsid w:val="00275504"/>
    <w:rsid w:val="00275CE7"/>
    <w:rsid w:val="00276FA9"/>
    <w:rsid w:val="002777BB"/>
    <w:rsid w:val="002812CF"/>
    <w:rsid w:val="002840B8"/>
    <w:rsid w:val="002858CE"/>
    <w:rsid w:val="0029401F"/>
    <w:rsid w:val="002949FB"/>
    <w:rsid w:val="002952C6"/>
    <w:rsid w:val="002970F3"/>
    <w:rsid w:val="002A57D3"/>
    <w:rsid w:val="002A6B35"/>
    <w:rsid w:val="002A6DA1"/>
    <w:rsid w:val="002B286C"/>
    <w:rsid w:val="002B6760"/>
    <w:rsid w:val="002B7CBE"/>
    <w:rsid w:val="002C026B"/>
    <w:rsid w:val="002C6171"/>
    <w:rsid w:val="002C76E0"/>
    <w:rsid w:val="002D5BE0"/>
    <w:rsid w:val="002E2029"/>
    <w:rsid w:val="002E20C8"/>
    <w:rsid w:val="002E6FDA"/>
    <w:rsid w:val="002F12A3"/>
    <w:rsid w:val="002F19FB"/>
    <w:rsid w:val="002F2C50"/>
    <w:rsid w:val="002F775A"/>
    <w:rsid w:val="00307D20"/>
    <w:rsid w:val="0031021F"/>
    <w:rsid w:val="0031116C"/>
    <w:rsid w:val="00312B56"/>
    <w:rsid w:val="00314276"/>
    <w:rsid w:val="0031574F"/>
    <w:rsid w:val="003203EA"/>
    <w:rsid w:val="0032111E"/>
    <w:rsid w:val="003211EC"/>
    <w:rsid w:val="00322480"/>
    <w:rsid w:val="003225B2"/>
    <w:rsid w:val="0032373A"/>
    <w:rsid w:val="00342DFC"/>
    <w:rsid w:val="00345C72"/>
    <w:rsid w:val="00347035"/>
    <w:rsid w:val="00350B3C"/>
    <w:rsid w:val="0035338E"/>
    <w:rsid w:val="0036063F"/>
    <w:rsid w:val="0036157B"/>
    <w:rsid w:val="00362555"/>
    <w:rsid w:val="003649B8"/>
    <w:rsid w:val="003703A7"/>
    <w:rsid w:val="003730D7"/>
    <w:rsid w:val="00373963"/>
    <w:rsid w:val="00374100"/>
    <w:rsid w:val="00374805"/>
    <w:rsid w:val="00380424"/>
    <w:rsid w:val="0039325C"/>
    <w:rsid w:val="00396BD5"/>
    <w:rsid w:val="003A035F"/>
    <w:rsid w:val="003A2092"/>
    <w:rsid w:val="003A3F2B"/>
    <w:rsid w:val="003A4BC7"/>
    <w:rsid w:val="003A68C4"/>
    <w:rsid w:val="003A7BF7"/>
    <w:rsid w:val="003B5243"/>
    <w:rsid w:val="003B5494"/>
    <w:rsid w:val="003B75BE"/>
    <w:rsid w:val="003C072F"/>
    <w:rsid w:val="003C0BD3"/>
    <w:rsid w:val="003C106C"/>
    <w:rsid w:val="003C4E47"/>
    <w:rsid w:val="003C7BB0"/>
    <w:rsid w:val="003D0A8A"/>
    <w:rsid w:val="003D56AB"/>
    <w:rsid w:val="003E2222"/>
    <w:rsid w:val="003E530E"/>
    <w:rsid w:val="003E5C4D"/>
    <w:rsid w:val="003F37FD"/>
    <w:rsid w:val="003F452D"/>
    <w:rsid w:val="0040282B"/>
    <w:rsid w:val="00404ADD"/>
    <w:rsid w:val="0040597D"/>
    <w:rsid w:val="0040617C"/>
    <w:rsid w:val="0041477B"/>
    <w:rsid w:val="004202FE"/>
    <w:rsid w:val="0042550B"/>
    <w:rsid w:val="004307E4"/>
    <w:rsid w:val="0043299C"/>
    <w:rsid w:val="004329BB"/>
    <w:rsid w:val="00435B2B"/>
    <w:rsid w:val="00437B75"/>
    <w:rsid w:val="00440088"/>
    <w:rsid w:val="004548B9"/>
    <w:rsid w:val="00457A6B"/>
    <w:rsid w:val="0046087B"/>
    <w:rsid w:val="004640BA"/>
    <w:rsid w:val="004643F8"/>
    <w:rsid w:val="00466267"/>
    <w:rsid w:val="00466641"/>
    <w:rsid w:val="00471A94"/>
    <w:rsid w:val="0047277B"/>
    <w:rsid w:val="00473BCD"/>
    <w:rsid w:val="004776B1"/>
    <w:rsid w:val="00487F03"/>
    <w:rsid w:val="00496154"/>
    <w:rsid w:val="004A0D44"/>
    <w:rsid w:val="004A2901"/>
    <w:rsid w:val="004B0E4D"/>
    <w:rsid w:val="004B4639"/>
    <w:rsid w:val="004B506E"/>
    <w:rsid w:val="004B736C"/>
    <w:rsid w:val="004B76A1"/>
    <w:rsid w:val="004C2092"/>
    <w:rsid w:val="004D4DEB"/>
    <w:rsid w:val="004D78DE"/>
    <w:rsid w:val="004E0C02"/>
    <w:rsid w:val="004E0C6C"/>
    <w:rsid w:val="004E17BB"/>
    <w:rsid w:val="004F13BD"/>
    <w:rsid w:val="004F1B41"/>
    <w:rsid w:val="004F39F8"/>
    <w:rsid w:val="004F3E67"/>
    <w:rsid w:val="004F780D"/>
    <w:rsid w:val="00501BC4"/>
    <w:rsid w:val="00503804"/>
    <w:rsid w:val="005124AA"/>
    <w:rsid w:val="00512B65"/>
    <w:rsid w:val="00513FBB"/>
    <w:rsid w:val="0051536E"/>
    <w:rsid w:val="005172C4"/>
    <w:rsid w:val="0051758D"/>
    <w:rsid w:val="00526353"/>
    <w:rsid w:val="005300CF"/>
    <w:rsid w:val="00531E8D"/>
    <w:rsid w:val="005349EE"/>
    <w:rsid w:val="0053638F"/>
    <w:rsid w:val="0054065B"/>
    <w:rsid w:val="00540989"/>
    <w:rsid w:val="00545518"/>
    <w:rsid w:val="00547FC0"/>
    <w:rsid w:val="00554B42"/>
    <w:rsid w:val="005556CC"/>
    <w:rsid w:val="005614E7"/>
    <w:rsid w:val="00561B0A"/>
    <w:rsid w:val="005721C9"/>
    <w:rsid w:val="00573D0D"/>
    <w:rsid w:val="00575964"/>
    <w:rsid w:val="00580574"/>
    <w:rsid w:val="005828E6"/>
    <w:rsid w:val="0058611F"/>
    <w:rsid w:val="00587B41"/>
    <w:rsid w:val="00590BD7"/>
    <w:rsid w:val="00590E74"/>
    <w:rsid w:val="005A0DF8"/>
    <w:rsid w:val="005A1D6D"/>
    <w:rsid w:val="005A7B35"/>
    <w:rsid w:val="005B1CD6"/>
    <w:rsid w:val="005B5924"/>
    <w:rsid w:val="005B5B3F"/>
    <w:rsid w:val="005B747C"/>
    <w:rsid w:val="005C09DE"/>
    <w:rsid w:val="005C2E16"/>
    <w:rsid w:val="005C3F49"/>
    <w:rsid w:val="005C5997"/>
    <w:rsid w:val="005C5C27"/>
    <w:rsid w:val="005D1340"/>
    <w:rsid w:val="005D20C4"/>
    <w:rsid w:val="005D2D09"/>
    <w:rsid w:val="005D4E8D"/>
    <w:rsid w:val="005D57AD"/>
    <w:rsid w:val="005E7D61"/>
    <w:rsid w:val="005F1E9C"/>
    <w:rsid w:val="005F2DCA"/>
    <w:rsid w:val="005F715F"/>
    <w:rsid w:val="00607CE7"/>
    <w:rsid w:val="00607FDE"/>
    <w:rsid w:val="00611390"/>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6F8"/>
    <w:rsid w:val="00657720"/>
    <w:rsid w:val="00660ADA"/>
    <w:rsid w:val="00662DE6"/>
    <w:rsid w:val="0066343F"/>
    <w:rsid w:val="0066358C"/>
    <w:rsid w:val="006646BF"/>
    <w:rsid w:val="0067052C"/>
    <w:rsid w:val="006723F3"/>
    <w:rsid w:val="00677638"/>
    <w:rsid w:val="006806C8"/>
    <w:rsid w:val="00681D58"/>
    <w:rsid w:val="0068287B"/>
    <w:rsid w:val="00687B7E"/>
    <w:rsid w:val="00687E4D"/>
    <w:rsid w:val="00690FC5"/>
    <w:rsid w:val="006926B1"/>
    <w:rsid w:val="00695914"/>
    <w:rsid w:val="006A15A1"/>
    <w:rsid w:val="006A3522"/>
    <w:rsid w:val="006A6C39"/>
    <w:rsid w:val="006C23AD"/>
    <w:rsid w:val="006C429D"/>
    <w:rsid w:val="006C4493"/>
    <w:rsid w:val="006D115A"/>
    <w:rsid w:val="006D14DB"/>
    <w:rsid w:val="006D401B"/>
    <w:rsid w:val="006D50A4"/>
    <w:rsid w:val="006D6297"/>
    <w:rsid w:val="006D69C5"/>
    <w:rsid w:val="006F336F"/>
    <w:rsid w:val="006F4F47"/>
    <w:rsid w:val="006F545A"/>
    <w:rsid w:val="00700ED8"/>
    <w:rsid w:val="007054DD"/>
    <w:rsid w:val="00711671"/>
    <w:rsid w:val="007121AE"/>
    <w:rsid w:val="00714F02"/>
    <w:rsid w:val="00716C0F"/>
    <w:rsid w:val="0073562B"/>
    <w:rsid w:val="00736C12"/>
    <w:rsid w:val="0074240D"/>
    <w:rsid w:val="0074345D"/>
    <w:rsid w:val="00752F44"/>
    <w:rsid w:val="00761AD2"/>
    <w:rsid w:val="00762539"/>
    <w:rsid w:val="0076263D"/>
    <w:rsid w:val="00763D8F"/>
    <w:rsid w:val="007641B9"/>
    <w:rsid w:val="00764795"/>
    <w:rsid w:val="00766EB7"/>
    <w:rsid w:val="00770083"/>
    <w:rsid w:val="00772698"/>
    <w:rsid w:val="00775249"/>
    <w:rsid w:val="0078088B"/>
    <w:rsid w:val="0078109E"/>
    <w:rsid w:val="007853C2"/>
    <w:rsid w:val="007872E0"/>
    <w:rsid w:val="007925CF"/>
    <w:rsid w:val="00795268"/>
    <w:rsid w:val="00797978"/>
    <w:rsid w:val="007A0BA1"/>
    <w:rsid w:val="007A12D7"/>
    <w:rsid w:val="007A7122"/>
    <w:rsid w:val="007B2F8D"/>
    <w:rsid w:val="007B4CC3"/>
    <w:rsid w:val="007C3EC4"/>
    <w:rsid w:val="007C6836"/>
    <w:rsid w:val="007D2323"/>
    <w:rsid w:val="007D2A6B"/>
    <w:rsid w:val="007D2D34"/>
    <w:rsid w:val="007D7E79"/>
    <w:rsid w:val="007E1B39"/>
    <w:rsid w:val="007E2376"/>
    <w:rsid w:val="007E59F6"/>
    <w:rsid w:val="007E5F45"/>
    <w:rsid w:val="007F43D9"/>
    <w:rsid w:val="007F56BC"/>
    <w:rsid w:val="00800F6C"/>
    <w:rsid w:val="00802E59"/>
    <w:rsid w:val="00802EA9"/>
    <w:rsid w:val="00807A33"/>
    <w:rsid w:val="008141DF"/>
    <w:rsid w:val="008224A7"/>
    <w:rsid w:val="00827A50"/>
    <w:rsid w:val="00827C6F"/>
    <w:rsid w:val="00827CAC"/>
    <w:rsid w:val="00832D7A"/>
    <w:rsid w:val="00833726"/>
    <w:rsid w:val="00837E72"/>
    <w:rsid w:val="00841260"/>
    <w:rsid w:val="0084288E"/>
    <w:rsid w:val="00847D91"/>
    <w:rsid w:val="00856CD0"/>
    <w:rsid w:val="00857D2E"/>
    <w:rsid w:val="008621DC"/>
    <w:rsid w:val="00862DE3"/>
    <w:rsid w:val="00865E3C"/>
    <w:rsid w:val="00872962"/>
    <w:rsid w:val="008750A2"/>
    <w:rsid w:val="00883897"/>
    <w:rsid w:val="0088757C"/>
    <w:rsid w:val="008876EA"/>
    <w:rsid w:val="00892AD3"/>
    <w:rsid w:val="008942FE"/>
    <w:rsid w:val="0089468B"/>
    <w:rsid w:val="008A0CD0"/>
    <w:rsid w:val="008A134C"/>
    <w:rsid w:val="008A1369"/>
    <w:rsid w:val="008A2176"/>
    <w:rsid w:val="008B3EAF"/>
    <w:rsid w:val="008B42FB"/>
    <w:rsid w:val="008B5782"/>
    <w:rsid w:val="008B7FAA"/>
    <w:rsid w:val="008C0D77"/>
    <w:rsid w:val="008C5212"/>
    <w:rsid w:val="008C78E3"/>
    <w:rsid w:val="008D0C2A"/>
    <w:rsid w:val="008E4A04"/>
    <w:rsid w:val="008E6791"/>
    <w:rsid w:val="009024AF"/>
    <w:rsid w:val="009035B2"/>
    <w:rsid w:val="009039B3"/>
    <w:rsid w:val="00910D46"/>
    <w:rsid w:val="0091479A"/>
    <w:rsid w:val="00915E7C"/>
    <w:rsid w:val="00920E2E"/>
    <w:rsid w:val="009228A2"/>
    <w:rsid w:val="009249ED"/>
    <w:rsid w:val="00924EC2"/>
    <w:rsid w:val="00925B7D"/>
    <w:rsid w:val="00927E0E"/>
    <w:rsid w:val="00932A8E"/>
    <w:rsid w:val="00934273"/>
    <w:rsid w:val="009351C9"/>
    <w:rsid w:val="009352CA"/>
    <w:rsid w:val="0094465E"/>
    <w:rsid w:val="0096235B"/>
    <w:rsid w:val="009637EB"/>
    <w:rsid w:val="00970204"/>
    <w:rsid w:val="0097546A"/>
    <w:rsid w:val="00977B5A"/>
    <w:rsid w:val="00990B2F"/>
    <w:rsid w:val="009947FF"/>
    <w:rsid w:val="009948F5"/>
    <w:rsid w:val="009963E0"/>
    <w:rsid w:val="00997DD8"/>
    <w:rsid w:val="009A1157"/>
    <w:rsid w:val="009A4E01"/>
    <w:rsid w:val="009A7671"/>
    <w:rsid w:val="009B185E"/>
    <w:rsid w:val="009B3B3B"/>
    <w:rsid w:val="009C0F94"/>
    <w:rsid w:val="009C5BCC"/>
    <w:rsid w:val="009C5DE6"/>
    <w:rsid w:val="009E2E5F"/>
    <w:rsid w:val="009E4EE9"/>
    <w:rsid w:val="009F2194"/>
    <w:rsid w:val="00A05008"/>
    <w:rsid w:val="00A1006A"/>
    <w:rsid w:val="00A13673"/>
    <w:rsid w:val="00A15919"/>
    <w:rsid w:val="00A21696"/>
    <w:rsid w:val="00A21EE5"/>
    <w:rsid w:val="00A2316F"/>
    <w:rsid w:val="00A32B60"/>
    <w:rsid w:val="00A346D6"/>
    <w:rsid w:val="00A3671B"/>
    <w:rsid w:val="00A3710B"/>
    <w:rsid w:val="00A44487"/>
    <w:rsid w:val="00A47676"/>
    <w:rsid w:val="00A5326C"/>
    <w:rsid w:val="00A564BE"/>
    <w:rsid w:val="00A56BE1"/>
    <w:rsid w:val="00A65AE2"/>
    <w:rsid w:val="00A66694"/>
    <w:rsid w:val="00A66D30"/>
    <w:rsid w:val="00A75D60"/>
    <w:rsid w:val="00A82B78"/>
    <w:rsid w:val="00A85F3C"/>
    <w:rsid w:val="00A937A8"/>
    <w:rsid w:val="00A942A9"/>
    <w:rsid w:val="00A953BB"/>
    <w:rsid w:val="00AA736C"/>
    <w:rsid w:val="00AA73AB"/>
    <w:rsid w:val="00AB3420"/>
    <w:rsid w:val="00AB649D"/>
    <w:rsid w:val="00AC078A"/>
    <w:rsid w:val="00AC091D"/>
    <w:rsid w:val="00AC0F67"/>
    <w:rsid w:val="00AC2367"/>
    <w:rsid w:val="00AC4F21"/>
    <w:rsid w:val="00AD0BCB"/>
    <w:rsid w:val="00AD1AF1"/>
    <w:rsid w:val="00AD1D8B"/>
    <w:rsid w:val="00AD2ADC"/>
    <w:rsid w:val="00AD63D6"/>
    <w:rsid w:val="00AE25B4"/>
    <w:rsid w:val="00AE3976"/>
    <w:rsid w:val="00AE41D9"/>
    <w:rsid w:val="00AE4386"/>
    <w:rsid w:val="00AE7C20"/>
    <w:rsid w:val="00AF2379"/>
    <w:rsid w:val="00AF58F3"/>
    <w:rsid w:val="00AF6496"/>
    <w:rsid w:val="00B011CD"/>
    <w:rsid w:val="00B03407"/>
    <w:rsid w:val="00B06060"/>
    <w:rsid w:val="00B12BC6"/>
    <w:rsid w:val="00B20200"/>
    <w:rsid w:val="00B228EB"/>
    <w:rsid w:val="00B241F5"/>
    <w:rsid w:val="00B301E5"/>
    <w:rsid w:val="00B30E50"/>
    <w:rsid w:val="00B311AA"/>
    <w:rsid w:val="00B4145E"/>
    <w:rsid w:val="00B47B4A"/>
    <w:rsid w:val="00B51E9B"/>
    <w:rsid w:val="00B52EA1"/>
    <w:rsid w:val="00B52F7A"/>
    <w:rsid w:val="00B553D3"/>
    <w:rsid w:val="00B564A0"/>
    <w:rsid w:val="00B70145"/>
    <w:rsid w:val="00B75A06"/>
    <w:rsid w:val="00B75ADC"/>
    <w:rsid w:val="00B779A3"/>
    <w:rsid w:val="00B80238"/>
    <w:rsid w:val="00B86E68"/>
    <w:rsid w:val="00B979C8"/>
    <w:rsid w:val="00BA63DF"/>
    <w:rsid w:val="00BB0771"/>
    <w:rsid w:val="00BB6D4F"/>
    <w:rsid w:val="00BB6DA6"/>
    <w:rsid w:val="00BC299E"/>
    <w:rsid w:val="00BC603B"/>
    <w:rsid w:val="00BD0F5E"/>
    <w:rsid w:val="00BD227C"/>
    <w:rsid w:val="00BD2757"/>
    <w:rsid w:val="00BD531B"/>
    <w:rsid w:val="00BE0E9E"/>
    <w:rsid w:val="00BE5965"/>
    <w:rsid w:val="00BF58B4"/>
    <w:rsid w:val="00BF692C"/>
    <w:rsid w:val="00C00973"/>
    <w:rsid w:val="00C04A0E"/>
    <w:rsid w:val="00C05760"/>
    <w:rsid w:val="00C058F3"/>
    <w:rsid w:val="00C1089B"/>
    <w:rsid w:val="00C12072"/>
    <w:rsid w:val="00C160E5"/>
    <w:rsid w:val="00C17A45"/>
    <w:rsid w:val="00C43780"/>
    <w:rsid w:val="00C452D7"/>
    <w:rsid w:val="00C53BB3"/>
    <w:rsid w:val="00C60397"/>
    <w:rsid w:val="00C62DFF"/>
    <w:rsid w:val="00C7159E"/>
    <w:rsid w:val="00C72A54"/>
    <w:rsid w:val="00C74576"/>
    <w:rsid w:val="00C76602"/>
    <w:rsid w:val="00C80442"/>
    <w:rsid w:val="00C851D9"/>
    <w:rsid w:val="00C863E1"/>
    <w:rsid w:val="00C91E28"/>
    <w:rsid w:val="00C94DE7"/>
    <w:rsid w:val="00C97E1A"/>
    <w:rsid w:val="00CA64DB"/>
    <w:rsid w:val="00CB217E"/>
    <w:rsid w:val="00CB536D"/>
    <w:rsid w:val="00CC0A63"/>
    <w:rsid w:val="00CC10EE"/>
    <w:rsid w:val="00CC4854"/>
    <w:rsid w:val="00CC4AF3"/>
    <w:rsid w:val="00CC6EA4"/>
    <w:rsid w:val="00CD2D41"/>
    <w:rsid w:val="00CE0681"/>
    <w:rsid w:val="00CE36F3"/>
    <w:rsid w:val="00CE3E4A"/>
    <w:rsid w:val="00CE5D37"/>
    <w:rsid w:val="00CE5F5B"/>
    <w:rsid w:val="00CF2D9D"/>
    <w:rsid w:val="00CF359E"/>
    <w:rsid w:val="00D033F5"/>
    <w:rsid w:val="00D10091"/>
    <w:rsid w:val="00D11017"/>
    <w:rsid w:val="00D12460"/>
    <w:rsid w:val="00D179EB"/>
    <w:rsid w:val="00D2072B"/>
    <w:rsid w:val="00D20D90"/>
    <w:rsid w:val="00D27F62"/>
    <w:rsid w:val="00D31AE1"/>
    <w:rsid w:val="00D32A12"/>
    <w:rsid w:val="00D36436"/>
    <w:rsid w:val="00D408AE"/>
    <w:rsid w:val="00D53464"/>
    <w:rsid w:val="00D53EFB"/>
    <w:rsid w:val="00D54D22"/>
    <w:rsid w:val="00D5546B"/>
    <w:rsid w:val="00D57862"/>
    <w:rsid w:val="00D6240A"/>
    <w:rsid w:val="00D661F7"/>
    <w:rsid w:val="00D7245E"/>
    <w:rsid w:val="00D733E9"/>
    <w:rsid w:val="00D756DE"/>
    <w:rsid w:val="00D81945"/>
    <w:rsid w:val="00D82B8D"/>
    <w:rsid w:val="00D83F36"/>
    <w:rsid w:val="00D8494C"/>
    <w:rsid w:val="00D87226"/>
    <w:rsid w:val="00D903A8"/>
    <w:rsid w:val="00D91FB9"/>
    <w:rsid w:val="00DA07BD"/>
    <w:rsid w:val="00DA151A"/>
    <w:rsid w:val="00DA2E69"/>
    <w:rsid w:val="00DA7262"/>
    <w:rsid w:val="00DB5D0F"/>
    <w:rsid w:val="00DC058C"/>
    <w:rsid w:val="00DC0EB9"/>
    <w:rsid w:val="00DC395E"/>
    <w:rsid w:val="00DC6806"/>
    <w:rsid w:val="00DD2C44"/>
    <w:rsid w:val="00DD2E38"/>
    <w:rsid w:val="00DD2F55"/>
    <w:rsid w:val="00DD7216"/>
    <w:rsid w:val="00DD7FEC"/>
    <w:rsid w:val="00DE1865"/>
    <w:rsid w:val="00DE4325"/>
    <w:rsid w:val="00DE4868"/>
    <w:rsid w:val="00DE5857"/>
    <w:rsid w:val="00DF3D5A"/>
    <w:rsid w:val="00DF58AA"/>
    <w:rsid w:val="00E0229A"/>
    <w:rsid w:val="00E056CE"/>
    <w:rsid w:val="00E11035"/>
    <w:rsid w:val="00E301BA"/>
    <w:rsid w:val="00E40FF5"/>
    <w:rsid w:val="00E416BA"/>
    <w:rsid w:val="00E4383D"/>
    <w:rsid w:val="00E43AAA"/>
    <w:rsid w:val="00E44329"/>
    <w:rsid w:val="00E477CA"/>
    <w:rsid w:val="00E55512"/>
    <w:rsid w:val="00E57E14"/>
    <w:rsid w:val="00E65B95"/>
    <w:rsid w:val="00E6792B"/>
    <w:rsid w:val="00E703B5"/>
    <w:rsid w:val="00E70DCB"/>
    <w:rsid w:val="00E7246E"/>
    <w:rsid w:val="00E72BD2"/>
    <w:rsid w:val="00E72DFE"/>
    <w:rsid w:val="00E72FB7"/>
    <w:rsid w:val="00E748FB"/>
    <w:rsid w:val="00E81FFC"/>
    <w:rsid w:val="00E9031C"/>
    <w:rsid w:val="00E90413"/>
    <w:rsid w:val="00E91E1A"/>
    <w:rsid w:val="00E95507"/>
    <w:rsid w:val="00EA0487"/>
    <w:rsid w:val="00EA1981"/>
    <w:rsid w:val="00EA3980"/>
    <w:rsid w:val="00EA7A89"/>
    <w:rsid w:val="00EA7F4F"/>
    <w:rsid w:val="00EB19ED"/>
    <w:rsid w:val="00EB517F"/>
    <w:rsid w:val="00EB5C5D"/>
    <w:rsid w:val="00EB7DC8"/>
    <w:rsid w:val="00EC0FD9"/>
    <w:rsid w:val="00EC31E8"/>
    <w:rsid w:val="00EE13E7"/>
    <w:rsid w:val="00EE40E4"/>
    <w:rsid w:val="00EE4335"/>
    <w:rsid w:val="00EE767A"/>
    <w:rsid w:val="00EF0FC2"/>
    <w:rsid w:val="00EF29F0"/>
    <w:rsid w:val="00EF39FF"/>
    <w:rsid w:val="00EF3D3D"/>
    <w:rsid w:val="00EF5FC9"/>
    <w:rsid w:val="00F0342C"/>
    <w:rsid w:val="00F063EF"/>
    <w:rsid w:val="00F0759E"/>
    <w:rsid w:val="00F10799"/>
    <w:rsid w:val="00F11700"/>
    <w:rsid w:val="00F159E0"/>
    <w:rsid w:val="00F15CE6"/>
    <w:rsid w:val="00F16119"/>
    <w:rsid w:val="00F17A80"/>
    <w:rsid w:val="00F225B6"/>
    <w:rsid w:val="00F25EE9"/>
    <w:rsid w:val="00F341B8"/>
    <w:rsid w:val="00F41E04"/>
    <w:rsid w:val="00F451CF"/>
    <w:rsid w:val="00F502E7"/>
    <w:rsid w:val="00F5110F"/>
    <w:rsid w:val="00F516BB"/>
    <w:rsid w:val="00F51BF5"/>
    <w:rsid w:val="00F56322"/>
    <w:rsid w:val="00F576F0"/>
    <w:rsid w:val="00F60B59"/>
    <w:rsid w:val="00F61F39"/>
    <w:rsid w:val="00F707EF"/>
    <w:rsid w:val="00F734BE"/>
    <w:rsid w:val="00F742B2"/>
    <w:rsid w:val="00F82420"/>
    <w:rsid w:val="00F8521D"/>
    <w:rsid w:val="00F85D18"/>
    <w:rsid w:val="00F85EAE"/>
    <w:rsid w:val="00F8664F"/>
    <w:rsid w:val="00FA2519"/>
    <w:rsid w:val="00FB2614"/>
    <w:rsid w:val="00FB5844"/>
    <w:rsid w:val="00FC6545"/>
    <w:rsid w:val="00FC7611"/>
    <w:rsid w:val="00FD01C2"/>
    <w:rsid w:val="00FD333D"/>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2E2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9981">
      <w:bodyDiv w:val="1"/>
      <w:marLeft w:val="0"/>
      <w:marRight w:val="0"/>
      <w:marTop w:val="0"/>
      <w:marBottom w:val="0"/>
      <w:divBdr>
        <w:top w:val="none" w:sz="0" w:space="0" w:color="auto"/>
        <w:left w:val="none" w:sz="0" w:space="0" w:color="auto"/>
        <w:bottom w:val="none" w:sz="0" w:space="0" w:color="auto"/>
        <w:right w:val="none" w:sz="0" w:space="0" w:color="auto"/>
      </w:divBdr>
    </w:div>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761D6-6E75-40F0-8DE7-0B8D537B7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24</Pages>
  <Words>25978</Words>
  <Characters>148081</Characters>
  <Application>Microsoft Office Word</Application>
  <DocSecurity>0</DocSecurity>
  <Lines>1234</Lines>
  <Paragraphs>347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baverly</cp:lastModifiedBy>
  <cp:revision>8</cp:revision>
  <dcterms:created xsi:type="dcterms:W3CDTF">2022-01-20T13:20:00Z</dcterms:created>
  <dcterms:modified xsi:type="dcterms:W3CDTF">2022-01-25T16:37:00Z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id="wAblj0sH"/&gt;&lt;style id="http://www.zotero.org/styles/behavioral-ecology" hasBibliography="1" bibliographyStyleHasBeenSet="1"/&gt;&lt;prefs&gt;&lt;pref name="fieldType" value="Field"/&gt;&lt;/prefs&gt;&lt;/data&gt;</vt:lpwstr>
  </property>
</Properties>
</file>