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052EF" w14:textId="4DAAB1DB" w:rsidR="005D20C4" w:rsidRPr="006D69C5" w:rsidRDefault="005D20C4" w:rsidP="005D20C4">
      <w:pPr>
        <w:rPr>
          <w:lang w:val="en-US"/>
        </w:rPr>
      </w:pPr>
      <w:r w:rsidRPr="006D69C5">
        <w:rPr>
          <w:lang w:val="en-US"/>
        </w:rPr>
        <w:t>TITLE PAGE</w:t>
      </w:r>
    </w:p>
    <w:p w14:paraId="4967B6D1" w14:textId="6FBDE8B6" w:rsidR="005D20C4" w:rsidRDefault="0043299C" w:rsidP="005D20C4">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Individual differences in influence over group direction and speed in foraging meerkat groups</w:t>
      </w:r>
    </w:p>
    <w:p w14:paraId="639579DD" w14:textId="77777777" w:rsidR="0043299C" w:rsidRPr="006D69C5" w:rsidRDefault="0043299C" w:rsidP="005D20C4">
      <w:pPr>
        <w:spacing w:line="360" w:lineRule="auto"/>
        <w:jc w:val="both"/>
        <w:rPr>
          <w:rFonts w:ascii="Times New Roman" w:hAnsi="Times New Roman" w:cs="Times New Roman"/>
          <w:b/>
          <w:sz w:val="24"/>
          <w:szCs w:val="24"/>
          <w:lang w:val="en-US"/>
        </w:rPr>
      </w:pPr>
    </w:p>
    <w:p w14:paraId="2ADD54B5" w14:textId="5AB505F4"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0"/>
      <w:r w:rsidRPr="006D69C5">
        <w:rPr>
          <w:rFonts w:asciiTheme="majorBidi" w:hAnsiTheme="majorBidi" w:cstheme="majorBidi"/>
          <w:sz w:val="24"/>
          <w:szCs w:val="24"/>
          <w:vertAlign w:val="superscript"/>
          <w:lang w:val="en-US"/>
        </w:rPr>
        <w:t>4</w:t>
      </w:r>
      <w:commentRangeEnd w:id="0"/>
      <w:r w:rsidR="002E20C8">
        <w:rPr>
          <w:rStyle w:val="CommentReference"/>
          <w:lang w:val="en-CA" w:bidi="he-IL"/>
        </w:rPr>
        <w:commentReference w:id="0"/>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w:t>
      </w:r>
      <w:proofErr w:type="gramStart"/>
      <w:r w:rsidRPr="006D69C5">
        <w:rPr>
          <w:rFonts w:asciiTheme="majorBidi" w:hAnsiTheme="majorBidi" w:cstheme="majorBidi"/>
          <w:sz w:val="24"/>
          <w:szCs w:val="24"/>
          <w:lang w:val="en-US"/>
        </w:rPr>
        <w:t>joint</w:t>
      </w:r>
      <w:proofErr w:type="gramEnd"/>
      <w:r w:rsidRPr="006D69C5">
        <w:rPr>
          <w:rFonts w:asciiTheme="majorBidi" w:hAnsiTheme="majorBidi" w:cstheme="majorBidi"/>
          <w:sz w:val="24"/>
          <w:szCs w:val="24"/>
          <w:lang w:val="en-US"/>
        </w:rPr>
        <w:t xml:space="preserve">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commentRangeStart w:id="2"/>
      <w:r w:rsidRPr="006D69C5">
        <w:rPr>
          <w:rFonts w:cstheme="minorHAnsi"/>
          <w:b/>
          <w:bCs/>
          <w:sz w:val="28"/>
          <w:szCs w:val="28"/>
          <w:lang w:val="en-US"/>
        </w:rPr>
        <w:lastRenderedPageBreak/>
        <w:t>ABSTRACT</w:t>
      </w:r>
      <w:commentRangeEnd w:id="2"/>
      <w:r w:rsidR="0043299C">
        <w:rPr>
          <w:rStyle w:val="CommentReference"/>
          <w:lang w:val="en-CA" w:bidi="he-IL"/>
        </w:rPr>
        <w:commentReference w:id="2"/>
      </w:r>
    </w:p>
    <w:p w14:paraId="48E27A47" w14:textId="30A31E32" w:rsidR="0051758D" w:rsidRPr="00064FA7" w:rsidRDefault="00064FA7" w:rsidP="009B3B3B">
      <w:pPr>
        <w:jc w:val="both"/>
        <w:rPr>
          <w:rFonts w:cstheme="minorHAnsi"/>
          <w:bCs/>
          <w:lang w:val="en-US"/>
        </w:rPr>
      </w:pPr>
      <w:del w:id="3" w:author="Microsoft Office User" w:date="2022-01-17T11:52:00Z">
        <w:r w:rsidRPr="00064FA7" w:rsidDel="00E301BA">
          <w:rPr>
            <w:rFonts w:cstheme="minorHAnsi"/>
            <w:bCs/>
            <w:lang w:val="en-US"/>
          </w:rPr>
          <w:delText xml:space="preserve">Moving social </w:delText>
        </w:r>
        <w:r w:rsidDel="00E301BA">
          <w:rPr>
            <w:rFonts w:cstheme="minorHAnsi"/>
            <w:bCs/>
            <w:lang w:val="en-US"/>
          </w:rPr>
          <w:delText>animal groups</w:delText>
        </w:r>
      </w:del>
      <w:ins w:id="4" w:author="Microsoft Office User" w:date="2022-01-17T11:52:00Z">
        <w:r w:rsidR="00E301BA">
          <w:rPr>
            <w:rFonts w:cstheme="minorHAnsi"/>
            <w:bCs/>
            <w:lang w:val="en-US"/>
          </w:rPr>
          <w:t>Animal groups that move together</w:t>
        </w:r>
      </w:ins>
      <w:r>
        <w:rPr>
          <w:rFonts w:cstheme="minorHAnsi"/>
          <w:bCs/>
          <w:lang w:val="en-US"/>
        </w:rPr>
        <w:t xml:space="preserve"> </w:t>
      </w:r>
      <w:ins w:id="5" w:author="Microsoft Office User" w:date="2022-01-17T11:53:00Z">
        <w:r w:rsidR="00E301BA">
          <w:rPr>
            <w:rFonts w:cstheme="minorHAnsi"/>
            <w:bCs/>
            <w:lang w:val="en-US"/>
          </w:rPr>
          <w:t>must constantly come to consensus on</w:t>
        </w:r>
      </w:ins>
      <w:ins w:id="6" w:author="Microsoft Office User" w:date="2022-01-17T12:14:00Z">
        <w:r w:rsidR="00736C12">
          <w:rPr>
            <w:rFonts w:cstheme="minorHAnsi"/>
            <w:bCs/>
            <w:lang w:val="en-US"/>
          </w:rPr>
          <w:t xml:space="preserve"> both</w:t>
        </w:r>
      </w:ins>
      <w:ins w:id="7" w:author="Microsoft Office User" w:date="2022-01-17T11:53:00Z">
        <w:r w:rsidR="00E301BA">
          <w:rPr>
            <w:rFonts w:cstheme="minorHAnsi"/>
            <w:bCs/>
            <w:lang w:val="en-US"/>
          </w:rPr>
          <w:t xml:space="preserve"> the </w:t>
        </w:r>
      </w:ins>
      <w:del w:id="8" w:author="Microsoft Office User" w:date="2022-01-17T11:53:00Z">
        <w:r w:rsidDel="00E301BA">
          <w:rPr>
            <w:rFonts w:cstheme="minorHAnsi"/>
            <w:bCs/>
            <w:lang w:val="en-US"/>
          </w:rPr>
          <w:delText xml:space="preserve">constantly </w:delText>
        </w:r>
      </w:del>
      <w:del w:id="9" w:author="Microsoft Office User" w:date="2022-01-17T11:52:00Z">
        <w:r w:rsidDel="00E301BA">
          <w:rPr>
            <w:rFonts w:cstheme="minorHAnsi"/>
            <w:bCs/>
            <w:lang w:val="en-US"/>
          </w:rPr>
          <w:delText xml:space="preserve">have to </w:delText>
        </w:r>
      </w:del>
      <w:del w:id="10" w:author="Microsoft Office User" w:date="2022-01-17T11:53:00Z">
        <w:r w:rsidDel="00E301BA">
          <w:rPr>
            <w:rFonts w:cstheme="minorHAnsi"/>
            <w:bCs/>
            <w:lang w:val="en-US"/>
          </w:rPr>
          <w:delText xml:space="preserve">make decisions about </w:delText>
        </w:r>
      </w:del>
      <w:r>
        <w:rPr>
          <w:rFonts w:cstheme="minorHAnsi"/>
          <w:bCs/>
          <w:lang w:val="en-US"/>
        </w:rPr>
        <w:t>direction and speed of movement</w:t>
      </w:r>
      <w:r w:rsidR="009B3B3B">
        <w:rPr>
          <w:rFonts w:cstheme="minorHAnsi"/>
          <w:bCs/>
          <w:lang w:val="en-US"/>
        </w:rPr>
        <w:t>,</w:t>
      </w:r>
      <w:r>
        <w:rPr>
          <w:rFonts w:cstheme="minorHAnsi"/>
          <w:bCs/>
          <w:lang w:val="en-US"/>
        </w:rPr>
        <w:t xml:space="preserve"> often </w:t>
      </w:r>
      <w:ins w:id="11" w:author="Microsoft Office User" w:date="2022-01-17T12:15:00Z">
        <w:r w:rsidR="00736C12">
          <w:rPr>
            <w:rFonts w:cstheme="minorHAnsi"/>
            <w:bCs/>
            <w:lang w:val="en-US"/>
          </w:rPr>
          <w:t xml:space="preserve">reaching these two types of decisions </w:t>
        </w:r>
      </w:ins>
      <w:r>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ins w:id="12" w:author="Microsoft Office User" w:date="2022-01-17T11:55:00Z">
        <w:r w:rsidR="00E301BA">
          <w:rPr>
            <w:rFonts w:cstheme="minorHAnsi"/>
            <w:bCs/>
            <w:lang w:val="en-US"/>
          </w:rPr>
          <w:t xml:space="preserve">may </w:t>
        </w:r>
      </w:ins>
      <w:r w:rsidR="009B3B3B">
        <w:rPr>
          <w:rFonts w:cstheme="minorHAnsi"/>
          <w:bCs/>
          <w:lang w:val="en-US"/>
        </w:rPr>
        <w:t>var</w:t>
      </w:r>
      <w:r w:rsidR="00DF3D5A">
        <w:rPr>
          <w:rFonts w:cstheme="minorHAnsi"/>
          <w:bCs/>
          <w:lang w:val="en-US"/>
        </w:rPr>
        <w:t>y</w:t>
      </w:r>
      <w:r w:rsidR="009B3B3B">
        <w:rPr>
          <w:rFonts w:cstheme="minorHAnsi"/>
          <w:bCs/>
          <w:lang w:val="en-US"/>
        </w:rPr>
        <w:t xml:space="preserve"> </w:t>
      </w:r>
      <w:del w:id="13" w:author="Microsoft Office User" w:date="2022-01-17T11:54:00Z">
        <w:r w:rsidR="009B3B3B" w:rsidDel="00E301BA">
          <w:rPr>
            <w:rFonts w:cstheme="minorHAnsi"/>
            <w:bCs/>
            <w:lang w:val="en-US"/>
          </w:rPr>
          <w:delText xml:space="preserve">between </w:delText>
        </w:r>
      </w:del>
      <w:ins w:id="14" w:author="Microsoft Office User" w:date="2022-01-17T11:54:00Z">
        <w:r w:rsidR="00E301BA">
          <w:rPr>
            <w:rFonts w:cstheme="minorHAnsi"/>
            <w:bCs/>
            <w:lang w:val="en-US"/>
          </w:rPr>
          <w:t>among</w:t>
        </w:r>
        <w:r w:rsidR="00E301BA">
          <w:rPr>
            <w:rFonts w:cstheme="minorHAnsi"/>
            <w:bCs/>
            <w:lang w:val="en-US"/>
          </w:rPr>
          <w:t xml:space="preserve"> </w:t>
        </w:r>
      </w:ins>
      <w:del w:id="15" w:author="Microsoft Office User" w:date="2022-01-17T11:54:00Z">
        <w:r w:rsidR="009B3B3B" w:rsidDel="00E301BA">
          <w:rPr>
            <w:rFonts w:cstheme="minorHAnsi"/>
            <w:bCs/>
            <w:lang w:val="en-US"/>
          </w:rPr>
          <w:delText>members of a groups</w:delText>
        </w:r>
      </w:del>
      <w:ins w:id="16" w:author="Microsoft Office User" w:date="2022-01-17T11:54:00Z">
        <w:r w:rsidR="00E301BA">
          <w:rPr>
            <w:rFonts w:cstheme="minorHAnsi"/>
            <w:bCs/>
            <w:lang w:val="en-US"/>
          </w:rPr>
          <w:t>group members</w:t>
        </w:r>
      </w:ins>
      <w:r w:rsidR="009B3B3B">
        <w:rPr>
          <w:rFonts w:cstheme="minorHAnsi"/>
          <w:bCs/>
          <w:lang w:val="en-US"/>
        </w:rPr>
        <w:t xml:space="preserve">, </w:t>
      </w:r>
      <w:del w:id="17" w:author="Microsoft Office User" w:date="2022-01-17T11:55:00Z">
        <w:r w:rsidR="009B3B3B" w:rsidDel="00E301BA">
          <w:rPr>
            <w:rFonts w:cstheme="minorHAnsi"/>
            <w:bCs/>
            <w:lang w:val="en-US"/>
          </w:rPr>
          <w:delText>and it is not easy to infer</w:delText>
        </w:r>
        <w:r w:rsidR="005B5924" w:rsidDel="00E301BA">
          <w:rPr>
            <w:rFonts w:cstheme="minorHAnsi"/>
            <w:bCs/>
            <w:lang w:val="en-US"/>
          </w:rPr>
          <w:delText xml:space="preserve"> how </w:delText>
        </w:r>
        <w:r w:rsidR="00DF3D5A" w:rsidDel="00E301BA">
          <w:rPr>
            <w:rFonts w:cstheme="minorHAnsi"/>
            <w:bCs/>
            <w:lang w:val="en-US"/>
          </w:rPr>
          <w:delText>influence</w:delText>
        </w:r>
        <w:r w:rsidR="005B5924" w:rsidDel="00E301BA">
          <w:rPr>
            <w:rFonts w:cstheme="minorHAnsi"/>
            <w:bCs/>
            <w:lang w:val="en-US"/>
          </w:rPr>
          <w:delText xml:space="preserve"> is distributed among group members</w:delText>
        </w:r>
        <w:r w:rsidR="00DF3D5A" w:rsidDel="00E301BA">
          <w:rPr>
            <w:rFonts w:cstheme="minorHAnsi"/>
            <w:bCs/>
            <w:lang w:val="en-US"/>
          </w:rPr>
          <w:delText xml:space="preserve">, especially </w:delText>
        </w:r>
        <w:r w:rsidR="00EA1981" w:rsidDel="00E301BA">
          <w:rPr>
            <w:rFonts w:cstheme="minorHAnsi"/>
            <w:bCs/>
            <w:lang w:val="en-US"/>
          </w:rPr>
          <w:delText>regarding</w:delText>
        </w:r>
        <w:r w:rsidR="00DF3D5A" w:rsidDel="00E301BA">
          <w:rPr>
            <w:rFonts w:cstheme="minorHAnsi"/>
            <w:bCs/>
            <w:lang w:val="en-US"/>
          </w:rPr>
          <w:delText xml:space="preserve"> different decision types</w:delText>
        </w:r>
      </w:del>
      <w:ins w:id="18" w:author="Microsoft Office User" w:date="2022-01-17T11:55:00Z">
        <w:r w:rsidR="00E301BA">
          <w:rPr>
            <w:rFonts w:cstheme="minorHAnsi"/>
            <w:bCs/>
            <w:lang w:val="en-US"/>
          </w:rPr>
          <w:t xml:space="preserve">yet inferring who has influence over group decisions </w:t>
        </w:r>
        <w:r w:rsidR="00915E7C">
          <w:rPr>
            <w:rFonts w:cstheme="minorHAnsi"/>
            <w:bCs/>
            <w:lang w:val="en-US"/>
          </w:rPr>
          <w:t xml:space="preserve">is challenging, </w:t>
        </w:r>
      </w:ins>
      <w:ins w:id="19" w:author="Microsoft Office User" w:date="2022-01-17T11:56:00Z">
        <w:r w:rsidR="00915E7C">
          <w:rPr>
            <w:rFonts w:cstheme="minorHAnsi"/>
            <w:bCs/>
            <w:lang w:val="en-US"/>
          </w:rPr>
          <w:t>largely due to the multifaceted nature of influence</w:t>
        </w:r>
      </w:ins>
      <w:r w:rsidR="00DF3D5A">
        <w:rPr>
          <w:rFonts w:cstheme="minorHAnsi"/>
          <w:bCs/>
          <w:lang w:val="en-US"/>
        </w:rPr>
        <w:t xml:space="preserve">. </w:t>
      </w:r>
      <w:ins w:id="20" w:author="Microsoft Office User" w:date="2022-01-17T11:56:00Z">
        <w:r w:rsidR="00915E7C">
          <w:rPr>
            <w:rFonts w:cstheme="minorHAnsi"/>
            <w:bCs/>
            <w:lang w:val="en-US"/>
          </w:rPr>
          <w:t>Here w</w:t>
        </w:r>
      </w:ins>
      <w:del w:id="21" w:author="Microsoft Office User" w:date="2022-01-17T11:56:00Z">
        <w:r w:rsidR="00DF3D5A" w:rsidDel="00915E7C">
          <w:rPr>
            <w:rFonts w:cstheme="minorHAnsi"/>
            <w:bCs/>
            <w:lang w:val="en-US"/>
          </w:rPr>
          <w:delText>W</w:delText>
        </w:r>
      </w:del>
      <w:r w:rsidR="00DF3D5A">
        <w:rPr>
          <w:rFonts w:cstheme="minorHAnsi"/>
          <w:bCs/>
          <w:lang w:val="en-US"/>
        </w:rPr>
        <w:t xml:space="preserve">e </w:t>
      </w:r>
      <w:r w:rsidR="009A4E01">
        <w:rPr>
          <w:rFonts w:cstheme="minorHAnsi"/>
          <w:bCs/>
          <w:lang w:val="en-US"/>
        </w:rPr>
        <w:t>collected high-resolution</w:t>
      </w:r>
      <w:ins w:id="22" w:author="Microsoft Office User" w:date="2022-01-17T11:53:00Z">
        <w:r w:rsidR="00E301BA">
          <w:rPr>
            <w:rFonts w:cstheme="minorHAnsi"/>
            <w:bCs/>
            <w:lang w:val="en-US"/>
          </w:rPr>
          <w:t xml:space="preserve"> (1 Hz)</w:t>
        </w:r>
      </w:ins>
      <w:r w:rsidR="009A4E01">
        <w:rPr>
          <w:rFonts w:cstheme="minorHAnsi"/>
          <w:bCs/>
          <w:lang w:val="en-US"/>
        </w:rPr>
        <w:t xml:space="preserve"> GPS </w:t>
      </w:r>
      <w:del w:id="23" w:author="Microsoft Office User" w:date="2022-01-17T11:53:00Z">
        <w:r w:rsidR="009A4E01" w:rsidDel="00E301BA">
          <w:rPr>
            <w:rFonts w:cstheme="minorHAnsi"/>
            <w:bCs/>
            <w:lang w:val="en-US"/>
          </w:rPr>
          <w:delText xml:space="preserve">tracks </w:delText>
        </w:r>
      </w:del>
      <w:ins w:id="24" w:author="Microsoft Office User" w:date="2022-01-17T11:53:00Z">
        <w:r w:rsidR="00E301BA">
          <w:rPr>
            <w:rFonts w:cstheme="minorHAnsi"/>
            <w:bCs/>
            <w:lang w:val="en-US"/>
          </w:rPr>
          <w:t>data</w:t>
        </w:r>
        <w:r w:rsidR="00E301BA">
          <w:rPr>
            <w:rFonts w:cstheme="minorHAnsi"/>
            <w:bCs/>
            <w:lang w:val="en-US"/>
          </w:rPr>
          <w:t xml:space="preserve"> </w:t>
        </w:r>
      </w:ins>
      <w:del w:id="25" w:author="Microsoft Office User" w:date="2022-01-17T11:53:00Z">
        <w:r w:rsidR="009A4E01" w:rsidDel="00E301BA">
          <w:rPr>
            <w:rFonts w:cstheme="minorHAnsi"/>
            <w:bCs/>
            <w:lang w:val="en-US"/>
          </w:rPr>
          <w:delText xml:space="preserve">of </w:delText>
        </w:r>
      </w:del>
      <w:ins w:id="26" w:author="Microsoft Office User" w:date="2022-01-17T11:53:00Z">
        <w:r w:rsidR="00E301BA">
          <w:rPr>
            <w:rFonts w:cstheme="minorHAnsi"/>
            <w:bCs/>
            <w:lang w:val="en-US"/>
          </w:rPr>
          <w:t>from</w:t>
        </w:r>
        <w:r w:rsidR="00E301BA">
          <w:rPr>
            <w:rFonts w:cstheme="minorHAnsi"/>
            <w:bCs/>
            <w:lang w:val="en-US"/>
          </w:rPr>
          <w:t xml:space="preserve"> </w:t>
        </w:r>
      </w:ins>
      <w:r w:rsidR="009A4E01">
        <w:rPr>
          <w:rFonts w:cstheme="minorHAnsi"/>
          <w:bCs/>
          <w:lang w:val="en-US"/>
        </w:rPr>
        <w:t>five meerkat groups during foraging and developed a method</w:t>
      </w:r>
      <w:r w:rsidR="00DF3D5A">
        <w:rPr>
          <w:rFonts w:cstheme="minorHAnsi"/>
          <w:bCs/>
          <w:lang w:val="en-US"/>
        </w:rPr>
        <w:t xml:space="preserve"> to </w:t>
      </w:r>
      <w:del w:id="27" w:author="Microsoft Office User" w:date="2022-01-17T11:54:00Z">
        <w:r w:rsidR="00DF3D5A" w:rsidDel="00E301BA">
          <w:rPr>
            <w:rFonts w:cstheme="minorHAnsi"/>
            <w:bCs/>
            <w:lang w:val="en-US"/>
          </w:rPr>
          <w:delText xml:space="preserve">compare </w:delText>
        </w:r>
      </w:del>
      <w:ins w:id="28" w:author="Microsoft Office User" w:date="2022-01-17T11:54:00Z">
        <w:r w:rsidR="00E301BA">
          <w:rPr>
            <w:rFonts w:cstheme="minorHAnsi"/>
            <w:bCs/>
            <w:lang w:val="en-US"/>
          </w:rPr>
          <w:t>quantify</w:t>
        </w:r>
        <w:r w:rsidR="00E301BA">
          <w:rPr>
            <w:rFonts w:cstheme="minorHAnsi"/>
            <w:bCs/>
            <w:lang w:val="en-US"/>
          </w:rPr>
          <w:t xml:space="preserve"> </w:t>
        </w:r>
      </w:ins>
      <w:del w:id="29" w:author="Microsoft Office User" w:date="2022-01-17T11:54:00Z">
        <w:r w:rsidR="00DF3D5A" w:rsidDel="00E301BA">
          <w:rPr>
            <w:rFonts w:cstheme="minorHAnsi"/>
            <w:bCs/>
            <w:lang w:val="en-US"/>
          </w:rPr>
          <w:delText xml:space="preserve">the </w:delText>
        </w:r>
      </w:del>
      <w:ins w:id="30" w:author="Microsoft Office User" w:date="2022-01-17T11:54:00Z">
        <w:r w:rsidR="00E301BA">
          <w:rPr>
            <w:rFonts w:cstheme="minorHAnsi"/>
            <w:bCs/>
            <w:lang w:val="en-US"/>
          </w:rPr>
          <w:t>individuals’</w:t>
        </w:r>
        <w:r w:rsidR="00E301BA">
          <w:rPr>
            <w:rFonts w:cstheme="minorHAnsi"/>
            <w:bCs/>
            <w:lang w:val="en-US"/>
          </w:rPr>
          <w:t xml:space="preserve"> </w:t>
        </w:r>
      </w:ins>
      <w:r w:rsidR="00DF3D5A">
        <w:rPr>
          <w:rFonts w:cstheme="minorHAnsi"/>
          <w:bCs/>
          <w:lang w:val="en-US"/>
        </w:rPr>
        <w:t xml:space="preserve">influence over </w:t>
      </w:r>
      <w:ins w:id="31" w:author="Microsoft Office User" w:date="2022-01-17T11:57:00Z">
        <w:r w:rsidR="00915E7C">
          <w:rPr>
            <w:rFonts w:cstheme="minorHAnsi"/>
            <w:bCs/>
            <w:lang w:val="en-US"/>
          </w:rPr>
          <w:t xml:space="preserve">both </w:t>
        </w:r>
      </w:ins>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del w:id="32" w:author="Microsoft Office User" w:date="2022-01-17T11:54:00Z">
        <w:r w:rsidR="00DF3D5A" w:rsidDel="00E301BA">
          <w:rPr>
            <w:rFonts w:cstheme="minorHAnsi"/>
            <w:bCs/>
            <w:lang w:val="en-US"/>
          </w:rPr>
          <w:delText xml:space="preserve"> of </w:delText>
        </w:r>
        <w:r w:rsidR="006C429D" w:rsidDel="00E301BA">
          <w:rPr>
            <w:rFonts w:cstheme="minorHAnsi"/>
            <w:bCs/>
            <w:lang w:val="en-US"/>
          </w:rPr>
          <w:delText>the different social statuses</w:delText>
        </w:r>
      </w:del>
      <w:r w:rsidR="006C429D">
        <w:rPr>
          <w:rFonts w:cstheme="minorHAnsi"/>
          <w:bCs/>
          <w:lang w:val="en-US"/>
        </w:rPr>
        <w:t xml:space="preserve">. </w:t>
      </w:r>
      <w:ins w:id="33" w:author="Microsoft Office User" w:date="2022-01-17T12:19:00Z">
        <w:r w:rsidR="002A57D3">
          <w:rPr>
            <w:rFonts w:cstheme="minorHAnsi"/>
            <w:bCs/>
            <w:lang w:val="en-US"/>
          </w:rPr>
          <w:t xml:space="preserve">We find that </w:t>
        </w:r>
      </w:ins>
      <w:ins w:id="34" w:author="Microsoft Office User" w:date="2022-01-17T12:20:00Z">
        <w:r w:rsidR="002A57D3">
          <w:rPr>
            <w:rFonts w:cstheme="minorHAnsi"/>
            <w:bCs/>
            <w:lang w:val="en-US"/>
          </w:rPr>
          <w:t xml:space="preserve">individuals’ </w:t>
        </w:r>
      </w:ins>
      <w:ins w:id="35" w:author="Microsoft Office User" w:date="2022-01-17T12:19:00Z">
        <w:r w:rsidR="002A57D3">
          <w:rPr>
            <w:rFonts w:cstheme="minorHAnsi"/>
            <w:bCs/>
            <w:lang w:val="en-US"/>
          </w:rPr>
          <w:t>influence over direction and speed</w:t>
        </w:r>
      </w:ins>
      <w:ins w:id="36" w:author="Microsoft Office User" w:date="2022-01-17T12:20:00Z">
        <w:r w:rsidR="002A57D3">
          <w:rPr>
            <w:rFonts w:cstheme="minorHAnsi"/>
            <w:bCs/>
            <w:lang w:val="en-US"/>
          </w:rPr>
          <w:t xml:space="preserve"> </w:t>
        </w:r>
      </w:ins>
      <w:ins w:id="37" w:author="Microsoft Office User" w:date="2022-01-17T12:30:00Z">
        <w:r w:rsidR="00EB5C5D">
          <w:rPr>
            <w:rFonts w:cstheme="minorHAnsi"/>
            <w:bCs/>
            <w:lang w:val="en-US"/>
          </w:rPr>
          <w:t>were</w:t>
        </w:r>
      </w:ins>
      <w:ins w:id="38" w:author="Microsoft Office User" w:date="2022-01-17T12:20:00Z">
        <w:r w:rsidR="002A57D3">
          <w:rPr>
            <w:rFonts w:cstheme="minorHAnsi"/>
            <w:bCs/>
            <w:lang w:val="en-US"/>
          </w:rPr>
          <w:t xml:space="preserve"> roughly correlated, but also exhibit</w:t>
        </w:r>
      </w:ins>
      <w:ins w:id="39" w:author="Microsoft Office User" w:date="2022-01-17T12:30:00Z">
        <w:r w:rsidR="00EB5C5D">
          <w:rPr>
            <w:rFonts w:cstheme="minorHAnsi"/>
            <w:bCs/>
            <w:lang w:val="en-US"/>
          </w:rPr>
          <w:t>ed</w:t>
        </w:r>
      </w:ins>
      <w:ins w:id="40" w:author="Microsoft Office User" w:date="2022-01-17T12:20:00Z">
        <w:r w:rsidR="002A57D3">
          <w:rPr>
            <w:rFonts w:cstheme="minorHAnsi"/>
            <w:bCs/>
            <w:lang w:val="en-US"/>
          </w:rPr>
          <w:t xml:space="preserve"> substantial variation.</w:t>
        </w:r>
      </w:ins>
      <w:ins w:id="41" w:author="Microsoft Office User" w:date="2022-01-17T12:19:00Z">
        <w:r w:rsidR="002A57D3">
          <w:rPr>
            <w:rFonts w:cstheme="minorHAnsi"/>
            <w:bCs/>
            <w:lang w:val="en-US"/>
          </w:rPr>
          <w:t xml:space="preserve"> </w:t>
        </w:r>
      </w:ins>
      <w:del w:id="42" w:author="Microsoft Office User" w:date="2022-01-17T12:18:00Z">
        <w:r w:rsidR="005B5924" w:rsidDel="002A57D3">
          <w:rPr>
            <w:rFonts w:cstheme="minorHAnsi"/>
            <w:bCs/>
            <w:lang w:val="en-US"/>
          </w:rPr>
          <w:delText xml:space="preserve">We </w:delText>
        </w:r>
      </w:del>
      <w:del w:id="43" w:author="Microsoft Office User" w:date="2022-01-17T11:59:00Z">
        <w:r w:rsidR="005B5924" w:rsidDel="00915E7C">
          <w:rPr>
            <w:rFonts w:cstheme="minorHAnsi"/>
            <w:bCs/>
            <w:lang w:val="en-US"/>
          </w:rPr>
          <w:delText xml:space="preserve">found </w:delText>
        </w:r>
      </w:del>
      <w:del w:id="44" w:author="Microsoft Office User" w:date="2022-01-17T12:18:00Z">
        <w:r w:rsidR="005B5924" w:rsidDel="002A57D3">
          <w:rPr>
            <w:rFonts w:cstheme="minorHAnsi"/>
            <w:bCs/>
            <w:lang w:val="en-US"/>
          </w:rPr>
          <w:delText xml:space="preserve">that the movement of individuals </w:delText>
        </w:r>
      </w:del>
      <w:del w:id="45" w:author="Microsoft Office User" w:date="2022-01-17T11:58:00Z">
        <w:r w:rsidR="005B5924" w:rsidDel="00915E7C">
          <w:rPr>
            <w:rFonts w:cstheme="minorHAnsi"/>
            <w:bCs/>
            <w:lang w:val="en-US"/>
          </w:rPr>
          <w:delText xml:space="preserve">in particular directions </w:delText>
        </w:r>
      </w:del>
      <w:del w:id="46" w:author="Microsoft Office User" w:date="2022-01-17T12:00:00Z">
        <w:r w:rsidR="005B5924" w:rsidDel="00915E7C">
          <w:rPr>
            <w:rFonts w:cstheme="minorHAnsi"/>
            <w:bCs/>
            <w:lang w:val="en-US"/>
          </w:rPr>
          <w:delText>was</w:delText>
        </w:r>
      </w:del>
      <w:del w:id="47" w:author="Microsoft Office User" w:date="2022-01-17T12:18:00Z">
        <w:r w:rsidR="005B5924" w:rsidDel="002A57D3">
          <w:rPr>
            <w:rFonts w:cstheme="minorHAnsi"/>
            <w:bCs/>
            <w:lang w:val="en-US"/>
          </w:rPr>
          <w:delText xml:space="preserve"> more important than their spatial location in influencing </w:delText>
        </w:r>
      </w:del>
      <w:del w:id="48" w:author="Microsoft Office User" w:date="2022-01-17T11:59:00Z">
        <w:r w:rsidR="005B5924" w:rsidDel="00915E7C">
          <w:rPr>
            <w:rFonts w:cstheme="minorHAnsi"/>
            <w:bCs/>
            <w:lang w:val="en-US"/>
          </w:rPr>
          <w:delText>group movement</w:delText>
        </w:r>
      </w:del>
      <w:del w:id="49" w:author="Microsoft Office User" w:date="2022-01-17T11:58:00Z">
        <w:r w:rsidR="005B5924" w:rsidDel="00915E7C">
          <w:rPr>
            <w:rFonts w:cstheme="minorHAnsi"/>
            <w:bCs/>
            <w:lang w:val="en-US"/>
          </w:rPr>
          <w:delText>, which reflects meerkat collective movement type</w:delText>
        </w:r>
      </w:del>
      <w:del w:id="50" w:author="Microsoft Office User" w:date="2022-01-17T12:18:00Z">
        <w:r w:rsidR="005B5924" w:rsidDel="002A57D3">
          <w:rPr>
            <w:rFonts w:cstheme="minorHAnsi"/>
            <w:bCs/>
            <w:lang w:val="en-US"/>
          </w:rPr>
          <w:delText xml:space="preserve">. </w:delText>
        </w:r>
      </w:del>
      <w:ins w:id="51" w:author="Microsoft Office User" w:date="2022-01-17T12:21:00Z">
        <w:r w:rsidR="002A57D3">
          <w:rPr>
            <w:rFonts w:cstheme="minorHAnsi"/>
            <w:bCs/>
            <w:lang w:val="en-US"/>
          </w:rPr>
          <w:t>Co</w:t>
        </w:r>
      </w:ins>
      <w:ins w:id="52" w:author="Microsoft Office User" w:date="2022-01-17T12:01:00Z">
        <w:r w:rsidR="001432AB">
          <w:rPr>
            <w:rFonts w:cstheme="minorHAnsi"/>
            <w:bCs/>
            <w:lang w:val="en-US"/>
          </w:rPr>
          <w:t>mparing patterns across social status classes</w:t>
        </w:r>
      </w:ins>
      <w:ins w:id="53" w:author="Microsoft Office User" w:date="2022-01-17T12:21:00Z">
        <w:r w:rsidR="002A57D3">
          <w:rPr>
            <w:rFonts w:cstheme="minorHAnsi"/>
            <w:bCs/>
            <w:lang w:val="en-US"/>
          </w:rPr>
          <w:t xml:space="preserve"> reveals that</w:t>
        </w:r>
      </w:ins>
      <w:ins w:id="54" w:author="Microsoft Office User" w:date="2022-01-17T12:00:00Z">
        <w:r w:rsidR="00915E7C">
          <w:rPr>
            <w:rFonts w:cstheme="minorHAnsi"/>
            <w:bCs/>
            <w:lang w:val="en-US"/>
          </w:rPr>
          <w:t xml:space="preserve"> </w:t>
        </w:r>
      </w:ins>
      <w:ins w:id="55" w:author="Microsoft Office User" w:date="2022-01-17T12:23:00Z">
        <w:r w:rsidR="008B7FAA">
          <w:rPr>
            <w:rFonts w:cstheme="minorHAnsi"/>
            <w:bCs/>
            <w:lang w:val="en-US"/>
          </w:rPr>
          <w:t xml:space="preserve">each group’s </w:t>
        </w:r>
      </w:ins>
      <w:ins w:id="56" w:author="Microsoft Office User" w:date="2022-01-17T12:00:00Z">
        <w:r w:rsidR="00915E7C">
          <w:rPr>
            <w:rFonts w:cstheme="minorHAnsi"/>
            <w:bCs/>
            <w:lang w:val="en-US"/>
          </w:rPr>
          <w:t>d</w:t>
        </w:r>
      </w:ins>
      <w:del w:id="57" w:author="Microsoft Office User" w:date="2022-01-17T12:00:00Z">
        <w:r w:rsidR="005B5924" w:rsidDel="00915E7C">
          <w:rPr>
            <w:rFonts w:cstheme="minorHAnsi"/>
            <w:bCs/>
            <w:lang w:val="en-US"/>
          </w:rPr>
          <w:delText>D</w:delText>
        </w:r>
      </w:del>
      <w:r w:rsidR="005B5924">
        <w:rPr>
          <w:rFonts w:cstheme="minorHAnsi"/>
          <w:bCs/>
          <w:lang w:val="en-US"/>
        </w:rPr>
        <w:t xml:space="preserve">ominant </w:t>
      </w:r>
      <w:r w:rsidR="006C429D">
        <w:rPr>
          <w:rFonts w:cstheme="minorHAnsi"/>
          <w:bCs/>
          <w:lang w:val="en-US"/>
        </w:rPr>
        <w:t>female</w:t>
      </w:r>
      <w:ins w:id="58" w:author="Microsoft Office User" w:date="2022-01-17T12:23:00Z">
        <w:r w:rsidR="008B7FAA">
          <w:rPr>
            <w:rFonts w:cstheme="minorHAnsi"/>
            <w:bCs/>
            <w:lang w:val="en-US"/>
          </w:rPr>
          <w:t xml:space="preserve"> </w:t>
        </w:r>
      </w:ins>
      <w:del w:id="59" w:author="Microsoft Office User" w:date="2022-01-17T12:23:00Z">
        <w:r w:rsidR="006C429D" w:rsidDel="008B7FAA">
          <w:rPr>
            <w:rFonts w:cstheme="minorHAnsi"/>
            <w:bCs/>
            <w:lang w:val="en-US"/>
          </w:rPr>
          <w:delText xml:space="preserve">s </w:delText>
        </w:r>
      </w:del>
      <w:r w:rsidR="006C429D">
        <w:rPr>
          <w:rFonts w:cstheme="minorHAnsi"/>
          <w:bCs/>
          <w:lang w:val="en-US"/>
        </w:rPr>
        <w:t>ha</w:t>
      </w:r>
      <w:ins w:id="60" w:author="Microsoft Office User" w:date="2022-01-17T12:23:00Z">
        <w:r w:rsidR="008B7FAA">
          <w:rPr>
            <w:rFonts w:cstheme="minorHAnsi"/>
            <w:bCs/>
            <w:lang w:val="en-US"/>
          </w:rPr>
          <w:t>d</w:t>
        </w:r>
      </w:ins>
      <w:del w:id="61" w:author="Microsoft Office User" w:date="2022-01-17T12:21:00Z">
        <w:r w:rsidR="005B5924" w:rsidDel="002A57D3">
          <w:rPr>
            <w:rFonts w:cstheme="minorHAnsi"/>
            <w:bCs/>
            <w:lang w:val="en-US"/>
          </w:rPr>
          <w:delText>d</w:delText>
        </w:r>
      </w:del>
      <w:r w:rsidR="006C429D">
        <w:rPr>
          <w:rFonts w:cstheme="minorHAnsi"/>
          <w:bCs/>
          <w:lang w:val="en-US"/>
        </w:rPr>
        <w:t xml:space="preserve"> </w:t>
      </w:r>
      <w:ins w:id="62" w:author="Microsoft Office User" w:date="2022-01-17T12:24:00Z">
        <w:r w:rsidR="008B7FAA">
          <w:rPr>
            <w:rFonts w:cstheme="minorHAnsi"/>
            <w:bCs/>
            <w:lang w:val="en-US"/>
          </w:rPr>
          <w:t xml:space="preserve">disproportionately </w:t>
        </w:r>
      </w:ins>
      <w:del w:id="63" w:author="Microsoft Office User" w:date="2022-01-17T12:21:00Z">
        <w:r w:rsidR="006C429D" w:rsidDel="008B7FAA">
          <w:rPr>
            <w:rFonts w:cstheme="minorHAnsi"/>
            <w:bCs/>
            <w:lang w:val="en-US"/>
          </w:rPr>
          <w:delText xml:space="preserve">disproportionately </w:delText>
        </w:r>
      </w:del>
      <w:r w:rsidR="006C429D">
        <w:rPr>
          <w:rFonts w:cstheme="minorHAnsi"/>
          <w:bCs/>
          <w:lang w:val="en-US"/>
        </w:rPr>
        <w:t>high influence</w:t>
      </w:r>
      <w:del w:id="64" w:author="Microsoft Office User" w:date="2022-01-17T12:05:00Z">
        <w:r w:rsidR="006C429D" w:rsidDel="001432AB">
          <w:rPr>
            <w:rFonts w:cstheme="minorHAnsi"/>
            <w:bCs/>
            <w:lang w:val="en-US"/>
          </w:rPr>
          <w:delText>s</w:delText>
        </w:r>
      </w:del>
      <w:r w:rsidR="006C429D">
        <w:rPr>
          <w:rFonts w:cstheme="minorHAnsi"/>
          <w:bCs/>
          <w:lang w:val="en-US"/>
        </w:rPr>
        <w:t xml:space="preserve"> over group direction compared to </w:t>
      </w:r>
      <w:del w:id="65" w:author="Microsoft Office User" w:date="2022-01-17T12:23:00Z">
        <w:r w:rsidR="006C429D" w:rsidDel="008B7FAA">
          <w:rPr>
            <w:rFonts w:cstheme="minorHAnsi"/>
            <w:bCs/>
            <w:lang w:val="en-US"/>
          </w:rPr>
          <w:delText>other social statuses</w:delText>
        </w:r>
      </w:del>
      <w:ins w:id="66" w:author="Microsoft Office User" w:date="2022-01-17T12:23:00Z">
        <w:r w:rsidR="008B7FAA">
          <w:rPr>
            <w:rFonts w:cstheme="minorHAnsi"/>
            <w:bCs/>
            <w:lang w:val="en-US"/>
          </w:rPr>
          <w:t>other individuals</w:t>
        </w:r>
      </w:ins>
      <w:r w:rsidR="006C429D">
        <w:rPr>
          <w:rFonts w:cstheme="minorHAnsi"/>
          <w:bCs/>
          <w:lang w:val="en-US"/>
        </w:rPr>
        <w:t>, but less</w:t>
      </w:r>
      <w:ins w:id="67" w:author="Microsoft Office User" w:date="2022-01-17T12:24:00Z">
        <w:r w:rsidR="008B7FAA">
          <w:rPr>
            <w:rFonts w:cstheme="minorHAnsi"/>
            <w:bCs/>
            <w:lang w:val="en-US"/>
          </w:rPr>
          <w:t xml:space="preserve"> consistent</w:t>
        </w:r>
      </w:ins>
      <w:ins w:id="68" w:author="Microsoft Office User" w:date="2022-01-17T12:25:00Z">
        <w:r w:rsidR="008B7FAA">
          <w:rPr>
            <w:rFonts w:cstheme="minorHAnsi"/>
            <w:bCs/>
            <w:lang w:val="en-US"/>
          </w:rPr>
          <w:t>ly</w:t>
        </w:r>
      </w:ins>
      <w:r w:rsidR="006C429D">
        <w:rPr>
          <w:rFonts w:cstheme="minorHAnsi"/>
          <w:bCs/>
          <w:lang w:val="en-US"/>
        </w:rPr>
        <w:t xml:space="preserve"> </w:t>
      </w:r>
      <w:del w:id="69" w:author="Microsoft Office User" w:date="2022-01-17T12:04:00Z">
        <w:r w:rsidR="006C429D" w:rsidDel="001432AB">
          <w:rPr>
            <w:rFonts w:cstheme="minorHAnsi"/>
            <w:bCs/>
            <w:lang w:val="en-US"/>
          </w:rPr>
          <w:delText xml:space="preserve">so </w:delText>
        </w:r>
      </w:del>
      <w:del w:id="70" w:author="Microsoft Office User" w:date="2022-01-17T12:25:00Z">
        <w:r w:rsidR="006C429D" w:rsidDel="008B7FAA">
          <w:rPr>
            <w:rFonts w:cstheme="minorHAnsi"/>
            <w:bCs/>
            <w:lang w:val="en-US"/>
          </w:rPr>
          <w:delText>over</w:delText>
        </w:r>
      </w:del>
      <w:ins w:id="71" w:author="Microsoft Office User" w:date="2022-01-17T12:25:00Z">
        <w:r w:rsidR="008B7FAA">
          <w:rPr>
            <w:rFonts w:cstheme="minorHAnsi"/>
            <w:bCs/>
            <w:lang w:val="en-US"/>
          </w:rPr>
          <w:t>influenced</w:t>
        </w:r>
      </w:ins>
      <w:r w:rsidR="006C429D">
        <w:rPr>
          <w:rFonts w:cstheme="minorHAnsi"/>
          <w:bCs/>
          <w:lang w:val="en-US"/>
        </w:rPr>
        <w:t xml:space="preserve"> group speed</w:t>
      </w:r>
      <w:ins w:id="72" w:author="Microsoft Office User" w:date="2022-01-17T12:00:00Z">
        <w:r w:rsidR="001432AB">
          <w:rPr>
            <w:rFonts w:cstheme="minorHAnsi"/>
            <w:bCs/>
            <w:lang w:val="en-US"/>
          </w:rPr>
          <w:t>.</w:t>
        </w:r>
      </w:ins>
      <w:del w:id="73" w:author="Microsoft Office User" w:date="2022-01-17T12:00:00Z">
        <w:r w:rsidR="005B5924" w:rsidDel="001432AB">
          <w:rPr>
            <w:rFonts w:cstheme="minorHAnsi"/>
            <w:bCs/>
            <w:lang w:val="en-US"/>
          </w:rPr>
          <w:delText>,</w:delText>
        </w:r>
      </w:del>
      <w:r w:rsidR="005B5924">
        <w:rPr>
          <w:rFonts w:cstheme="minorHAnsi"/>
          <w:bCs/>
          <w:lang w:val="en-US"/>
        </w:rPr>
        <w:t xml:space="preserve"> </w:t>
      </w:r>
      <w:ins w:id="74" w:author="Microsoft Office User" w:date="2022-01-17T12:10:00Z">
        <w:r w:rsidR="000862DE">
          <w:rPr>
            <w:rFonts w:cstheme="minorHAnsi"/>
            <w:bCs/>
            <w:lang w:val="en-US"/>
          </w:rPr>
          <w:t>Individuals</w:t>
        </w:r>
      </w:ins>
      <w:del w:id="75" w:author="Microsoft Office User" w:date="2022-01-17T12:02:00Z">
        <w:r w:rsidR="005B5924" w:rsidDel="001432AB">
          <w:rPr>
            <w:rFonts w:cstheme="minorHAnsi"/>
            <w:bCs/>
            <w:lang w:val="en-US"/>
          </w:rPr>
          <w:delText>which</w:delText>
        </w:r>
      </w:del>
      <w:del w:id="76" w:author="Microsoft Office User" w:date="2022-01-17T12:05:00Z">
        <w:r w:rsidR="005B5924" w:rsidDel="001432AB">
          <w:rPr>
            <w:rFonts w:cstheme="minorHAnsi"/>
            <w:bCs/>
            <w:lang w:val="en-US"/>
          </w:rPr>
          <w:delText xml:space="preserve"> might be an effect of experience or a way to gain access to better resources.</w:delText>
        </w:r>
        <w:r w:rsidR="006C429D" w:rsidDel="001432AB">
          <w:rPr>
            <w:rFonts w:cstheme="minorHAnsi"/>
            <w:bCs/>
            <w:lang w:val="en-US"/>
          </w:rPr>
          <w:delText xml:space="preserve"> </w:delText>
        </w:r>
      </w:del>
      <w:del w:id="77" w:author="Microsoft Office User" w:date="2022-01-17T12:10:00Z">
        <w:r w:rsidR="005B5924" w:rsidDel="000862DE">
          <w:rPr>
            <w:rFonts w:cstheme="minorHAnsi"/>
            <w:bCs/>
            <w:lang w:val="en-US"/>
          </w:rPr>
          <w:delText>Finally,</w:delText>
        </w:r>
        <w:r w:rsidR="006C429D" w:rsidDel="000862DE">
          <w:rPr>
            <w:rFonts w:cstheme="minorHAnsi"/>
            <w:bCs/>
            <w:lang w:val="en-US"/>
          </w:rPr>
          <w:delText xml:space="preserve"> individuals</w:delText>
        </w:r>
      </w:del>
      <w:r w:rsidR="006C429D">
        <w:rPr>
          <w:rFonts w:cstheme="minorHAnsi"/>
          <w:bCs/>
          <w:lang w:val="en-US"/>
        </w:rPr>
        <w:t xml:space="preserve"> with high influence were </w:t>
      </w:r>
      <w:ins w:id="78" w:author="Microsoft Office User" w:date="2022-01-17T12:25:00Z">
        <w:r w:rsidR="008B7FAA">
          <w:rPr>
            <w:rFonts w:cstheme="minorHAnsi"/>
            <w:bCs/>
            <w:lang w:val="en-US"/>
          </w:rPr>
          <w:t xml:space="preserve">also </w:t>
        </w:r>
      </w:ins>
      <w:r w:rsidR="006C429D">
        <w:rPr>
          <w:rFonts w:cstheme="minorHAnsi"/>
          <w:bCs/>
          <w:lang w:val="en-US"/>
        </w:rPr>
        <w:t xml:space="preserve">not </w:t>
      </w:r>
      <w:r w:rsidR="003A035F">
        <w:rPr>
          <w:rFonts w:cstheme="minorHAnsi"/>
          <w:bCs/>
          <w:lang w:val="en-US"/>
        </w:rPr>
        <w:t>necessarily the ones who spent more time in the front of the group</w:t>
      </w:r>
      <w:r w:rsidR="005B5924">
        <w:rPr>
          <w:rFonts w:cstheme="minorHAnsi"/>
          <w:bCs/>
          <w:lang w:val="en-US"/>
        </w:rPr>
        <w:t>, challenging this common assumption</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del w:id="79" w:author="Microsoft Office User" w:date="2022-01-17T12:10:00Z">
        <w:r w:rsidR="005B5924" w:rsidDel="000862DE">
          <w:rPr>
            <w:rFonts w:cstheme="minorHAnsi"/>
            <w:bCs/>
            <w:lang w:val="en-US"/>
          </w:rPr>
          <w:delText>method</w:delText>
        </w:r>
        <w:r w:rsidR="002C76E0" w:rsidDel="000862DE">
          <w:rPr>
            <w:rFonts w:cstheme="minorHAnsi"/>
            <w:bCs/>
            <w:lang w:val="en-US"/>
          </w:rPr>
          <w:delText xml:space="preserve"> </w:delText>
        </w:r>
      </w:del>
      <w:ins w:id="80" w:author="Microsoft Office User" w:date="2022-01-17T12:10:00Z">
        <w:r w:rsidR="000862DE">
          <w:rPr>
            <w:rFonts w:cstheme="minorHAnsi"/>
            <w:bCs/>
            <w:lang w:val="en-US"/>
          </w:rPr>
          <w:t>results</w:t>
        </w:r>
        <w:r w:rsidR="000862DE">
          <w:rPr>
            <w:rFonts w:cstheme="minorHAnsi"/>
            <w:bCs/>
            <w:lang w:val="en-US"/>
          </w:rPr>
          <w:t xml:space="preserve"> </w:t>
        </w:r>
      </w:ins>
      <w:r w:rsidR="002C76E0">
        <w:rPr>
          <w:rFonts w:cstheme="minorHAnsi"/>
          <w:bCs/>
          <w:lang w:val="en-US"/>
        </w:rPr>
        <w:t>emphasize</w:t>
      </w:r>
      <w:del w:id="81" w:author="Microsoft Office User" w:date="2022-01-17T12:10:00Z">
        <w:r w:rsidR="005B5924" w:rsidDel="000862DE">
          <w:rPr>
            <w:rFonts w:cstheme="minorHAnsi"/>
            <w:bCs/>
            <w:lang w:val="en-US"/>
          </w:rPr>
          <w:delText>s</w:delText>
        </w:r>
      </w:del>
      <w:r w:rsidR="002C76E0">
        <w:rPr>
          <w:rFonts w:cstheme="minorHAnsi"/>
          <w:bCs/>
          <w:lang w:val="en-US"/>
        </w:rPr>
        <w:t xml:space="preserve"> the importance of </w:t>
      </w:r>
      <w:del w:id="82" w:author="Microsoft Office User" w:date="2022-01-17T12:11:00Z">
        <w:r w:rsidR="002C76E0" w:rsidDel="000862DE">
          <w:rPr>
            <w:rFonts w:cstheme="minorHAnsi"/>
            <w:bCs/>
            <w:lang w:val="en-US"/>
          </w:rPr>
          <w:delText xml:space="preserve">using </w:delText>
        </w:r>
      </w:del>
      <w:ins w:id="83" w:author="Microsoft Office User" w:date="2022-01-17T12:13:00Z">
        <w:r w:rsidR="00736C12">
          <w:rPr>
            <w:rFonts w:cstheme="minorHAnsi"/>
            <w:bCs/>
            <w:lang w:val="en-US"/>
          </w:rPr>
          <w:t>integrating</w:t>
        </w:r>
      </w:ins>
      <w:ins w:id="84" w:author="Microsoft Office User" w:date="2022-01-17T12:11:00Z">
        <w:r w:rsidR="000862DE">
          <w:rPr>
            <w:rFonts w:cstheme="minorHAnsi"/>
            <w:bCs/>
            <w:lang w:val="en-US"/>
          </w:rPr>
          <w:t xml:space="preserve"> </w:t>
        </w:r>
      </w:ins>
      <w:del w:id="85" w:author="Microsoft Office User" w:date="2022-01-17T12:13:00Z">
        <w:r w:rsidR="002C76E0" w:rsidDel="00736C12">
          <w:rPr>
            <w:rFonts w:cstheme="minorHAnsi"/>
            <w:bCs/>
            <w:lang w:val="en-US"/>
          </w:rPr>
          <w:delText xml:space="preserve">different </w:delText>
        </w:r>
      </w:del>
      <w:ins w:id="86" w:author="Microsoft Office User" w:date="2022-01-17T12:13:00Z">
        <w:r w:rsidR="00736C12">
          <w:rPr>
            <w:rFonts w:cstheme="minorHAnsi"/>
            <w:bCs/>
            <w:lang w:val="en-US"/>
          </w:rPr>
          <w:t>multiple</w:t>
        </w:r>
        <w:r w:rsidR="00736C12">
          <w:rPr>
            <w:rFonts w:cstheme="minorHAnsi"/>
            <w:bCs/>
            <w:lang w:val="en-US"/>
          </w:rPr>
          <w:t xml:space="preserve"> </w:t>
        </w:r>
      </w:ins>
      <w:r w:rsidR="002C76E0">
        <w:rPr>
          <w:rFonts w:cstheme="minorHAnsi"/>
          <w:bCs/>
          <w:lang w:val="en-US"/>
        </w:rPr>
        <w:t>perspectives when inferring influence</w:t>
      </w:r>
      <w:del w:id="87" w:author="Microsoft Office User" w:date="2022-01-17T12:13:00Z">
        <w:r w:rsidR="002C76E0" w:rsidDel="00736C12">
          <w:rPr>
            <w:rFonts w:cstheme="minorHAnsi"/>
            <w:bCs/>
            <w:lang w:val="en-US"/>
          </w:rPr>
          <w:delText xml:space="preserve"> </w:delText>
        </w:r>
      </w:del>
      <w:ins w:id="88" w:author="Microsoft Office User" w:date="2022-01-17T12:13:00Z">
        <w:r w:rsidR="00736C12">
          <w:rPr>
            <w:rFonts w:cstheme="minorHAnsi"/>
            <w:bCs/>
            <w:lang w:val="en-US"/>
          </w:rPr>
          <w:t xml:space="preserve"> over group decisions</w:t>
        </w:r>
      </w:ins>
      <w:del w:id="89" w:author="Microsoft Office User" w:date="2022-01-17T12:13:00Z">
        <w:r w:rsidR="002C76E0" w:rsidDel="00736C12">
          <w:rPr>
            <w:rFonts w:cstheme="minorHAnsi"/>
            <w:bCs/>
            <w:lang w:val="en-US"/>
          </w:rPr>
          <w:delText>patterns</w:delText>
        </w:r>
      </w:del>
      <w:ins w:id="90" w:author="Microsoft Office User" w:date="2022-01-17T12:11:00Z">
        <w:r w:rsidR="000862DE">
          <w:rPr>
            <w:rFonts w:cstheme="minorHAnsi"/>
            <w:bCs/>
            <w:lang w:val="en-US"/>
          </w:rPr>
          <w:t xml:space="preserve">, and provide a </w:t>
        </w:r>
      </w:ins>
      <w:ins w:id="91" w:author="Microsoft Office User" w:date="2022-01-17T12:14:00Z">
        <w:r w:rsidR="00736C12">
          <w:rPr>
            <w:rFonts w:cstheme="minorHAnsi"/>
            <w:bCs/>
            <w:lang w:val="en-US"/>
          </w:rPr>
          <w:t>general</w:t>
        </w:r>
      </w:ins>
      <w:ins w:id="92" w:author="Microsoft Office User" w:date="2022-01-17T12:11:00Z">
        <w:r w:rsidR="000862DE">
          <w:rPr>
            <w:rFonts w:cstheme="minorHAnsi"/>
            <w:bCs/>
            <w:lang w:val="en-US"/>
          </w:rPr>
          <w:t xml:space="preserve"> </w:t>
        </w:r>
      </w:ins>
      <w:ins w:id="93" w:author="Microsoft Office User" w:date="2022-01-17T12:26:00Z">
        <w:r w:rsidR="008B7FAA">
          <w:rPr>
            <w:rFonts w:cstheme="minorHAnsi"/>
            <w:bCs/>
            <w:lang w:val="en-US"/>
          </w:rPr>
          <w:t>approach</w:t>
        </w:r>
      </w:ins>
      <w:ins w:id="94" w:author="Microsoft Office User" w:date="2022-01-17T12:11:00Z">
        <w:r w:rsidR="000862DE">
          <w:rPr>
            <w:rFonts w:cstheme="minorHAnsi"/>
            <w:bCs/>
            <w:lang w:val="en-US"/>
          </w:rPr>
          <w:t xml:space="preserve"> </w:t>
        </w:r>
      </w:ins>
      <w:ins w:id="95" w:author="Microsoft Office User" w:date="2022-01-17T12:12:00Z">
        <w:r w:rsidR="00736C12">
          <w:rPr>
            <w:rFonts w:cstheme="minorHAnsi"/>
            <w:bCs/>
            <w:lang w:val="en-US"/>
          </w:rPr>
          <w:t xml:space="preserve">which </w:t>
        </w:r>
      </w:ins>
      <w:ins w:id="96" w:author="Microsoft Office User" w:date="2022-01-17T12:26:00Z">
        <w:r w:rsidR="008B7FAA">
          <w:rPr>
            <w:rFonts w:cstheme="minorHAnsi"/>
            <w:bCs/>
            <w:lang w:val="en-US"/>
          </w:rPr>
          <w:t>can</w:t>
        </w:r>
      </w:ins>
      <w:ins w:id="97" w:author="Microsoft Office User" w:date="2022-01-17T12:12:00Z">
        <w:r w:rsidR="00736C12">
          <w:rPr>
            <w:rFonts w:cstheme="minorHAnsi"/>
            <w:bCs/>
            <w:lang w:val="en-US"/>
          </w:rPr>
          <w:t xml:space="preserve"> be</w:t>
        </w:r>
      </w:ins>
      <w:ins w:id="98" w:author="Microsoft Office User" w:date="2022-01-17T12:13:00Z">
        <w:r w:rsidR="00736C12">
          <w:rPr>
            <w:rFonts w:cstheme="minorHAnsi"/>
            <w:bCs/>
            <w:lang w:val="en-US"/>
          </w:rPr>
          <w:t xml:space="preserve"> applied</w:t>
        </w:r>
      </w:ins>
      <w:del w:id="99" w:author="Microsoft Office User" w:date="2022-01-17T12:12:00Z">
        <w:r w:rsidR="005B5924" w:rsidDel="00736C12">
          <w:rPr>
            <w:rFonts w:cstheme="minorHAnsi"/>
            <w:bCs/>
            <w:lang w:val="en-US"/>
          </w:rPr>
          <w:delText xml:space="preserve"> and could be generalized</w:delText>
        </w:r>
      </w:del>
      <w:r w:rsidR="005B5924">
        <w:rPr>
          <w:rFonts w:cstheme="minorHAnsi"/>
          <w:bCs/>
          <w:lang w:val="en-US"/>
        </w:rPr>
        <w:t xml:space="preserve"> to other species.</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100"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4C1CDC2B" w:rsidR="00CC6EA4" w:rsidRDefault="00CC6EA4" w:rsidP="00CC6EA4">
      <w:pPr>
        <w:spacing w:line="360" w:lineRule="auto"/>
        <w:jc w:val="both"/>
        <w:rPr>
          <w:rFonts w:cstheme="minorHAnsi"/>
          <w:lang w:val="en-US"/>
        </w:rPr>
      </w:pPr>
      <w:bookmarkStart w:id="101" w:name="_Hlk89330731"/>
      <w:bookmarkEnd w:id="100"/>
      <w:r w:rsidRPr="006D69C5">
        <w:rPr>
          <w:rFonts w:cstheme="minorHAnsi"/>
          <w:lang w:val="en-US"/>
        </w:rPr>
        <w:t xml:space="preserve">In wild social animals, individuals often </w:t>
      </w:r>
      <w:del w:id="102" w:author="Microsoft Office User" w:date="2022-01-17T13:59:00Z">
        <w:r w:rsidRPr="006D69C5" w:rsidDel="00EC0FD9">
          <w:rPr>
            <w:rFonts w:cstheme="minorHAnsi"/>
            <w:lang w:val="en-US"/>
          </w:rPr>
          <w:delText xml:space="preserve">have </w:delText>
        </w:r>
      </w:del>
      <w:ins w:id="103" w:author="Microsoft Office User" w:date="2022-01-17T13:59:00Z">
        <w:r w:rsidR="00EC0FD9">
          <w:rPr>
            <w:rFonts w:cstheme="minorHAnsi"/>
            <w:lang w:val="en-US"/>
          </w:rPr>
          <w:t>make</w:t>
        </w:r>
        <w:r w:rsidR="00EC0FD9" w:rsidRPr="006D69C5">
          <w:rPr>
            <w:rFonts w:cstheme="minorHAnsi"/>
            <w:lang w:val="en-US"/>
          </w:rPr>
          <w:t xml:space="preserve"> </w:t>
        </w:r>
      </w:ins>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Strandburg-Peshkin</w:t>
      </w:r>
      <w:proofErr w:type="spellEnd"/>
      <w:r w:rsidR="0043299C" w:rsidRPr="0043299C">
        <w:rPr>
          <w:rFonts w:ascii="Calibri" w:hAnsi="Calibri" w:cs="Calibri"/>
          <w:lang w:val="en-US"/>
        </w:rPr>
        <w:t xml:space="preserve"> et al. 2018; Garland et al. 2018)</w:t>
      </w:r>
      <w:r w:rsidRPr="006D69C5">
        <w:rPr>
          <w:rFonts w:cstheme="minorHAnsi"/>
          <w:lang w:val="en-US"/>
        </w:rPr>
        <w:fldChar w:fldCharType="end"/>
      </w:r>
      <w:r>
        <w:rPr>
          <w:rFonts w:cstheme="minorHAnsi"/>
          <w:lang w:val="en-US"/>
        </w:rPr>
        <w:t xml:space="preserve">. </w:t>
      </w:r>
      <w:commentRangeStart w:id="104"/>
      <w:r w:rsidRPr="006D69C5">
        <w:rPr>
          <w:rFonts w:cstheme="minorHAnsi"/>
          <w:lang w:val="en-US"/>
        </w:rPr>
        <w:t xml:space="preserve">In recent years, there has been a surge in studies </w:t>
      </w:r>
      <w:r>
        <w:rPr>
          <w:rFonts w:cstheme="minorHAnsi"/>
          <w:lang w:val="en-US"/>
        </w:rPr>
        <w:t>assessing</w:t>
      </w:r>
      <w:r w:rsidRPr="006D69C5">
        <w:rPr>
          <w:rFonts w:cstheme="minorHAnsi"/>
          <w:lang w:val="en-US"/>
        </w:rPr>
        <w:t xml:space="preserve"> influence dynamics in wild animal groups</w:t>
      </w:r>
      <w:r>
        <w:rPr>
          <w:rFonts w:cstheme="minorHAnsi"/>
          <w:lang w:val="en-US"/>
        </w:rPr>
        <w:t xml:space="preserve"> during movement</w:t>
      </w:r>
      <w:r w:rsidRPr="006D69C5">
        <w:rPr>
          <w:rFonts w:cstheme="minorHAnsi"/>
          <w:lang w:val="en-US"/>
        </w:rPr>
        <w:t xml:space="preserve">, </w:t>
      </w:r>
      <w:ins w:id="105" w:author="Microsoft Office User" w:date="2022-01-17T13:59:00Z">
        <w:r w:rsidR="00EC0FD9">
          <w:rPr>
            <w:rFonts w:cstheme="minorHAnsi"/>
            <w:lang w:val="en-US"/>
          </w:rPr>
          <w:t xml:space="preserve">in part </w:t>
        </w:r>
      </w:ins>
      <w:r w:rsidRPr="006D69C5">
        <w:rPr>
          <w:rFonts w:cstheme="minorHAnsi"/>
          <w:lang w:val="en-US"/>
        </w:rPr>
        <w:t xml:space="preserve">thanks to a reduction in cost and size of tracking technologies allowing the simultaneous recording of multiple individuals </w:t>
      </w:r>
      <w:r w:rsidRPr="006D69C5">
        <w:rPr>
          <w:rFonts w:cstheme="minorHAnsi"/>
          <w:lang w:val="en-US"/>
        </w:rPr>
        <w:fldChar w:fldCharType="begin"/>
      </w:r>
      <w:r w:rsidR="0043299C">
        <w:rPr>
          <w:rFonts w:cstheme="minorHAnsi"/>
          <w:lang w:val="en-US"/>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(Hughey et al. 2018)</w:t>
      </w:r>
      <w:r w:rsidRPr="006D69C5">
        <w:rPr>
          <w:rFonts w:cstheme="minorHAnsi"/>
          <w:lang w:val="en-US"/>
        </w:rPr>
        <w:fldChar w:fldCharType="end"/>
      </w:r>
      <w:r w:rsidRPr="006D69C5">
        <w:rPr>
          <w:rFonts w:cstheme="minorHAnsi"/>
          <w:lang w:val="en-US"/>
        </w:rPr>
        <w:t xml:space="preserve">. </w:t>
      </w:r>
      <w:commentRangeEnd w:id="104"/>
      <w:r w:rsidR="00EC0FD9">
        <w:rPr>
          <w:rStyle w:val="CommentReference"/>
          <w:lang w:val="en-CA" w:bidi="he-IL"/>
        </w:rPr>
        <w:commentReference w:id="104"/>
      </w:r>
      <w:del w:id="106" w:author="Microsoft Office User" w:date="2022-01-17T14:03:00Z">
        <w:r w:rsidDel="00EC0FD9">
          <w:rPr>
            <w:rFonts w:cstheme="minorHAnsi"/>
            <w:lang w:val="en-US"/>
          </w:rPr>
          <w:delText>Such studies have</w:delText>
        </w:r>
      </w:del>
      <w:ins w:id="107" w:author="Microsoft Office User" w:date="2022-01-17T14:03:00Z">
        <w:r w:rsidR="00EC0FD9">
          <w:rPr>
            <w:rFonts w:cstheme="minorHAnsi"/>
            <w:lang w:val="en-US"/>
          </w:rPr>
          <w:t>Studies of influence over collective movement have</w:t>
        </w:r>
      </w:ins>
      <w:r>
        <w:rPr>
          <w:rFonts w:cstheme="minorHAnsi"/>
          <w:lang w:val="en-US"/>
        </w:rPr>
        <w:t xml:space="preserve"> </w:t>
      </w:r>
      <w:del w:id="108" w:author="Microsoft Office User" w:date="2022-01-17T14:00:00Z">
        <w:r w:rsidDel="00EC0FD9">
          <w:rPr>
            <w:rFonts w:cstheme="minorHAnsi"/>
            <w:lang w:val="en-US"/>
          </w:rPr>
          <w:delText xml:space="preserve">been </w:delText>
        </w:r>
      </w:del>
      <w:ins w:id="109" w:author="Microsoft Office User" w:date="2022-01-17T14:00:00Z">
        <w:r w:rsidR="00EC0FD9">
          <w:rPr>
            <w:rFonts w:cstheme="minorHAnsi"/>
            <w:lang w:val="en-US"/>
          </w:rPr>
          <w:t>often</w:t>
        </w:r>
        <w:r w:rsidR="00EC0FD9">
          <w:rPr>
            <w:rFonts w:cstheme="minorHAnsi"/>
            <w:lang w:val="en-US"/>
          </w:rPr>
          <w:t xml:space="preserve"> </w:t>
        </w:r>
      </w:ins>
      <w:r>
        <w:rPr>
          <w:rFonts w:cstheme="minorHAnsi"/>
          <w:lang w:val="en-US"/>
        </w:rPr>
        <w:t>look</w:t>
      </w:r>
      <w:ins w:id="110" w:author="Microsoft Office User" w:date="2022-01-17T14:00:00Z">
        <w:r w:rsidR="00EC0FD9">
          <w:rPr>
            <w:rFonts w:cstheme="minorHAnsi"/>
            <w:lang w:val="en-US"/>
          </w:rPr>
          <w:t>ed</w:t>
        </w:r>
      </w:ins>
      <w:del w:id="111" w:author="Microsoft Office User" w:date="2022-01-17T14:00:00Z">
        <w:r w:rsidDel="00EC0FD9">
          <w:rPr>
            <w:rFonts w:cstheme="minorHAnsi"/>
            <w:lang w:val="en-US"/>
          </w:rPr>
          <w:delText>ing</w:delText>
        </w:r>
      </w:del>
      <w:r>
        <w:rPr>
          <w:rFonts w:cstheme="minorHAnsi"/>
          <w:lang w:val="en-US"/>
        </w:rPr>
        <w:t xml:space="preserve"> separately at questions </w:t>
      </w:r>
      <w:del w:id="112" w:author="Microsoft Office User" w:date="2022-01-17T14:00:00Z">
        <w:r w:rsidDel="00EC0FD9">
          <w:rPr>
            <w:rFonts w:cstheme="minorHAnsi"/>
            <w:lang w:val="en-US"/>
          </w:rPr>
          <w:delText xml:space="preserve">like </w:delText>
        </w:r>
      </w:del>
      <w:ins w:id="113" w:author="Microsoft Office User" w:date="2022-01-17T14:00:00Z">
        <w:r w:rsidR="00EC0FD9">
          <w:rPr>
            <w:rFonts w:cstheme="minorHAnsi"/>
            <w:lang w:val="en-US"/>
          </w:rPr>
          <w:t>such as</w:t>
        </w:r>
        <w:r w:rsidR="00EC0FD9">
          <w:rPr>
            <w:rFonts w:cstheme="minorHAnsi"/>
            <w:lang w:val="en-US"/>
          </w:rPr>
          <w:t xml:space="preserve"> </w:t>
        </w:r>
      </w:ins>
      <w:r>
        <w:rPr>
          <w:rFonts w:cstheme="minorHAnsi"/>
          <w:lang w:val="en-US"/>
        </w:rPr>
        <w:t>who has influence over direction of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{"citationID":"Ih2thSnQ","properties":{"formattedCitation":"(Kerth et al. 2006; Nagy et al. 2010; Giuggioli et al. 2015)","plainCitation":"(Kerth et al. 2006; Nagy et al. 2010; Giuggioli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Kerth</w:t>
      </w:r>
      <w:proofErr w:type="spellEnd"/>
      <w:r w:rsidR="0043299C" w:rsidRPr="0043299C">
        <w:rPr>
          <w:rFonts w:ascii="Calibri" w:hAnsi="Calibri" w:cs="Calibri"/>
          <w:lang w:val="en-US"/>
        </w:rPr>
        <w:t xml:space="preserve"> et al. 2006; Nagy et al. 2010; </w:t>
      </w:r>
      <w:proofErr w:type="spellStart"/>
      <w:r w:rsidR="0043299C" w:rsidRPr="0043299C">
        <w:rPr>
          <w:rFonts w:ascii="Calibri" w:hAnsi="Calibri" w:cs="Calibri"/>
          <w:lang w:val="en-US"/>
        </w:rPr>
        <w:t>Giuggioli</w:t>
      </w:r>
      <w:proofErr w:type="spellEnd"/>
      <w:r w:rsidR="0043299C" w:rsidRPr="0043299C">
        <w:rPr>
          <w:rFonts w:ascii="Calibri" w:hAnsi="Calibri" w:cs="Calibri"/>
          <w:lang w:val="en-US"/>
        </w:rPr>
        <w:t xml:space="preserve"> et al. 2015)</w:t>
      </w:r>
      <w:r w:rsidRPr="006D69C5">
        <w:rPr>
          <w:rFonts w:cstheme="minorHAnsi"/>
          <w:lang w:val="en-US"/>
        </w:rPr>
        <w:fldChar w:fldCharType="end"/>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Strandburg-Peshkin</w:t>
      </w:r>
      <w:proofErr w:type="spellEnd"/>
      <w:r w:rsidR="0043299C" w:rsidRPr="0043299C">
        <w:rPr>
          <w:rFonts w:ascii="Calibri" w:hAnsi="Calibri" w:cs="Calibri"/>
          <w:lang w:val="en-US"/>
        </w:rPr>
        <w:t xml:space="preserve"> et al. 2015; Tokuyama and </w:t>
      </w:r>
      <w:proofErr w:type="spellStart"/>
      <w:r w:rsidR="0043299C" w:rsidRPr="0043299C">
        <w:rPr>
          <w:rFonts w:ascii="Calibri" w:hAnsi="Calibri" w:cs="Calibri"/>
          <w:lang w:val="en-US"/>
        </w:rPr>
        <w:t>Furuichi</w:t>
      </w:r>
      <w:proofErr w:type="spellEnd"/>
      <w:r w:rsidR="0043299C" w:rsidRPr="0043299C">
        <w:rPr>
          <w:rFonts w:ascii="Calibri" w:hAnsi="Calibri" w:cs="Calibri"/>
          <w:lang w:val="en-US"/>
        </w:rPr>
        <w:t xml:space="preserve"> 2017; </w:t>
      </w:r>
      <w:proofErr w:type="spellStart"/>
      <w:r w:rsidR="0043299C" w:rsidRPr="0043299C">
        <w:rPr>
          <w:rFonts w:ascii="Calibri" w:hAnsi="Calibri" w:cs="Calibri"/>
          <w:lang w:val="en-US"/>
        </w:rPr>
        <w:t>Montanari</w:t>
      </w:r>
      <w:proofErr w:type="spellEnd"/>
      <w:r w:rsidR="0043299C" w:rsidRPr="0043299C">
        <w:rPr>
          <w:rFonts w:ascii="Calibri" w:hAnsi="Calibri" w:cs="Calibri"/>
          <w:lang w:val="en-US"/>
        </w:rPr>
        <w:t xml:space="preserve"> et al. 2021)</w:t>
      </w:r>
      <w:r w:rsidRPr="006D69C5">
        <w:rPr>
          <w:rFonts w:cstheme="minorHAnsi"/>
          <w:lang w:val="en-US"/>
        </w:rPr>
        <w:fldChar w:fldCharType="end"/>
      </w:r>
      <w:r>
        <w:rPr>
          <w:rFonts w:cstheme="minorHAnsi"/>
          <w:lang w:val="en-US"/>
        </w:rPr>
        <w:t xml:space="preserve">, or who is in the front of the group </w:t>
      </w:r>
      <w:r>
        <w:rPr>
          <w:rFonts w:cstheme="minorHAnsi"/>
          <w:lang w:val="en-US"/>
        </w:rPr>
        <w:fldChar w:fldCharType="begin"/>
      </w:r>
      <w:r w:rsidR="0043299C">
        <w:rPr>
          <w:rFonts w:cstheme="minorHAnsi"/>
          <w:lang w:val="en-US"/>
        </w:rPr>
        <w:instrText xml:space="preserve"> ADDIN ZOTERO_ITEM CSL_CITATION {"citationID":"2oM2v82z","properties":{"formattedCitation":"(Lewis et al. 2011; Van Belle et al. 2013; Smith et al. 2015)","plainCitation":"(Lewis et al. 2011; Van Belle et al. 2013; Smith et al. 2015)","noteIndex":0},"citationItems":[{"id":2781,"uris":["http://zotero.org/users/5080349/items/BXEG5EAS"],"uri":["http://zotero.org/users/5080349/items/BXEG5EAS"],"itemData":{"id":2781,"type":"article-journal","abstract":"Leadership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w:instrText>
      </w:r>
      <w:r w:rsidR="0043299C" w:rsidRPr="0043299C">
        <w:rPr>
          <w:rFonts w:cstheme="minorHAnsi"/>
        </w:rPr>
        <w:instrText xml:space="preserve">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A."}],"issued":{"date-parts":[["2013",1,1]]}}}],"schema":"https://github.com/citation-style-language/schema/raw/master/csl-citation.json"} </w:instrText>
      </w:r>
      <w:r>
        <w:rPr>
          <w:rFonts w:cstheme="minorHAnsi"/>
          <w:lang w:val="en-US"/>
        </w:rPr>
        <w:fldChar w:fldCharType="separate"/>
      </w:r>
      <w:r w:rsidR="0043299C" w:rsidRPr="0043299C">
        <w:rPr>
          <w:rFonts w:ascii="Calibri" w:hAnsi="Calibri" w:cs="Calibri"/>
        </w:rPr>
        <w:t>(Lewis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Papageorgiou</w:t>
      </w:r>
      <w:proofErr w:type="spellEnd"/>
      <w:r w:rsidR="0043299C" w:rsidRPr="0043299C">
        <w:rPr>
          <w:rFonts w:ascii="Calibri" w:hAnsi="Calibri" w:cs="Calibri"/>
          <w:lang w:val="en-US"/>
        </w:rPr>
        <w:t xml:space="preserve"> and </w:t>
      </w:r>
      <w:proofErr w:type="spellStart"/>
      <w:r w:rsidR="0043299C" w:rsidRPr="0043299C">
        <w:rPr>
          <w:rFonts w:ascii="Calibri" w:hAnsi="Calibri" w:cs="Calibri"/>
          <w:lang w:val="en-US"/>
        </w:rPr>
        <w:t>Farine</w:t>
      </w:r>
      <w:proofErr w:type="spellEnd"/>
      <w:r w:rsidR="0043299C" w:rsidRPr="0043299C">
        <w:rPr>
          <w:rFonts w:ascii="Calibri" w:hAnsi="Calibri" w:cs="Calibri"/>
          <w:lang w:val="en-US"/>
        </w:rPr>
        <w:t xml:space="preserve"> 2020)</w:t>
      </w:r>
      <w:r>
        <w:rPr>
          <w:rFonts w:cstheme="minorHAnsi"/>
          <w:lang w:val="en-US"/>
        </w:rPr>
        <w:fldChar w:fldCharType="end"/>
      </w:r>
      <w:r>
        <w:rPr>
          <w:rFonts w:cstheme="minorHAnsi"/>
          <w:lang w:val="en-US"/>
        </w:rPr>
        <w:t>. Such studies have highlighted the diversity of movement decisions-making mechanisms found in nature, from systems where influence is mostly shared (</w:t>
      </w:r>
      <w:commentRangeStart w:id="114"/>
      <w:proofErr w:type="spellStart"/>
      <w:r>
        <w:rPr>
          <w:rFonts w:cstheme="minorHAnsi"/>
          <w:lang w:val="en-US"/>
        </w:rPr>
        <w:fldChar w:fldCharType="begin"/>
      </w:r>
      <w:r>
        <w:rPr>
          <w:rFonts w:cstheme="minorHAnsi"/>
          <w:lang w:val="en-US"/>
        </w:rPr>
        <w:instrText xml:space="preserve"> ADDIN ZOTERO_ITEM CSL_CITATION {"citationID":"zBwTvlc4","properties":{"formattedCitation":"(Strandburg-Peshkin et al. 2015)","plainCitation":"(Strandburg-Peshkin et al. 2015)","dontUpdate":true,"noteIndex":0},"citationItems":[{"id":680,"uris":["http://zotero.org/users/5080349/items/7GZHNV8J"],"uri":["http://zotero.org/users/5080349/items/7GZHNV8J"],"itemData":{"id":680,"type":"article-journal","abstract":"Conflicts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Pr>
          <w:rFonts w:cstheme="minorHAnsi"/>
          <w:lang w:val="en-US"/>
        </w:rPr>
        <w:fldChar w:fldCharType="separate"/>
      </w:r>
      <w:r w:rsidRPr="00190F98">
        <w:rPr>
          <w:rFonts w:ascii="Calibri" w:hAnsi="Calibri" w:cs="Calibri"/>
          <w:lang w:val="en-US"/>
        </w:rPr>
        <w:t>Strandburg-Peshkin</w:t>
      </w:r>
      <w:proofErr w:type="spellEnd"/>
      <w:r w:rsidRPr="00190F98">
        <w:rPr>
          <w:rFonts w:ascii="Calibri" w:hAnsi="Calibri" w:cs="Calibri"/>
          <w:lang w:val="en-US"/>
        </w:rPr>
        <w:t xml:space="preserve"> et al. 2015)</w:t>
      </w:r>
      <w:r>
        <w:rPr>
          <w:rFonts w:cstheme="minorHAnsi"/>
          <w:lang w:val="en-US"/>
        </w:rPr>
        <w:fldChar w:fldCharType="end"/>
      </w:r>
      <w:commentRangeEnd w:id="114"/>
      <w:r w:rsidR="00EC0FD9">
        <w:rPr>
          <w:rStyle w:val="CommentReference"/>
          <w:lang w:val="en-CA" w:bidi="he-IL"/>
        </w:rPr>
        <w:commentReference w:id="114"/>
      </w:r>
      <w:r>
        <w:rPr>
          <w:rFonts w:cstheme="minorHAnsi"/>
          <w:lang w:val="en-US"/>
        </w:rPr>
        <w:t xml:space="preserve"> to systems where it is mostly unshared </w:t>
      </w:r>
      <w:r>
        <w:rPr>
          <w:rFonts w:cstheme="minorHAnsi"/>
          <w:lang w:val="en-US"/>
        </w:rPr>
        <w:fldChar w:fldCharType="begin"/>
      </w:r>
      <w:r w:rsidR="0043299C">
        <w:rPr>
          <w:rFonts w:cstheme="minorHAnsi"/>
          <w:lang w:val="en-US"/>
        </w:rPr>
        <w:instrText xml:space="preserve"> ADDIN ZOTERO_ITEM CSL_CITATION {"citationID":"OfyRyHgy","properties":{"formattedCitation":"(King et al. 2008)","plainCitation":"(King et al. 2008)","noteIndex":0},"citationItems":[{"id":2790,"uris":["http://zotero.org/users/5080349/items/NRNHCIUS"],"uri":["http://zotero.org/users/5080349/items/NRNHCIUS"],"itemData":{"id":2790,"type":"article-journal","abstract":"Group-living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(King et al. 2008)</w:t>
      </w:r>
      <w:r>
        <w:rPr>
          <w:rFonts w:cstheme="minorHAnsi"/>
          <w:lang w:val="en-US"/>
        </w:rPr>
        <w:fldChar w:fldCharType="end"/>
      </w:r>
      <w:r>
        <w:rPr>
          <w:rFonts w:cstheme="minorHAnsi"/>
          <w:lang w:val="en-US"/>
        </w:rPr>
        <w:t xml:space="preserve">, depending on group characteristics such as size and composition, social structure, or type of movement </w:t>
      </w:r>
      <w:r>
        <w:rPr>
          <w:rFonts w:cstheme="minorHAnsi"/>
          <w:lang w:val="en-US"/>
        </w:rPr>
        <w:fldChar w:fldCharType="begin"/>
      </w:r>
      <w:r w:rsidR="0043299C">
        <w:rPr>
          <w:rFonts w:cstheme="minorHAnsi"/>
          <w:lang w:val="en-US"/>
        </w:rPr>
        <w:instrText xml:space="preserve"> ADDIN ZOTERO_ITEM CSL_CITATION {"citationID":"ZIWrUDa9","properties":{"formattedCitation":"(Boinski 2000)","plainCitation":"(Boinski 2000)","noteIndex":0},"citationItems":[{"id":2820,"uris":["http://zotero.org/users/5080349/items/P8BQPVK2"],"uri":["http://zotero.org/users/5080349/items/P8BQPVK2"],"itemData":{"id":2820,"type":"chapter","abstract":"Getting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Boinski</w:t>
      </w:r>
      <w:proofErr w:type="spellEnd"/>
      <w:r w:rsidR="0043299C" w:rsidRPr="0043299C">
        <w:rPr>
          <w:rFonts w:ascii="Calibri" w:hAnsi="Calibri" w:cs="Calibri"/>
          <w:lang w:val="en-US"/>
        </w:rPr>
        <w:t xml:space="preserve"> 2000)</w:t>
      </w:r>
      <w:r>
        <w:rPr>
          <w:rFonts w:cstheme="minorHAnsi"/>
          <w:lang w:val="en-US"/>
        </w:rPr>
        <w:fldChar w:fldCharType="end"/>
      </w:r>
      <w:r>
        <w:rPr>
          <w:rFonts w:cstheme="minorHAnsi"/>
          <w:lang w:val="en-US"/>
        </w:rPr>
        <w:t>.</w:t>
      </w:r>
    </w:p>
    <w:p w14:paraId="75A7F7D7" w14:textId="235395EF" w:rsidR="00CC6EA4" w:rsidRDefault="00CC6EA4" w:rsidP="00CC6EA4">
      <w:pPr>
        <w:spacing w:line="360" w:lineRule="auto"/>
        <w:jc w:val="both"/>
        <w:rPr>
          <w:rFonts w:cstheme="minorHAnsi"/>
          <w:lang w:val="en-US"/>
        </w:rPr>
      </w:pPr>
      <w:r>
        <w:rPr>
          <w:rFonts w:cstheme="minorHAnsi"/>
          <w:lang w:val="en-US"/>
        </w:rPr>
        <w:t xml:space="preserve">Because of this diversity, </w:t>
      </w:r>
      <w:del w:id="115" w:author="Microsoft Office User" w:date="2022-01-17T14:06:00Z">
        <w:r w:rsidDel="005124AA">
          <w:rPr>
            <w:rFonts w:cstheme="minorHAnsi"/>
            <w:lang w:val="en-US"/>
          </w:rPr>
          <w:delText xml:space="preserve">correctly </w:delText>
        </w:r>
      </w:del>
      <w:r>
        <w:rPr>
          <w:rFonts w:cstheme="minorHAnsi"/>
          <w:lang w:val="en-US"/>
        </w:rPr>
        <w:t xml:space="preserve">assessing influence patterns and comparing them between social groups remains challenging. In order to correctly define and quantify influence in a social system, one has to first identify the decision-making mechanisms at play and the type of cues from a given individual that are of particular relevance in influencing the decisions of others </w:t>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Strandburg-Peshkin</w:t>
      </w:r>
      <w:proofErr w:type="spellEnd"/>
      <w:r w:rsidR="0043299C" w:rsidRPr="0043299C">
        <w:rPr>
          <w:rFonts w:ascii="Calibri" w:hAnsi="Calibri" w:cs="Calibri"/>
          <w:lang w:val="en-US"/>
        </w:rPr>
        <w:t xml:space="preserve">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r>
        <w:rPr>
          <w:rFonts w:cstheme="minorHAnsi"/>
          <w:lang w:val="en-US"/>
        </w:rPr>
        <w:t xml:space="preserve">Individual influence may also vary depending on the type of decision being considered, with influence over one type of group decision not necessarily translating into influence over other types. 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r>
        <w:rPr>
          <w:rFonts w:cstheme="minorHAnsi"/>
          <w:lang w:val="en-US"/>
        </w:rPr>
        <w:t xml:space="preserve">, with these two types of decisions expected to have different distributions of consensus costs, leading to contrasting predictions about whether they are likely to be shared or unshared </w:t>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 xml:space="preserve">(Byrne 2000; </w:t>
      </w:r>
      <w:proofErr w:type="spellStart"/>
      <w:r w:rsidR="0043299C" w:rsidRPr="0043299C">
        <w:rPr>
          <w:rFonts w:ascii="Calibri" w:hAnsi="Calibri" w:cs="Calibri"/>
          <w:lang w:val="en-US"/>
        </w:rPr>
        <w:t>Conradt</w:t>
      </w:r>
      <w:proofErr w:type="spellEnd"/>
      <w:r w:rsidR="0043299C" w:rsidRPr="0043299C">
        <w:rPr>
          <w:rFonts w:ascii="Calibri" w:hAnsi="Calibri" w:cs="Calibri"/>
          <w:lang w:val="en-US"/>
        </w:rPr>
        <w:t xml:space="preserve"> and Roper 2010)</w:t>
      </w:r>
      <w:r>
        <w:rPr>
          <w:rFonts w:cstheme="minorHAnsi"/>
          <w:lang w:val="en-US"/>
        </w:rPr>
        <w:fldChar w:fldCharType="end"/>
      </w:r>
      <w:r>
        <w:rPr>
          <w:rFonts w:cstheme="minorHAnsi"/>
          <w:lang w:val="en-US"/>
        </w:rPr>
        <w:t>. It can be particularly challenging to disentangle these two types of influence</w:t>
      </w:r>
      <w:del w:id="116" w:author="Microsoft Office User" w:date="2022-01-17T14:07:00Z">
        <w:r w:rsidDel="005124AA">
          <w:rPr>
            <w:rFonts w:cstheme="minorHAnsi"/>
            <w:lang w:val="en-US"/>
          </w:rPr>
          <w:delText>s</w:delText>
        </w:r>
      </w:del>
      <w:r>
        <w:rPr>
          <w:rFonts w:cstheme="minorHAnsi"/>
          <w:lang w:val="en-US"/>
        </w:rPr>
        <w:t xml:space="preserv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speed of travel.</w:t>
      </w:r>
      <w:r w:rsidRPr="005F3621">
        <w:rPr>
          <w:rFonts w:cstheme="minorHAnsi"/>
          <w:lang w:val="en-US"/>
        </w:rPr>
        <w:t xml:space="preserve"> </w:t>
      </w:r>
      <w:commentRangeStart w:id="117"/>
      <w:r>
        <w:rPr>
          <w:rFonts w:cstheme="minorHAnsi"/>
          <w:lang w:val="en-US"/>
        </w:rPr>
        <w:t xml:space="preserve">Some studies have been looking simultaneously at several measures of influence within one system in order to </w:t>
      </w:r>
      <w:r>
        <w:rPr>
          <w:rFonts w:cstheme="minorHAnsi"/>
          <w:lang w:val="en-US"/>
        </w:rPr>
        <w:lastRenderedPageBreak/>
        <w:t xml:space="preserve">evaluate if individuals which have influence over direction of movement also have influence over speed or travel </w:t>
      </w:r>
      <w:r>
        <w:rPr>
          <w:rFonts w:cstheme="minorHAnsi"/>
          <w:lang w:val="en-US"/>
        </w:rPr>
        <w:fldChar w:fldCharType="begin"/>
      </w:r>
      <w:r w:rsidR="0043299C">
        <w:rPr>
          <w:rFonts w:cstheme="minorHAnsi"/>
          <w:lang w:val="en-US"/>
        </w:rPr>
        <w:instrText xml:space="preserve"> ADDIN ZOTERO_ITEM CSL_CITATION {"citationID":"dkIYBFiy","properties":{"formattedCitation":"(Katz et al. 2011; Herbert-Read 2016)","plainCitation":"(Katz et al. 2011; Herbert-Read 2016)","noteIndex":0},"citationItems":[{"id":2365,"uris":["http://zotero.org/users/5080349/items/D4GZE2DW"],"uri":["http://zotero.org/users/5080349/items/D4GZE2DW"],"itemData":{"id":2365,"type":"article-journal","abstract":"Determining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D."}],"issued":{"date-parts":[["2011",11,15]]}}},{"id":33,"uris":["http://zotero.org/users/5080349/items/QTQ2S5MN"],"uri":["http://zotero.org/users/5080349/items/QTQ2S5MN"],"itemData":{"id":33,"type":"article-journal","abstract":"Skip to Next Section\nMoving animal groups display remarkable feats of coordination. This coordination is largely achieved when individuals adjust their movement in response to their neighbours' movements and positions. Recent advancements in automated tracking technologies, including computer vision and GPS, now allow researchers to gather large amounts of data on the movements and positions of individuals in groups. Furthermore, analytical techniques from fields such as statistical physics now allow us to identify the precise interaction rules used by animals on the move. These interaction rules differ not only between species, but also between individuals in the same group. These differences have wide-ranging implications, affecting how groups make collective decisions and driving the evolution of collective motion. Here, I describe how trajectory data can be used to infer how animals interact in moving groups. I give examples of the similarities and differences in the spatial and directional organisations of animal groups between species, and discuss the rules that animals use to achieve this organisation. I then explore how groups of the same species can exhibit different structures, and ask whether this results from individuals adapting their interaction rules. I then examine how the interaction rules between individuals in the same groups can also differ, and discuss how this can affect ecological and evolutionary processes. Finally, I suggest areas of future research.","container-title":"Journal of Experimental Biology","DOI":"10.1242/jeb.129411","ISSN":"0022-0949, 1477-9145","issue":"19","language":"en","note":"PMID: 27707862","page":"2971-2983","source":"jeb.biologists.org","title":"Understanding how animal groups achieve coordinated movement","volume":"219","author":[{"family":"Herbert-Read","given":"J. E."}],"issued":{"date-parts":[["2016",10,1]]}}}],"schema":"https://github.com/citation-style-language/schema/raw/master/csl-citation.json"}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(Katz et al. 2011; Herbert-Read 2016)</w:t>
      </w:r>
      <w:r>
        <w:rPr>
          <w:rFonts w:cstheme="minorHAnsi"/>
          <w:lang w:val="en-US"/>
        </w:rPr>
        <w:fldChar w:fldCharType="end"/>
      </w:r>
      <w:r>
        <w:rPr>
          <w:rFonts w:cstheme="minorHAnsi"/>
          <w:lang w:val="en-US"/>
        </w:rPr>
        <w:t>,</w:t>
      </w:r>
      <w:del w:id="118" w:author="Microsoft Office User" w:date="2022-01-17T14:07:00Z">
        <w:r w:rsidDel="005124AA">
          <w:rPr>
            <w:rFonts w:cstheme="minorHAnsi"/>
            <w:lang w:val="en-US"/>
          </w:rPr>
          <w:delText xml:space="preserve"> </w:delText>
        </w:r>
      </w:del>
      <w:r>
        <w:rPr>
          <w:rFonts w:cstheme="minorHAnsi"/>
          <w:lang w:val="en-US"/>
        </w:rPr>
        <w:t xml:space="preserve"> or to validate the assumption that frontmost individuals do have more influence </w:t>
      </w:r>
      <w:r>
        <w:rPr>
          <w:rFonts w:cstheme="minorHAnsi"/>
          <w:lang w:val="en-US"/>
        </w:rPr>
        <w:fldChar w:fldCharType="begin"/>
      </w:r>
      <w:r w:rsidR="0043299C">
        <w:rPr>
          <w:rFonts w:cstheme="minorHAnsi"/>
          <w:lang w:val="en-US"/>
        </w:rPr>
        <w:instrText xml:space="preserve"> ADDIN ZOTERO_ITEM CSL_CITATION {"citationID":"7mLNazTA","properties":{"formattedCitation":"(Pettit et al. 2015; Jolles et al. 2017)","plainCitation":"(Pettit et al. 2015; Jolles et al. 2017)","noteIndex":0},"citationItems":[{"id":2738,"uris":["http://zotero.org/users/5080349/items/3HLJXA46"],"uri":["http://zotero.org/users/5080349/items/3HLJXA46"],"itemData":{"id":2738,"type":"article-journal","abstract":"A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43299C" w:rsidRPr="00C058F3">
        <w:rPr>
          <w:rFonts w:ascii="Calibri" w:hAnsi="Calibri" w:cs="Calibri"/>
          <w:lang w:val="en-US"/>
        </w:rPr>
        <w:t xml:space="preserve">(Pettit et al. 2015; </w:t>
      </w:r>
      <w:proofErr w:type="spellStart"/>
      <w:r w:rsidR="0043299C" w:rsidRPr="00C058F3">
        <w:rPr>
          <w:rFonts w:ascii="Calibri" w:hAnsi="Calibri" w:cs="Calibri"/>
          <w:lang w:val="en-US"/>
        </w:rPr>
        <w:t>Jolles</w:t>
      </w:r>
      <w:proofErr w:type="spellEnd"/>
      <w:r w:rsidR="0043299C" w:rsidRPr="00C058F3">
        <w:rPr>
          <w:rFonts w:ascii="Calibri" w:hAnsi="Calibri" w:cs="Calibri"/>
          <w:lang w:val="en-US"/>
        </w:rPr>
        <w:t xml:space="preserve"> et al. 2017)</w:t>
      </w:r>
      <w:r>
        <w:rPr>
          <w:rFonts w:cstheme="minorHAnsi"/>
          <w:lang w:val="en-US"/>
        </w:rPr>
        <w:fldChar w:fldCharType="end"/>
      </w:r>
      <w:r>
        <w:rPr>
          <w:rFonts w:cstheme="minorHAnsi"/>
          <w:lang w:val="en-US"/>
        </w:rPr>
        <w:t>. However, these studies are scarce, particularly for wild animal groups. Because influence is such a versatile notion, it is crucial to define the context in which it is looked at and to have</w:t>
      </w:r>
      <w:r w:rsidRPr="006F4F47">
        <w:rPr>
          <w:rFonts w:cstheme="minorHAnsi"/>
          <w:lang w:val="en-US"/>
        </w:rPr>
        <w:t xml:space="preserve"> </w:t>
      </w:r>
      <w:r w:rsidRPr="006D69C5">
        <w:rPr>
          <w:rFonts w:cstheme="minorHAnsi"/>
          <w:lang w:val="en-US"/>
        </w:rPr>
        <w:t xml:space="preserve">a thorough understanding of the </w:t>
      </w:r>
      <w:r>
        <w:rPr>
          <w:rFonts w:cstheme="minorHAnsi"/>
          <w:lang w:val="en-US"/>
        </w:rPr>
        <w:t>system’s</w:t>
      </w:r>
      <w:r w:rsidRPr="006D69C5">
        <w:rPr>
          <w:rFonts w:cstheme="minorHAnsi"/>
          <w:lang w:val="en-US"/>
        </w:rPr>
        <w:t xml:space="preserve"> biology to assess</w:t>
      </w:r>
      <w:r>
        <w:rPr>
          <w:rFonts w:cstheme="minorHAnsi"/>
          <w:lang w:val="en-US"/>
        </w:rPr>
        <w:t xml:space="preserve"> it</w:t>
      </w:r>
      <w:r w:rsidRPr="006D69C5">
        <w:rPr>
          <w:rFonts w:cstheme="minorHAnsi"/>
          <w:lang w:val="en-US"/>
        </w:rPr>
        <w:t xml:space="preserve"> accurately.</w:t>
      </w:r>
      <w:commentRangeEnd w:id="117"/>
      <w:r w:rsidR="005124AA">
        <w:rPr>
          <w:rStyle w:val="CommentReference"/>
          <w:lang w:val="en-CA" w:bidi="he-IL"/>
        </w:rPr>
        <w:commentReference w:id="117"/>
      </w:r>
    </w:p>
    <w:bookmarkEnd w:id="101"/>
    <w:p w14:paraId="47DBF867" w14:textId="12FF6AE2" w:rsidR="00CC6EA4" w:rsidRPr="006F4F47" w:rsidRDefault="00CC6EA4" w:rsidP="00CC6EA4">
      <w:pPr>
        <w:spacing w:line="360" w:lineRule="auto"/>
        <w:jc w:val="both"/>
        <w:rPr>
          <w:rFonts w:eastAsia="Times New Roman" w:cstheme="minorHAnsi"/>
          <w:color w:val="000000"/>
          <w:lang w:val="en-US"/>
        </w:rPr>
      </w:pPr>
      <w:r>
        <w:rPr>
          <w:rFonts w:cstheme="minorHAnsi"/>
          <w:lang w:val="en-US"/>
        </w:rPr>
        <w:t xml:space="preserve">We investigated influence dynamics in </w:t>
      </w:r>
      <w:ins w:id="119" w:author="Microsoft Office User" w:date="2022-01-17T14:25:00Z">
        <w:r w:rsidR="005124AA">
          <w:rPr>
            <w:rFonts w:cstheme="minorHAnsi"/>
            <w:lang w:val="en-US"/>
          </w:rPr>
          <w:t>m</w:t>
        </w:r>
      </w:ins>
      <w:del w:id="120" w:author="Microsoft Office User" w:date="2022-01-17T14:25:00Z">
        <w:r w:rsidRPr="006D69C5" w:rsidDel="005124AA">
          <w:rPr>
            <w:rFonts w:cstheme="minorHAnsi"/>
            <w:lang w:val="en-US"/>
          </w:rPr>
          <w:delText>M</w:delText>
        </w:r>
      </w:del>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 xml:space="preserve">(Doolan and Macdonald 1997; </w:t>
      </w:r>
      <w:proofErr w:type="spellStart"/>
      <w:r w:rsidR="0043299C" w:rsidRPr="0043299C">
        <w:rPr>
          <w:rFonts w:ascii="Calibri" w:hAnsi="Calibri" w:cs="Calibri"/>
          <w:szCs w:val="24"/>
          <w:lang w:val="en-US"/>
        </w:rPr>
        <w:t>Manser</w:t>
      </w:r>
      <w:proofErr w:type="spellEnd"/>
      <w:r w:rsidR="0043299C" w:rsidRPr="0043299C">
        <w:rPr>
          <w:rFonts w:ascii="Calibri" w:hAnsi="Calibri" w:cs="Calibri"/>
          <w:szCs w:val="24"/>
          <w:lang w:val="en-US"/>
        </w:rPr>
        <w:t xml:space="preserve"> and </w:t>
      </w:r>
      <w:proofErr w:type="spellStart"/>
      <w:r w:rsidR="0043299C" w:rsidRPr="0043299C">
        <w:rPr>
          <w:rFonts w:ascii="Calibri" w:hAnsi="Calibri" w:cs="Calibri"/>
          <w:szCs w:val="24"/>
          <w:lang w:val="en-US"/>
        </w:rPr>
        <w:t>Clutton</w:t>
      </w:r>
      <w:proofErr w:type="spellEnd"/>
      <w:r w:rsidR="0043299C" w:rsidRPr="0043299C">
        <w:rPr>
          <w:rFonts w:ascii="Calibri" w:hAnsi="Calibri" w:cs="Calibri"/>
          <w:szCs w:val="24"/>
          <w:lang w:val="en-US"/>
        </w:rPr>
        <w:t>‐Brock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del w:id="121" w:author="Microsoft Office User" w:date="2022-01-17T14:26:00Z">
        <w:r w:rsidDel="005124AA">
          <w:rPr>
            <w:rFonts w:cstheme="minorHAnsi"/>
            <w:lang w:val="en-US"/>
          </w:rPr>
          <w:delText>s</w:delText>
        </w:r>
      </w:del>
      <w:r w:rsidRPr="006D69C5">
        <w:rPr>
          <w:rFonts w:cstheme="minorHAnsi"/>
          <w:lang w:val="en-US"/>
        </w:rPr>
        <w:t xml:space="preserve"> </w:t>
      </w:r>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distributed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del w:id="122" w:author="Microsoft Office User" w:date="2022-01-17T14:26:00Z">
        <w:r w:rsidDel="006C4493">
          <w:rPr>
            <w:rFonts w:cstheme="minorHAnsi"/>
            <w:lang w:val="en-US"/>
          </w:rPr>
          <w:delText>each other</w:delText>
        </w:r>
      </w:del>
      <w:ins w:id="123" w:author="Microsoft Office User" w:date="2022-01-17T14:26:00Z">
        <w:r w:rsidR="006C4493">
          <w:rPr>
            <w:rFonts w:cstheme="minorHAnsi"/>
            <w:lang w:val="en-US"/>
          </w:rPr>
          <w:t>one another, typically</w:t>
        </w:r>
      </w:ins>
      <w:r>
        <w:rPr>
          <w:rFonts w:cstheme="minorHAnsi"/>
          <w:lang w:val="en-US"/>
        </w:rPr>
        <w:t xml:space="preserve"> </w:t>
      </w:r>
      <w:commentRangeStart w:id="124"/>
      <w:r>
        <w:rPr>
          <w:rFonts w:cstheme="minorHAnsi"/>
          <w:lang w:val="en-US"/>
        </w:rPr>
        <w:t>1 to 10 meters</w:t>
      </w:r>
      <w:ins w:id="125" w:author="Microsoft Office User" w:date="2022-01-17T14:26:00Z">
        <w:r w:rsidR="006C4493">
          <w:rPr>
            <w:rFonts w:cstheme="minorHAnsi"/>
            <w:lang w:val="en-US"/>
          </w:rPr>
          <w:t xml:space="preserve"> from their nearest neighbors</w:t>
        </w:r>
      </w:ins>
      <w:del w:id="126" w:author="Microsoft Office User" w:date="2022-01-17T14:26:00Z">
        <w:r w:rsidDel="006C4493">
          <w:rPr>
            <w:rFonts w:cstheme="minorHAnsi"/>
            <w:lang w:val="en-US"/>
          </w:rPr>
          <w:delText xml:space="preserve"> apart</w:delText>
        </w:r>
      </w:del>
      <w:r>
        <w:rPr>
          <w:rFonts w:cstheme="minorHAnsi"/>
          <w:lang w:val="en-US"/>
        </w:rPr>
        <w:t xml:space="preserve"> </w:t>
      </w:r>
      <w:commentRangeEnd w:id="124"/>
      <w:r w:rsidR="006C4493">
        <w:rPr>
          <w:rStyle w:val="CommentReference"/>
          <w:lang w:val="en-CA" w:bidi="he-IL"/>
        </w:rPr>
        <w:commentReference w:id="124"/>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Engesser</w:t>
      </w:r>
      <w:proofErr w:type="spellEnd"/>
      <w:r w:rsidR="0043299C" w:rsidRPr="0043299C">
        <w:rPr>
          <w:rFonts w:ascii="Calibri" w:hAnsi="Calibri" w:cs="Calibri"/>
          <w:lang w:val="en-US"/>
        </w:rPr>
        <w:t xml:space="preserve"> 2011)</w:t>
      </w:r>
      <w:r>
        <w:rPr>
          <w:rFonts w:cstheme="minorHAnsi"/>
          <w:lang w:val="en-US"/>
        </w:rPr>
        <w:fldChar w:fldCharType="end"/>
      </w:r>
      <w:r>
        <w:rPr>
          <w:rFonts w:cstheme="minorHAnsi"/>
          <w:lang w:val="en-US"/>
        </w:rPr>
        <w:t xml:space="preserve">, </w:t>
      </w:r>
      <w:del w:id="127" w:author="Microsoft Office User" w:date="2022-01-17T14:34:00Z">
        <w:r w:rsidDel="007054DD">
          <w:rPr>
            <w:rFonts w:cstheme="minorHAnsi"/>
            <w:lang w:val="en-US"/>
          </w:rPr>
          <w:delText xml:space="preserve">the </w:delText>
        </w:r>
      </w:del>
      <w:r>
        <w:rPr>
          <w:rFonts w:cstheme="minorHAnsi"/>
          <w:lang w:val="en-US"/>
        </w:rPr>
        <w:t>group</w:t>
      </w:r>
      <w:ins w:id="128" w:author="Microsoft Office User" w:date="2022-01-17T14:34:00Z">
        <w:r w:rsidR="007054DD">
          <w:rPr>
            <w:rFonts w:cstheme="minorHAnsi"/>
            <w:lang w:val="en-US"/>
          </w:rPr>
          <w:t>s</w:t>
        </w:r>
      </w:ins>
      <w:r>
        <w:rPr>
          <w:rFonts w:cstheme="minorHAnsi"/>
          <w:lang w:val="en-US"/>
        </w:rPr>
        <w:t xml:space="preserve"> </w:t>
      </w:r>
      <w:ins w:id="129" w:author="Microsoft Office User" w:date="2022-01-17T14:34:00Z">
        <w:r w:rsidR="007054DD">
          <w:rPr>
            <w:rFonts w:cstheme="minorHAnsi"/>
            <w:lang w:val="en-US"/>
          </w:rPr>
          <w:t xml:space="preserve">typically </w:t>
        </w:r>
      </w:ins>
      <w:del w:id="130" w:author="Microsoft Office User" w:date="2022-01-17T14:34:00Z">
        <w:r w:rsidDel="007054DD">
          <w:rPr>
            <w:rFonts w:cstheme="minorHAnsi"/>
            <w:lang w:val="en-US"/>
          </w:rPr>
          <w:delText xml:space="preserve">as a whole </w:delText>
        </w:r>
      </w:del>
      <w:r>
        <w:rPr>
          <w:rFonts w:cstheme="minorHAnsi"/>
          <w:lang w:val="en-US"/>
        </w:rPr>
        <w:t>remain</w:t>
      </w:r>
      <w:del w:id="131" w:author="Microsoft Office User" w:date="2022-01-17T14:34:00Z">
        <w:r w:rsidDel="007054DD">
          <w:rPr>
            <w:rFonts w:cstheme="minorHAnsi"/>
            <w:lang w:val="en-US"/>
          </w:rPr>
          <w:delText>s</w:delText>
        </w:r>
      </w:del>
      <w:r>
        <w:rPr>
          <w:rFonts w:cstheme="minorHAnsi"/>
          <w:lang w:val="en-US"/>
        </w:rPr>
        <w:t xml:space="preserve"> highly cohesive throughout the day while navigating </w:t>
      </w:r>
      <w:del w:id="132" w:author="Microsoft Office User" w:date="2022-01-17T14:34:00Z">
        <w:r w:rsidRPr="006D69C5" w:rsidDel="007054DD">
          <w:rPr>
            <w:rFonts w:cstheme="minorHAnsi"/>
            <w:lang w:val="en-US"/>
          </w:rPr>
          <w:delText xml:space="preserve">their </w:delText>
        </w:r>
      </w:del>
      <w:r w:rsidRPr="006D69C5">
        <w:rPr>
          <w:rFonts w:cstheme="minorHAnsi"/>
          <w:lang w:val="en-US"/>
        </w:rPr>
        <w:t>2-5 km</w:t>
      </w:r>
      <w:r w:rsidRPr="006C4493">
        <w:rPr>
          <w:rFonts w:cstheme="minorHAnsi"/>
          <w:vertAlign w:val="superscript"/>
          <w:lang w:val="en-US"/>
          <w:rPrChange w:id="133" w:author="Microsoft Office User" w:date="2022-01-17T14:27:00Z">
            <w:rPr>
              <w:rFonts w:cstheme="minorHAnsi"/>
              <w:lang w:val="en-US"/>
            </w:rPr>
          </w:rPrChange>
        </w:rPr>
        <w:t>2</w:t>
      </w:r>
      <w:r w:rsidRPr="006D69C5">
        <w:rPr>
          <w:rFonts w:cstheme="minorHAnsi"/>
          <w:lang w:val="en-US"/>
        </w:rPr>
        <w:t xml:space="preserve"> territor</w:t>
      </w:r>
      <w:ins w:id="134" w:author="Microsoft Office User" w:date="2022-01-17T14:34:00Z">
        <w:r w:rsidR="007054DD">
          <w:rPr>
            <w:rFonts w:cstheme="minorHAnsi"/>
            <w:lang w:val="en-US"/>
          </w:rPr>
          <w:t>ies</w:t>
        </w:r>
      </w:ins>
      <w:del w:id="135" w:author="Microsoft Office User" w:date="2022-01-17T14:34:00Z">
        <w:r w:rsidRPr="006D69C5" w:rsidDel="007054DD">
          <w:rPr>
            <w:rFonts w:cstheme="minorHAnsi"/>
            <w:lang w:val="en-US"/>
          </w:rPr>
          <w:delText>y</w:delText>
        </w:r>
      </w:del>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w:t>
      </w:r>
      <w:proofErr w:type="spellStart"/>
      <w:r w:rsidR="0043299C" w:rsidRPr="00C058F3">
        <w:rPr>
          <w:rFonts w:ascii="Calibri" w:hAnsi="Calibri" w:cs="Calibri"/>
          <w:lang w:val="en-US"/>
        </w:rPr>
        <w:t>Kranstauber</w:t>
      </w:r>
      <w:proofErr w:type="spellEnd"/>
      <w:r w:rsidR="0043299C" w:rsidRPr="00C058F3">
        <w:rPr>
          <w:rFonts w:ascii="Calibri" w:hAnsi="Calibri" w:cs="Calibri"/>
          <w:lang w:val="en-US"/>
        </w:rPr>
        <w:t xml:space="preserve"> et al. 2019)</w:t>
      </w:r>
      <w:r w:rsidRPr="006D69C5">
        <w:rPr>
          <w:rFonts w:cstheme="minorHAnsi"/>
          <w:lang w:val="en-US"/>
        </w:rPr>
        <w:fldChar w:fldCharType="end"/>
      </w:r>
      <w:r w:rsidRPr="006D69C5">
        <w:rPr>
          <w:rFonts w:cstheme="minorHAnsi"/>
          <w:lang w:val="en-US"/>
        </w:rPr>
        <w:t>.</w:t>
      </w:r>
      <w:del w:id="136" w:author="Microsoft Office User" w:date="2022-01-17T14:27:00Z">
        <w:r w:rsidRPr="006D69C5" w:rsidDel="006C4493">
          <w:rPr>
            <w:rFonts w:cstheme="minorHAnsi"/>
            <w:lang w:val="en-US"/>
          </w:rPr>
          <w:delText xml:space="preserve"> </w:delText>
        </w:r>
      </w:del>
      <w:r w:rsidRPr="006D69C5">
        <w:rPr>
          <w:rFonts w:cstheme="minorHAnsi"/>
          <w:lang w:val="en-US"/>
        </w:rPr>
        <w:t xml:space="preserve"> </w:t>
      </w:r>
      <w:r>
        <w:rPr>
          <w:rFonts w:cstheme="minorHAnsi"/>
          <w:lang w:val="en-US"/>
        </w:rPr>
        <w:t>Rapid group travel</w:t>
      </w:r>
      <w:r w:rsidRPr="006D69C5">
        <w:rPr>
          <w:rFonts w:cstheme="minorHAnsi"/>
          <w:lang w:val="en-US"/>
        </w:rPr>
        <w:t xml:space="preserve"> </w:t>
      </w:r>
      <w:r>
        <w:rPr>
          <w:rFonts w:cstheme="minorHAnsi"/>
          <w:lang w:val="en-US"/>
        </w:rPr>
        <w:t>without foraging can also occur</w:t>
      </w:r>
      <w:r w:rsidRPr="006D69C5">
        <w:rPr>
          <w:rFonts w:cstheme="minorHAnsi"/>
          <w:lang w:val="en-US"/>
        </w:rPr>
        <w:t>,</w:t>
      </w:r>
      <w:r>
        <w:rPr>
          <w:rFonts w:cstheme="minorHAnsi"/>
          <w:lang w:val="en-US"/>
        </w:rPr>
        <w:t xml:space="preserve"> especially during returns to the burrow in the evening (Gall et al. 2017) or when  escaping predators </w:t>
      </w:r>
      <w:r>
        <w:rPr>
          <w:rFonts w:cstheme="minorHAnsi"/>
          <w:lang w:val="en-US"/>
        </w:rPr>
        <w:fldChar w:fldCharType="begin"/>
      </w:r>
      <w:r w:rsidR="0043299C">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(Townsend et al. 2012)</w:t>
      </w:r>
      <w:r>
        <w:rPr>
          <w:rFonts w:cstheme="minorHAnsi"/>
          <w:lang w:val="en-US"/>
        </w:rPr>
        <w:fldChar w:fldCharType="end"/>
      </w:r>
      <w:r>
        <w:rPr>
          <w:rFonts w:cstheme="minorHAnsi"/>
          <w:lang w:val="en-US"/>
        </w:rPr>
        <w:t>, and is typically</w:t>
      </w:r>
      <w:r w:rsidRPr="006D69C5">
        <w:rPr>
          <w:rFonts w:cstheme="minorHAnsi"/>
          <w:lang w:val="en-US"/>
        </w:rPr>
        <w:t xml:space="preserve"> </w:t>
      </w:r>
      <w:r>
        <w:rPr>
          <w:rFonts w:cstheme="minorHAnsi"/>
          <w:lang w:val="en-US"/>
        </w:rPr>
        <w:t>initiated through</w:t>
      </w:r>
      <w:r w:rsidRPr="006D69C5">
        <w:rPr>
          <w:rFonts w:cstheme="minorHAnsi"/>
          <w:lang w:val="en-US"/>
        </w:rPr>
        <w:t xml:space="preserve"> the use of specific calls. 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Manser</w:t>
      </w:r>
      <w:proofErr w:type="spellEnd"/>
      <w:r w:rsidR="0043299C" w:rsidRPr="0043299C">
        <w:rPr>
          <w:rFonts w:ascii="Calibri" w:hAnsi="Calibri" w:cs="Calibri"/>
          <w:lang w:val="en-US"/>
        </w:rPr>
        <w:t xml:space="preserve"> et al. 2014)</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43299C">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 xml:space="preserve">(Gall and </w:t>
      </w:r>
      <w:proofErr w:type="spellStart"/>
      <w:r w:rsidR="0043299C" w:rsidRPr="0043299C">
        <w:rPr>
          <w:rFonts w:ascii="Calibri" w:hAnsi="Calibri" w:cs="Calibri"/>
          <w:lang w:val="en-US"/>
        </w:rPr>
        <w:t>Manser</w:t>
      </w:r>
      <w:proofErr w:type="spellEnd"/>
      <w:r w:rsidR="0043299C" w:rsidRPr="0043299C">
        <w:rPr>
          <w:rFonts w:ascii="Calibri" w:hAnsi="Calibri" w:cs="Calibri"/>
          <w:lang w:val="en-US"/>
        </w:rPr>
        <w:t xml:space="preserve"> 2017)</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del w:id="137" w:author="Microsoft Office User" w:date="2022-01-17T14:35:00Z">
        <w:r w:rsidRPr="006D69C5" w:rsidDel="007054DD">
          <w:rPr>
            <w:rFonts w:cstheme="minorHAnsi"/>
            <w:lang w:val="en-US"/>
          </w:rPr>
          <w:delText>in mechanisms of shared decision-making</w:delText>
        </w:r>
      </w:del>
      <w:ins w:id="138" w:author="Microsoft Office User" w:date="2022-01-17T14:35:00Z">
        <w:r w:rsidR="007054DD">
          <w:rPr>
            <w:rFonts w:cstheme="minorHAnsi"/>
            <w:lang w:val="en-US"/>
          </w:rPr>
          <w:t>in initiating rapid travel</w:t>
        </w:r>
      </w:ins>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ins w:id="139" w:author="Microsoft Office User" w:date="2022-01-17T14:36:00Z">
        <w:r w:rsidR="007054DD">
          <w:rPr>
            <w:rFonts w:cstheme="minorHAnsi"/>
            <w:lang w:val="en-US"/>
          </w:rPr>
          <w:t>, the extent to which</w:t>
        </w:r>
        <w:r w:rsidR="007054DD">
          <w:rPr>
            <w:rFonts w:cstheme="minorHAnsi"/>
            <w:lang w:val="en-US"/>
          </w:rPr>
          <w:t xml:space="preserve"> </w:t>
        </w:r>
      </w:ins>
      <w:ins w:id="140" w:author="Microsoft Office User" w:date="2022-01-17T14:37:00Z">
        <w:r w:rsidR="007054DD">
          <w:rPr>
            <w:rFonts w:cstheme="minorHAnsi"/>
            <w:lang w:val="en-US"/>
          </w:rPr>
          <w:t>different group members</w:t>
        </w:r>
      </w:ins>
      <w:ins w:id="141" w:author="Microsoft Office User" w:date="2022-01-17T14:36:00Z">
        <w:r w:rsidR="007054DD">
          <w:rPr>
            <w:rFonts w:cstheme="minorHAnsi"/>
            <w:lang w:val="en-US"/>
          </w:rPr>
          <w:t xml:space="preserve"> influence</w:t>
        </w:r>
        <w:r w:rsidR="007054DD">
          <w:rPr>
            <w:rFonts w:cstheme="minorHAnsi"/>
            <w:lang w:val="en-US"/>
          </w:rPr>
          <w:t xml:space="preserve"> </w:t>
        </w:r>
      </w:ins>
      <w:del w:id="142" w:author="Microsoft Office User" w:date="2022-01-17T14:37:00Z">
        <w:r w:rsidDel="007054DD">
          <w:rPr>
            <w:rFonts w:cstheme="minorHAnsi"/>
            <w:lang w:val="en-US"/>
          </w:rPr>
          <w:delText xml:space="preserve"> it is not completely understood how meerkat groups make </w:delText>
        </w:r>
      </w:del>
      <w:r>
        <w:rPr>
          <w:rFonts w:cstheme="minorHAnsi"/>
          <w:lang w:val="en-US"/>
        </w:rPr>
        <w:t>collective decision</w:t>
      </w:r>
      <w:ins w:id="143" w:author="Microsoft Office User" w:date="2022-01-17T14:35:00Z">
        <w:r w:rsidR="007054DD">
          <w:rPr>
            <w:rFonts w:cstheme="minorHAnsi"/>
            <w:lang w:val="en-US"/>
          </w:rPr>
          <w:t>s</w:t>
        </w:r>
      </w:ins>
      <w:r>
        <w:rPr>
          <w:rFonts w:cstheme="minorHAnsi"/>
          <w:lang w:val="en-US"/>
        </w:rPr>
        <w:t xml:space="preserve"> about </w:t>
      </w:r>
      <w:ins w:id="144" w:author="Microsoft Office User" w:date="2022-01-17T14:38:00Z">
        <w:r w:rsidR="007054DD">
          <w:rPr>
            <w:rFonts w:cstheme="minorHAnsi"/>
            <w:lang w:val="en-US"/>
          </w:rPr>
          <w:t>movement speed and direction</w:t>
        </w:r>
      </w:ins>
      <w:del w:id="145" w:author="Microsoft Office User" w:date="2022-01-17T14:37:00Z">
        <w:r w:rsidDel="007054DD">
          <w:rPr>
            <w:rFonts w:cstheme="minorHAnsi"/>
            <w:lang w:val="en-US"/>
          </w:rPr>
          <w:delText>direction and speed of movement</w:delText>
        </w:r>
      </w:del>
      <w:r>
        <w:rPr>
          <w:rFonts w:cstheme="minorHAnsi"/>
          <w:lang w:val="en-US"/>
        </w:rPr>
        <w:t xml:space="preserve"> </w:t>
      </w:r>
      <w:del w:id="146" w:author="Microsoft Office User" w:date="2022-01-17T14:38:00Z">
        <w:r w:rsidDel="007054DD">
          <w:rPr>
            <w:rFonts w:cstheme="minorHAnsi"/>
            <w:lang w:val="en-US"/>
          </w:rPr>
          <w:delText xml:space="preserve">during foraging </w:delText>
        </w:r>
      </w:del>
      <w:del w:id="147" w:author="Microsoft Office User" w:date="2022-01-17T14:37:00Z">
        <w:r w:rsidDel="007054DD">
          <w:rPr>
            <w:rFonts w:cstheme="minorHAnsi"/>
            <w:lang w:val="en-US"/>
          </w:rPr>
          <w:delText xml:space="preserve">and </w:delText>
        </w:r>
      </w:del>
      <w:del w:id="148" w:author="Microsoft Office User" w:date="2022-01-17T14:36:00Z">
        <w:r w:rsidDel="007054DD">
          <w:rPr>
            <w:rFonts w:cstheme="minorHAnsi"/>
            <w:lang w:val="en-US"/>
          </w:rPr>
          <w:delText xml:space="preserve">how individual animals influence </w:delText>
        </w:r>
      </w:del>
      <w:del w:id="149" w:author="Microsoft Office User" w:date="2022-01-17T14:37:00Z">
        <w:r w:rsidDel="007054DD">
          <w:rPr>
            <w:rFonts w:cstheme="minorHAnsi"/>
            <w:lang w:val="en-US"/>
          </w:rPr>
          <w:delText>these decisions</w:delText>
        </w:r>
      </w:del>
      <w:ins w:id="150" w:author="Microsoft Office User" w:date="2022-01-17T14:37:00Z">
        <w:r w:rsidR="007054DD">
          <w:rPr>
            <w:rFonts w:cstheme="minorHAnsi"/>
            <w:lang w:val="en-US"/>
          </w:rPr>
          <w:t>remains unclear</w:t>
        </w:r>
      </w:ins>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del w:id="151" w:author="Microsoft Office User" w:date="2022-01-17T14:38:00Z">
        <w:r w:rsidRPr="006D69C5" w:rsidDel="007054DD">
          <w:rPr>
            <w:rFonts w:eastAsia="Times New Roman" w:cstheme="minorHAnsi"/>
            <w:color w:val="000000"/>
            <w:lang w:val="en-US"/>
          </w:rPr>
          <w:delText xml:space="preserve">two </w:delText>
        </w:r>
      </w:del>
      <w:ins w:id="152" w:author="Microsoft Office User" w:date="2022-01-17T14:38:00Z">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ins>
      <w:r w:rsidRPr="006D69C5">
        <w:rPr>
          <w:rFonts w:eastAsia="Times New Roman" w:cstheme="minorHAnsi"/>
          <w:color w:val="000000"/>
          <w:lang w:val="en-US"/>
        </w:rPr>
        <w:t xml:space="preserve">dominant </w:t>
      </w:r>
      <w:del w:id="153" w:author="Microsoft Office User" w:date="2022-01-17T14:38:00Z">
        <w:r w:rsidRPr="006D69C5" w:rsidDel="007054DD">
          <w:rPr>
            <w:rFonts w:eastAsia="Times New Roman" w:cstheme="minorHAnsi"/>
            <w:color w:val="000000"/>
            <w:lang w:val="en-US"/>
          </w:rPr>
          <w:delText xml:space="preserve">individuals </w:delText>
        </w:r>
      </w:del>
      <w:ins w:id="154" w:author="Microsoft Office User" w:date="2022-01-17T14:38:00Z">
        <w:r w:rsidR="007054DD">
          <w:rPr>
            <w:rFonts w:eastAsia="Times New Roman" w:cstheme="minorHAnsi"/>
            <w:color w:val="000000"/>
            <w:lang w:val="en-US"/>
          </w:rPr>
          <w:t>male and female</w:t>
        </w:r>
        <w:r w:rsidR="007054DD" w:rsidRPr="006D69C5">
          <w:rPr>
            <w:rFonts w:eastAsia="Times New Roman" w:cstheme="minorHAnsi"/>
            <w:color w:val="000000"/>
            <w:lang w:val="en-US"/>
          </w:rPr>
          <w:t xml:space="preserve"> </w:t>
        </w:r>
      </w:ins>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Clutton</w:t>
      </w:r>
      <w:proofErr w:type="spellEnd"/>
      <w:r w:rsidR="0043299C" w:rsidRPr="0043299C">
        <w:rPr>
          <w:rFonts w:ascii="Calibri" w:hAnsi="Calibri" w:cs="Calibri"/>
          <w:lang w:val="en-US"/>
        </w:rPr>
        <w:t>-Brock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del w:id="155" w:author="Microsoft Office User" w:date="2022-01-17T14:38:00Z">
        <w:r w:rsidRPr="006D69C5" w:rsidDel="007054DD">
          <w:rPr>
            <w:rFonts w:eastAsia="Times New Roman" w:cstheme="minorHAnsi"/>
            <w:color w:val="000000"/>
            <w:lang w:val="en-US"/>
          </w:rPr>
          <w:delText xml:space="preserve">between </w:delText>
        </w:r>
      </w:del>
      <w:ins w:id="156" w:author="Microsoft Office User" w:date="2022-01-17T14:38:00Z">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ins>
      <w:r w:rsidRPr="006D69C5">
        <w:rPr>
          <w:rFonts w:eastAsia="Times New Roman" w:cstheme="minorHAnsi"/>
          <w:color w:val="000000"/>
          <w:lang w:val="en-US"/>
        </w:rPr>
        <w:t xml:space="preserve">subordinate group members,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del w:id="157" w:author="Microsoft Office User" w:date="2022-01-17T14:39:00Z">
        <w:r w:rsidDel="007054DD">
          <w:rPr>
            <w:rFonts w:eastAsia="Times New Roman" w:cstheme="minorHAnsi"/>
            <w:color w:val="000000"/>
            <w:lang w:val="en-US"/>
          </w:rPr>
          <w:delText xml:space="preserve">no </w:delText>
        </w:r>
      </w:del>
      <w:ins w:id="158" w:author="Microsoft Office User" w:date="2022-01-17T14:39:00Z">
        <w:r w:rsidR="007054DD">
          <w:rPr>
            <w:rFonts w:eastAsia="Times New Roman" w:cstheme="minorHAnsi"/>
            <w:color w:val="000000"/>
            <w:lang w:val="en-US"/>
          </w:rPr>
          <w:t>limited</w:t>
        </w:r>
        <w:r w:rsidR="007054DD">
          <w:rPr>
            <w:rFonts w:eastAsia="Times New Roman" w:cstheme="minorHAnsi"/>
            <w:color w:val="000000"/>
            <w:lang w:val="en-US"/>
          </w:rPr>
          <w:t xml:space="preserve"> </w:t>
        </w:r>
      </w:ins>
      <w:r w:rsidRPr="006D69C5">
        <w:rPr>
          <w:rFonts w:eastAsia="Times New Roman" w:cstheme="minorHAnsi"/>
          <w:color w:val="000000"/>
          <w:lang w:val="en-US"/>
        </w:rPr>
        <w:t xml:space="preserve">evidence </w:t>
      </w:r>
      <w:del w:id="159" w:author="Microsoft Office User" w:date="2022-01-17T14:39:00Z">
        <w:r w:rsidRPr="006D69C5" w:rsidDel="007054DD">
          <w:rPr>
            <w:rFonts w:eastAsia="Times New Roman" w:cstheme="minorHAnsi"/>
            <w:color w:val="000000"/>
            <w:lang w:val="en-US"/>
          </w:rPr>
          <w:delText xml:space="preserve">that </w:delText>
        </w:r>
      </w:del>
      <w:ins w:id="160" w:author="Microsoft Office User" w:date="2022-01-17T14:39:00Z">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ins>
      <w:r w:rsidRPr="006D69C5">
        <w:rPr>
          <w:rFonts w:eastAsia="Times New Roman" w:cstheme="minorHAnsi"/>
          <w:color w:val="000000"/>
          <w:lang w:val="en-US"/>
        </w:rPr>
        <w:t xml:space="preserve">dominance status also translates to more influence </w:t>
      </w:r>
      <w:r>
        <w:rPr>
          <w:rFonts w:eastAsia="Times New Roman" w:cstheme="minorHAnsi"/>
          <w:color w:val="000000"/>
          <w:lang w:val="en-US"/>
        </w:rPr>
        <w:t>over group movement decisions</w:t>
      </w:r>
      <w:r w:rsidRPr="006D69C5">
        <w:rPr>
          <w:rFonts w:eastAsia="Times New Roman" w:cstheme="minorHAnsi"/>
          <w:color w:val="000000"/>
          <w:lang w:val="en-US"/>
        </w:rPr>
        <w:t xml:space="preserve"> </w:t>
      </w:r>
      <w:commentRangeStart w:id="161"/>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 xml:space="preserve">(Bousquet and </w:t>
      </w:r>
      <w:proofErr w:type="spellStart"/>
      <w:r w:rsidR="0043299C" w:rsidRPr="0043299C">
        <w:rPr>
          <w:rFonts w:ascii="Calibri" w:hAnsi="Calibri" w:cs="Calibri"/>
          <w:lang w:val="en-US"/>
        </w:rPr>
        <w:t>Manser</w:t>
      </w:r>
      <w:proofErr w:type="spellEnd"/>
      <w:r w:rsidR="0043299C" w:rsidRPr="0043299C">
        <w:rPr>
          <w:rFonts w:ascii="Calibri" w:hAnsi="Calibri" w:cs="Calibri"/>
          <w:lang w:val="en-US"/>
        </w:rPr>
        <w:t xml:space="preserve"> 2011; Gall et al. 2017; </w:t>
      </w:r>
      <w:proofErr w:type="spellStart"/>
      <w:r w:rsidR="0043299C" w:rsidRPr="0043299C">
        <w:rPr>
          <w:rFonts w:ascii="Calibri" w:hAnsi="Calibri" w:cs="Calibri"/>
          <w:lang w:val="en-US"/>
        </w:rPr>
        <w:t>Strandburg-Peshkin</w:t>
      </w:r>
      <w:proofErr w:type="spellEnd"/>
      <w:r w:rsidR="0043299C" w:rsidRPr="0043299C">
        <w:rPr>
          <w:rFonts w:ascii="Calibri" w:hAnsi="Calibri" w:cs="Calibri"/>
          <w:lang w:val="en-US"/>
        </w:rPr>
        <w:t xml:space="preserve"> et al. 2020)</w:t>
      </w:r>
      <w:r w:rsidRPr="006D69C5">
        <w:rPr>
          <w:rFonts w:eastAsia="Times New Roman" w:cstheme="minorHAnsi"/>
          <w:color w:val="000000"/>
          <w:lang w:val="en-US"/>
        </w:rPr>
        <w:fldChar w:fldCharType="end"/>
      </w:r>
      <w:commentRangeEnd w:id="161"/>
      <w:r w:rsidR="007054DD">
        <w:rPr>
          <w:rStyle w:val="CommentReference"/>
          <w:lang w:val="en-CA" w:bidi="he-IL"/>
        </w:rPr>
        <w:commentReference w:id="161"/>
      </w:r>
      <w:r w:rsidRPr="006D69C5">
        <w:rPr>
          <w:rFonts w:eastAsia="Times New Roman" w:cstheme="minorHAnsi"/>
          <w:color w:val="000000"/>
          <w:lang w:val="en-US"/>
        </w:rPr>
        <w:t xml:space="preserve">. </w:t>
      </w:r>
    </w:p>
    <w:p w14:paraId="5CD566A7" w14:textId="20489AF1"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ins w:id="162" w:author="Microsoft Office User" w:date="2022-01-17T14:40:00Z">
        <w:r w:rsidR="00611390">
          <w:rPr>
            <w:rFonts w:cstheme="minorHAnsi"/>
            <w:lang w:val="en-US"/>
          </w:rPr>
          <w:t xml:space="preserve"> decisions</w:t>
        </w:r>
      </w:ins>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Pr>
          <w:rFonts w:cstheme="minorHAnsi"/>
          <w:lang w:val="en-US"/>
        </w:rPr>
        <w:t xml:space="preserve">. We </w:t>
      </w:r>
      <w:del w:id="163" w:author="Microsoft Office User" w:date="2022-01-17T14:40:00Z">
        <w:r w:rsidDel="00611390">
          <w:rPr>
            <w:rFonts w:cstheme="minorHAnsi"/>
            <w:lang w:val="en-US"/>
          </w:rPr>
          <w:delText>start by</w:delText>
        </w:r>
      </w:del>
      <w:ins w:id="164" w:author="Microsoft Office User" w:date="2022-01-17T14:40:00Z">
        <w:r w:rsidR="00611390">
          <w:rPr>
            <w:rFonts w:cstheme="minorHAnsi"/>
            <w:lang w:val="en-US"/>
          </w:rPr>
          <w:t>first</w:t>
        </w:r>
      </w:ins>
      <w:r>
        <w:rPr>
          <w:rFonts w:cstheme="minorHAnsi"/>
          <w:lang w:val="en-US"/>
        </w:rPr>
        <w:t xml:space="preserve"> assess</w:t>
      </w:r>
      <w:del w:id="165" w:author="Microsoft Office User" w:date="2022-01-17T14:40:00Z">
        <w:r w:rsidDel="00611390">
          <w:rPr>
            <w:rFonts w:cstheme="minorHAnsi"/>
            <w:lang w:val="en-US"/>
          </w:rPr>
          <w:delText>ing</w:delText>
        </w:r>
      </w:del>
      <w:r>
        <w:rPr>
          <w:rFonts w:cstheme="minorHAnsi"/>
          <w:lang w:val="en-US"/>
        </w:rPr>
        <w:t xml:space="preserve"> </w:t>
      </w:r>
      <w:commentRangeStart w:id="166"/>
      <w:r>
        <w:rPr>
          <w:rFonts w:cstheme="minorHAnsi"/>
          <w:lang w:val="en-US"/>
        </w:rPr>
        <w:t>what type of cue</w:t>
      </w:r>
      <w:commentRangeEnd w:id="166"/>
      <w:r w:rsidR="00611390">
        <w:rPr>
          <w:rStyle w:val="CommentReference"/>
          <w:lang w:val="en-CA" w:bidi="he-IL"/>
        </w:rPr>
        <w:commentReference w:id="166"/>
      </w:r>
      <w:r>
        <w:rPr>
          <w:rFonts w:cstheme="minorHAnsi"/>
          <w:lang w:val="en-US"/>
        </w:rPr>
        <w:t xml:space="preserve"> is most important in influencing the movement of others. We </w:t>
      </w:r>
      <w:del w:id="167" w:author="Microsoft Office User" w:date="2022-01-17T14:41:00Z">
        <w:r w:rsidDel="00611390">
          <w:rPr>
            <w:rFonts w:cstheme="minorHAnsi"/>
            <w:lang w:val="en-US"/>
          </w:rPr>
          <w:delText xml:space="preserve">then </w:delText>
        </w:r>
      </w:del>
      <w:r>
        <w:rPr>
          <w:rFonts w:cstheme="minorHAnsi"/>
          <w:lang w:val="en-US"/>
        </w:rPr>
        <w:t>develop a simple, general method for quantifying individual influence over the speed and direction of movement in moving groups</w:t>
      </w:r>
      <w:del w:id="168" w:author="Microsoft Office User" w:date="2022-01-17T14:41:00Z">
        <w:r w:rsidDel="00611390">
          <w:rPr>
            <w:rFonts w:cstheme="minorHAnsi"/>
            <w:lang w:val="en-US"/>
          </w:rPr>
          <w:delText>, based on the cue we identified</w:delText>
        </w:r>
      </w:del>
      <w:r>
        <w:rPr>
          <w:rFonts w:cstheme="minorHAnsi"/>
          <w:lang w:val="en-US"/>
        </w:rPr>
        <w:t>.</w:t>
      </w:r>
      <w:r w:rsidRPr="006D69C5">
        <w:rPr>
          <w:rFonts w:cstheme="minorHAnsi"/>
          <w:lang w:val="en-US"/>
        </w:rPr>
        <w:t xml:space="preserve"> </w:t>
      </w:r>
      <w:commentRangeStart w:id="169"/>
      <w:r w:rsidRPr="006D69C5">
        <w:rPr>
          <w:rFonts w:cstheme="minorHAnsi"/>
          <w:lang w:val="en-US"/>
        </w:rPr>
        <w:t>Because of the type of collective movement of meerkats described above</w:t>
      </w:r>
      <w:r>
        <w:rPr>
          <w:rFonts w:cstheme="minorHAnsi"/>
          <w:lang w:val="en-US"/>
        </w:rPr>
        <w:t>, similar to that of many terrestrial foraging groups</w:t>
      </w:r>
      <w:r w:rsidRPr="006D69C5">
        <w:rPr>
          <w:rFonts w:cstheme="minorHAnsi"/>
          <w:lang w:val="en-US"/>
        </w:rPr>
        <w:t>, this method does not focus on particular events at the transition between foraging and moving, but rather aims to capture an aggregated measure of influence over continuous foraging times.</w:t>
      </w:r>
      <w:commentRangeEnd w:id="169"/>
      <w:r w:rsidR="00611390">
        <w:rPr>
          <w:rStyle w:val="CommentReference"/>
          <w:lang w:val="en-CA" w:bidi="he-IL"/>
        </w:rPr>
        <w:commentReference w:id="169"/>
      </w:r>
      <w:r w:rsidRPr="006D69C5">
        <w:rPr>
          <w:rFonts w:cstheme="minorHAnsi"/>
          <w:lang w:val="en-US"/>
        </w:rPr>
        <w:t xml:space="preserve"> </w:t>
      </w:r>
      <w:ins w:id="170" w:author="Microsoft Office User" w:date="2022-01-18T17:01:00Z">
        <w:r w:rsidR="006C23AD">
          <w:rPr>
            <w:rFonts w:cstheme="minorHAnsi"/>
            <w:lang w:val="en-US"/>
          </w:rPr>
          <w:t xml:space="preserve">We use this method to </w:t>
        </w:r>
        <w:r w:rsidR="004D4DEB">
          <w:rPr>
            <w:rFonts w:cstheme="minorHAnsi"/>
            <w:lang w:val="en-US"/>
          </w:rPr>
          <w:t>assess wh</w:t>
        </w:r>
      </w:ins>
      <w:ins w:id="171" w:author="Microsoft Office User" w:date="2022-01-18T17:02:00Z">
        <w:r w:rsidR="004D4DEB">
          <w:rPr>
            <w:rFonts w:cstheme="minorHAnsi"/>
            <w:lang w:val="en-US"/>
          </w:rPr>
          <w:t xml:space="preserve">ether </w:t>
        </w:r>
      </w:ins>
      <w:ins w:id="172" w:author="Microsoft Office User" w:date="2022-01-18T17:03:00Z">
        <w:r w:rsidR="004D4DEB">
          <w:rPr>
            <w:rFonts w:cstheme="minorHAnsi"/>
            <w:lang w:val="en-US"/>
          </w:rPr>
          <w:t>patterns of influence are associated with social status within groups, as well as whether the two different types of influences correlate with one another</w:t>
        </w:r>
      </w:ins>
      <w:ins w:id="173" w:author="Microsoft Office User" w:date="2022-01-18T17:02:00Z">
        <w:r w:rsidR="004D4DEB">
          <w:rPr>
            <w:rFonts w:cstheme="minorHAnsi"/>
            <w:lang w:val="en-US"/>
          </w:rPr>
          <w:t>.</w:t>
        </w:r>
      </w:ins>
      <w:ins w:id="174" w:author="Microsoft Office User" w:date="2022-01-18T17:01:00Z">
        <w:r w:rsidR="004D4DEB">
          <w:rPr>
            <w:rFonts w:cstheme="minorHAnsi"/>
            <w:lang w:val="en-US"/>
          </w:rPr>
          <w:t xml:space="preserve"> </w:t>
        </w:r>
      </w:ins>
      <w:r w:rsidRPr="006D69C5">
        <w:rPr>
          <w:rFonts w:cstheme="minorHAnsi"/>
          <w:lang w:val="en-US"/>
        </w:rPr>
        <w:lastRenderedPageBreak/>
        <w:t>Since frontmost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Barelli</w:t>
      </w:r>
      <w:proofErr w:type="spellEnd"/>
      <w:r w:rsidR="0043299C" w:rsidRPr="0043299C">
        <w:rPr>
          <w:rFonts w:ascii="Calibri" w:hAnsi="Calibri" w:cs="Calibri"/>
          <w:lang w:val="en-US"/>
        </w:rPr>
        <w:t xml:space="preserve">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ins w:id="175" w:author="Microsoft Office User" w:date="2022-01-18T17:03:00Z">
        <w:r w:rsidR="004D4DEB">
          <w:rPr>
            <w:rFonts w:cstheme="minorHAnsi"/>
            <w:lang w:val="en-US"/>
          </w:rPr>
          <w:t xml:space="preserve">also </w:t>
        </w:r>
      </w:ins>
      <w:ins w:id="176" w:author="Microsoft Office User" w:date="2022-01-18T17:05:00Z">
        <w:r w:rsidR="004D4DEB">
          <w:rPr>
            <w:rFonts w:cstheme="minorHAnsi"/>
            <w:lang w:val="en-US"/>
          </w:rPr>
          <w:t xml:space="preserve">test whether </w:t>
        </w:r>
      </w:ins>
      <w:del w:id="177" w:author="Microsoft Office User" w:date="2022-01-18T17:05:00Z">
        <w:r w:rsidRPr="006D69C5" w:rsidDel="004D4DEB">
          <w:rPr>
            <w:rFonts w:cstheme="minorHAnsi"/>
            <w:lang w:val="en-US"/>
          </w:rPr>
          <w:delText>compare</w:delText>
        </w:r>
      </w:del>
      <w:del w:id="178" w:author="Microsoft Office User" w:date="2022-01-17T14:43:00Z">
        <w:r w:rsidRPr="006D69C5" w:rsidDel="00611390">
          <w:rPr>
            <w:rFonts w:cstheme="minorHAnsi"/>
            <w:lang w:val="en-US"/>
          </w:rPr>
          <w:delText>d</w:delText>
        </w:r>
      </w:del>
      <w:del w:id="179" w:author="Microsoft Office User" w:date="2022-01-18T17:05:00Z">
        <w:r w:rsidRPr="006D69C5" w:rsidDel="004D4DEB">
          <w:rPr>
            <w:rFonts w:cstheme="minorHAnsi"/>
            <w:lang w:val="en-US"/>
          </w:rPr>
          <w:delText xml:space="preserve"> our metrics of influence with the proportion of time </w:delText>
        </w:r>
        <w:r w:rsidDel="004D4DEB">
          <w:rPr>
            <w:rFonts w:cstheme="minorHAnsi"/>
            <w:lang w:val="en-US"/>
          </w:rPr>
          <w:delText xml:space="preserve">each </w:delText>
        </w:r>
      </w:del>
      <w:r>
        <w:rPr>
          <w:rFonts w:cstheme="minorHAnsi"/>
          <w:lang w:val="en-US"/>
        </w:rPr>
        <w:t>individual</w:t>
      </w:r>
      <w:ins w:id="180" w:author="Microsoft Office User" w:date="2022-01-18T17:05:00Z">
        <w:r w:rsidR="004D4DEB">
          <w:rPr>
            <w:rFonts w:cstheme="minorHAnsi"/>
            <w:lang w:val="en-US"/>
          </w:rPr>
          <w:t>s</w:t>
        </w:r>
      </w:ins>
      <w:r>
        <w:rPr>
          <w:rFonts w:cstheme="minorHAnsi"/>
          <w:lang w:val="en-US"/>
        </w:rPr>
        <w:t xml:space="preserve"> </w:t>
      </w:r>
      <w:ins w:id="181" w:author="Microsoft Office User" w:date="2022-01-18T17:05:00Z">
        <w:r w:rsidR="004D4DEB">
          <w:rPr>
            <w:rFonts w:cstheme="minorHAnsi"/>
            <w:lang w:val="en-US"/>
          </w:rPr>
          <w:t xml:space="preserve">that </w:t>
        </w:r>
      </w:ins>
      <w:r w:rsidRPr="006D69C5">
        <w:rPr>
          <w:rFonts w:cstheme="minorHAnsi"/>
          <w:lang w:val="en-US"/>
        </w:rPr>
        <w:t>spen</w:t>
      </w:r>
      <w:ins w:id="182" w:author="Microsoft Office User" w:date="2022-01-18T17:05:00Z">
        <w:r w:rsidR="004D4DEB">
          <w:rPr>
            <w:rFonts w:cstheme="minorHAnsi"/>
            <w:lang w:val="en-US"/>
          </w:rPr>
          <w:t>d</w:t>
        </w:r>
      </w:ins>
      <w:del w:id="183" w:author="Microsoft Office User" w:date="2022-01-18T17:05:00Z">
        <w:r w:rsidRPr="006D69C5" w:rsidDel="004D4DEB">
          <w:rPr>
            <w:rFonts w:cstheme="minorHAnsi"/>
            <w:lang w:val="en-US"/>
          </w:rPr>
          <w:delText>t</w:delText>
        </w:r>
      </w:del>
      <w:r w:rsidRPr="006D69C5">
        <w:rPr>
          <w:rFonts w:cstheme="minorHAnsi"/>
          <w:lang w:val="en-US"/>
        </w:rPr>
        <w:t xml:space="preserve"> </w:t>
      </w:r>
      <w:ins w:id="184" w:author="Microsoft Office User" w:date="2022-01-18T17:05:00Z">
        <w:r w:rsidR="004D4DEB">
          <w:rPr>
            <w:rFonts w:cstheme="minorHAnsi"/>
            <w:lang w:val="en-US"/>
          </w:rPr>
          <w:t xml:space="preserve">more time </w:t>
        </w:r>
      </w:ins>
      <w:r w:rsidRPr="006D69C5">
        <w:rPr>
          <w:rFonts w:cstheme="minorHAnsi"/>
          <w:lang w:val="en-US"/>
        </w:rPr>
        <w:t xml:space="preserve">in the front </w:t>
      </w:r>
      <w:del w:id="185" w:author="Microsoft Office User" w:date="2022-01-18T17:05:00Z">
        <w:r w:rsidRPr="006D69C5" w:rsidDel="004D4DEB">
          <w:rPr>
            <w:rFonts w:cstheme="minorHAnsi"/>
            <w:lang w:val="en-US"/>
          </w:rPr>
          <w:delText xml:space="preserve">half </w:delText>
        </w:r>
      </w:del>
      <w:r w:rsidRPr="006D69C5">
        <w:rPr>
          <w:rFonts w:cstheme="minorHAnsi"/>
          <w:lang w:val="en-US"/>
        </w:rPr>
        <w:t>of the group</w:t>
      </w:r>
      <w:ins w:id="186" w:author="Microsoft Office User" w:date="2022-01-18T17:05:00Z">
        <w:r w:rsidR="004D4DEB">
          <w:rPr>
            <w:rFonts w:cstheme="minorHAnsi"/>
            <w:lang w:val="en-US"/>
          </w:rPr>
          <w:t xml:space="preserve"> have higher influence</w:t>
        </w:r>
      </w:ins>
      <w:r w:rsidRPr="006D69C5">
        <w:rPr>
          <w:rFonts w:cstheme="minorHAnsi"/>
          <w:lang w:val="en-US"/>
        </w:rPr>
        <w:t xml:space="preserve">. </w:t>
      </w:r>
      <w:del w:id="187" w:author="Microsoft Office User" w:date="2022-01-18T17:03:00Z">
        <w:r w:rsidDel="004D4DEB">
          <w:rPr>
            <w:rFonts w:cstheme="minorHAnsi"/>
            <w:lang w:val="en-US"/>
          </w:rPr>
          <w:delText>Using this approach, we address the following questions</w:delText>
        </w:r>
        <w:r w:rsidRPr="006D69C5" w:rsidDel="004D4DEB">
          <w:rPr>
            <w:rFonts w:cstheme="minorHAnsi"/>
            <w:lang w:val="en-US"/>
          </w:rPr>
          <w:delText xml:space="preserve">: </w:delText>
        </w:r>
        <w:commentRangeStart w:id="188"/>
        <w:r w:rsidRPr="006D69C5" w:rsidDel="004D4DEB">
          <w:rPr>
            <w:rFonts w:cstheme="minorHAnsi"/>
            <w:lang w:val="en-US"/>
          </w:rPr>
          <w:delText xml:space="preserve">(1) Are </w:delText>
        </w:r>
        <w:r w:rsidDel="004D4DEB">
          <w:rPr>
            <w:rFonts w:cstheme="minorHAnsi"/>
            <w:lang w:val="en-US"/>
          </w:rPr>
          <w:delText>individuals</w:delText>
        </w:r>
        <w:r w:rsidRPr="006D69C5" w:rsidDel="004D4DEB">
          <w:rPr>
            <w:rFonts w:cstheme="minorHAnsi"/>
            <w:lang w:val="en-US"/>
          </w:rPr>
          <w:delText xml:space="preserve"> more influenced by the </w:delText>
        </w:r>
        <w:r w:rsidDel="004D4DEB">
          <w:rPr>
            <w:rFonts w:cstheme="minorHAnsi"/>
            <w:lang w:val="en-US"/>
          </w:rPr>
          <w:delText>spatial location</w:delText>
        </w:r>
        <w:r w:rsidRPr="006D69C5" w:rsidDel="004D4DEB">
          <w:rPr>
            <w:rFonts w:cstheme="minorHAnsi"/>
            <w:lang w:val="en-US"/>
          </w:rPr>
          <w:delText xml:space="preserve"> of others within the group or their movement in specific directions? (2) Are </w:delText>
        </w:r>
        <w:r w:rsidDel="004D4DEB">
          <w:rPr>
            <w:rFonts w:cstheme="minorHAnsi"/>
            <w:lang w:val="en-US"/>
          </w:rPr>
          <w:delText>there</w:delText>
        </w:r>
        <w:r w:rsidRPr="006D69C5" w:rsidDel="004D4DEB">
          <w:rPr>
            <w:rFonts w:cstheme="minorHAnsi"/>
            <w:lang w:val="en-US"/>
          </w:rPr>
          <w:delText xml:space="preserve"> consistent patterns of influence between age</w:delText>
        </w:r>
        <w:r w:rsidDel="004D4DEB">
          <w:rPr>
            <w:rFonts w:cstheme="minorHAnsi"/>
            <w:lang w:val="en-US"/>
          </w:rPr>
          <w:delText xml:space="preserve"> and dominance</w:delText>
        </w:r>
        <w:r w:rsidRPr="006D69C5" w:rsidDel="004D4DEB">
          <w:rPr>
            <w:rFonts w:cstheme="minorHAnsi"/>
            <w:lang w:val="en-US"/>
          </w:rPr>
          <w:delText xml:space="preserve"> classes across different </w:delText>
        </w:r>
        <w:r w:rsidDel="004D4DEB">
          <w:rPr>
            <w:rFonts w:cstheme="minorHAnsi"/>
            <w:lang w:val="en-US"/>
          </w:rPr>
          <w:delText xml:space="preserve">social </w:delText>
        </w:r>
        <w:r w:rsidRPr="006D69C5" w:rsidDel="004D4DEB">
          <w:rPr>
            <w:rFonts w:cstheme="minorHAnsi"/>
            <w:lang w:val="en-US"/>
          </w:rPr>
          <w:delText>groups? (3) Do</w:delText>
        </w:r>
        <w:r w:rsidDel="004D4DEB">
          <w:rPr>
            <w:rFonts w:cstheme="minorHAnsi"/>
            <w:lang w:val="en-US"/>
          </w:rPr>
          <w:delText>es individual influence over group direction correlate with influence over group speed, or are these two aspects distinct</w:delText>
        </w:r>
        <w:r w:rsidRPr="006D69C5" w:rsidDel="004D4DEB">
          <w:rPr>
            <w:rFonts w:cstheme="minorHAnsi"/>
            <w:lang w:val="en-US"/>
          </w:rPr>
          <w:delText xml:space="preserve">? (4) </w:delText>
        </w:r>
        <w:r w:rsidDel="004D4DEB">
          <w:rPr>
            <w:rFonts w:cstheme="minorHAnsi"/>
            <w:lang w:val="en-US"/>
          </w:rPr>
          <w:delText>Do these two forms of influence correlate with front-back location within the group</w:delText>
        </w:r>
        <w:r w:rsidRPr="006D69C5" w:rsidDel="004D4DEB">
          <w:rPr>
            <w:rFonts w:cstheme="minorHAnsi"/>
            <w:lang w:val="en-US"/>
          </w:rPr>
          <w:delText>?</w:delText>
        </w:r>
        <w:commentRangeEnd w:id="188"/>
        <w:r w:rsidR="00611390" w:rsidDel="004D4DEB">
          <w:rPr>
            <w:rStyle w:val="CommentReference"/>
            <w:lang w:val="en-CA" w:bidi="he-IL"/>
          </w:rPr>
          <w:commentReference w:id="188"/>
        </w:r>
      </w:del>
    </w:p>
    <w:p w14:paraId="10EDA90D" w14:textId="77777777" w:rsidR="005D20C4" w:rsidRPr="006D69C5" w:rsidRDefault="005D20C4" w:rsidP="005D20C4">
      <w:pPr>
        <w:spacing w:line="360" w:lineRule="auto"/>
        <w:jc w:val="both"/>
        <w:rPr>
          <w:ins w:id="189"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4A08E25C"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w:t>
      </w:r>
      <w:proofErr w:type="spellStart"/>
      <w:r w:rsidR="00862DE3" w:rsidRPr="00862DE3">
        <w:rPr>
          <w:rFonts w:ascii="Calibri" w:hAnsi="Calibri" w:cs="Calibri"/>
          <w:lang w:val="en-US"/>
        </w:rPr>
        <w:t>Clutton</w:t>
      </w:r>
      <w:proofErr w:type="spellEnd"/>
      <w:r w:rsidR="00862DE3" w:rsidRPr="00862DE3">
        <w:rPr>
          <w:rFonts w:ascii="Calibri" w:hAnsi="Calibri" w:cs="Calibri"/>
          <w:lang w:val="en-US"/>
        </w:rPr>
        <w:t>-Brock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4E0C6C" w:rsidRPr="006D69C5">
        <w:rPr>
          <w:rFonts w:eastAsia="Times New Roman" w:cstheme="minorHAnsi"/>
          <w:color w:val="000000"/>
          <w:lang w:val="en-US"/>
        </w:rPr>
        <w:t xml:space="preserve">monitored </w:t>
      </w:r>
      <w:r w:rsidR="004E0C6C">
        <w:rPr>
          <w:rFonts w:eastAsia="Times New Roman" w:cstheme="minorHAnsi"/>
          <w:color w:val="000000"/>
          <w:lang w:val="en-US"/>
        </w:rPr>
        <w:t xml:space="preserve">year-round </w:t>
      </w:r>
      <w:r w:rsidR="004E0C6C" w:rsidRPr="006D69C5">
        <w:rPr>
          <w:rFonts w:eastAsia="Times New Roman" w:cstheme="minorHAnsi"/>
          <w:color w:val="000000"/>
          <w:lang w:val="en-US"/>
        </w:rPr>
        <w:t xml:space="preserve">on a regular basis. </w:t>
      </w:r>
      <w:r w:rsidR="004E0C6C">
        <w:rPr>
          <w:rFonts w:eastAsia="Times New Roman" w:cstheme="minorHAnsi"/>
          <w:color w:val="000000"/>
          <w:lang w:val="en-US"/>
        </w:rPr>
        <w:t>Using GPS collars, w</w:t>
      </w:r>
      <w:r w:rsidR="004E0C6C" w:rsidRPr="006D69C5">
        <w:rPr>
          <w:rFonts w:eastAsia="Times New Roman" w:cstheme="minorHAnsi"/>
          <w:color w:val="000000"/>
          <w:lang w:val="en-US"/>
        </w:rPr>
        <w:t xml:space="preserve">e </w:t>
      </w:r>
      <w:r w:rsidR="00EB517F" w:rsidRPr="006D69C5">
        <w:rPr>
          <w:rFonts w:eastAsia="Times New Roman" w:cstheme="minorHAnsi"/>
          <w:color w:val="000000"/>
          <w:lang w:val="en-US"/>
        </w:rPr>
        <w:t xml:space="preserve">collected simultaneous, high-resolution (1 Hz) 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7CA4CB32"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w:t>
      </w:r>
      <w:del w:id="190" w:author="Microsoft Office User" w:date="2022-01-17T14:51:00Z">
        <w:r w:rsidR="0047277B" w:rsidRPr="006D69C5" w:rsidDel="008C78E3">
          <w:rPr>
            <w:rFonts w:eastAsia="Times New Roman" w:cstheme="minorHAnsi"/>
            <w:color w:val="000000"/>
            <w:lang w:val="en-US"/>
          </w:rPr>
          <w:delText>a</w:delText>
        </w:r>
        <w:r w:rsidRPr="006D69C5" w:rsidDel="008C78E3">
          <w:rPr>
            <w:rFonts w:eastAsia="Times New Roman" w:cstheme="minorHAnsi"/>
            <w:color w:val="000000"/>
            <w:lang w:val="en-US"/>
          </w:rPr>
          <w:delText xml:space="preserve"> </w:delText>
        </w:r>
      </w:del>
      <w:r w:rsidR="0047277B" w:rsidRPr="006D69C5">
        <w:rPr>
          <w:rFonts w:eastAsia="Times New Roman" w:cstheme="minorHAnsi"/>
          <w:color w:val="000000"/>
          <w:lang w:val="en-US"/>
        </w:rPr>
        <w:t xml:space="preserve">meerkat </w:t>
      </w:r>
      <w:r w:rsidRPr="006D69C5">
        <w:rPr>
          <w:rFonts w:eastAsia="Times New Roman" w:cstheme="minorHAnsi"/>
          <w:color w:val="000000"/>
          <w:lang w:val="en-US"/>
        </w:rPr>
        <w:t>group</w:t>
      </w:r>
      <w:ins w:id="191" w:author="Microsoft Office User" w:date="2022-01-17T14:51:00Z">
        <w:r w:rsidR="008C78E3">
          <w:rPr>
            <w:rFonts w:eastAsia="Times New Roman" w:cstheme="minorHAnsi"/>
            <w:color w:val="000000"/>
            <w:lang w:val="en-US"/>
          </w:rPr>
          <w:t>s</w:t>
        </w:r>
      </w:ins>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and its battery (ER14250M)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xml:space="preserve">, which was never more than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171289">
        <w:rPr>
          <w:rFonts w:eastAsia="Times New Roman" w:cstheme="minorHAnsi"/>
          <w:color w:val="000000"/>
          <w:lang w:val="en-US"/>
        </w:rPr>
        <w:t>2</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r w:rsidR="005B747C">
        <w:rPr>
          <w:rFonts w:eastAsia="Times New Roman" w:cstheme="minorHAnsi"/>
          <w:color w:val="000000"/>
          <w:lang w:val="en-US"/>
        </w:rPr>
        <w:t xml:space="preserve">Thanks to the high habituation of meerkats at the KMP, we could deploy the collars in a non-invasive way (see supplements for detailed method). </w:t>
      </w:r>
      <w:r w:rsidR="00F576F0" w:rsidRPr="006D69C5">
        <w:rPr>
          <w:rFonts w:eastAsia="Times New Roman" w:cstheme="minorHAnsi"/>
          <w:color w:val="000000"/>
          <w:lang w:val="en-US"/>
        </w:rPr>
        <w:t xml:space="preserve">Juvenile individuals were </w:t>
      </w:r>
      <w:r w:rsidR="00AC0F67">
        <w:rPr>
          <w:rFonts w:eastAsia="Times New Roman" w:cstheme="minorHAnsi"/>
          <w:color w:val="000000"/>
          <w:lang w:val="en-US"/>
        </w:rPr>
        <w:t>below the minimal size for fitting a GPS collar</w:t>
      </w:r>
      <w:r w:rsidR="00F576F0" w:rsidRPr="006D69C5">
        <w:rPr>
          <w:rFonts w:eastAsia="Times New Roman" w:cstheme="minorHAnsi"/>
          <w:color w:val="000000"/>
          <w:lang w:val="en-US"/>
        </w:rPr>
        <w:t>, therefore their movement could not be recorded</w:t>
      </w:r>
      <w:commentRangeStart w:id="192"/>
      <w:r w:rsidR="00F576F0" w:rsidRPr="006D69C5">
        <w:rPr>
          <w:rFonts w:eastAsia="Times New Roman" w:cstheme="minorHAnsi"/>
          <w:color w:val="000000"/>
          <w:lang w:val="en-US"/>
        </w:rPr>
        <w:t>.</w:t>
      </w:r>
      <w:del w:id="193" w:author="Microsoft Office User" w:date="2022-01-17T14:52:00Z">
        <w:r w:rsidR="00F576F0" w:rsidRPr="006D69C5" w:rsidDel="008C78E3">
          <w:rPr>
            <w:rFonts w:eastAsia="Times New Roman" w:cstheme="minorHAnsi"/>
            <w:color w:val="000000"/>
            <w:lang w:val="en-US"/>
          </w:rPr>
          <w:delText> </w:delText>
        </w:r>
        <w:r w:rsidR="009963E0" w:rsidDel="008C78E3">
          <w:rPr>
            <w:rFonts w:eastAsia="Times New Roman" w:cstheme="minorHAnsi"/>
            <w:color w:val="000000"/>
            <w:lang w:val="en-US"/>
          </w:rPr>
          <w:delText>This should not impact our results as in meerkats, juvenile individuals usually follow older ones and are therefore unlikely to influence group direction or speed</w:delText>
        </w:r>
      </w:del>
      <w:commentRangeEnd w:id="192"/>
      <w:r w:rsidR="008C78E3">
        <w:rPr>
          <w:rStyle w:val="CommentReference"/>
          <w:lang w:val="en-CA" w:bidi="he-IL"/>
        </w:rPr>
        <w:commentReference w:id="192"/>
      </w:r>
      <w:del w:id="194" w:author="Microsoft Office User" w:date="2022-01-17T14:52:00Z">
        <w:r w:rsidR="009963E0" w:rsidDel="008C78E3">
          <w:rPr>
            <w:rFonts w:eastAsia="Times New Roman" w:cstheme="minorHAnsi"/>
            <w:color w:val="000000"/>
            <w:lang w:val="en-US"/>
          </w:rPr>
          <w:delText>.</w:delText>
        </w:r>
      </w:del>
      <w:r w:rsidR="009963E0">
        <w:rPr>
          <w:rFonts w:eastAsia="Times New Roman" w:cstheme="minorHAnsi"/>
          <w:color w:val="000000"/>
          <w:lang w:val="en-US"/>
        </w:rPr>
        <w:t xml:space="preserve">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del w:id="195" w:author="Microsoft Office User" w:date="2022-01-17T14:53:00Z">
        <w:r w:rsidR="006723F3" w:rsidDel="008C78E3">
          <w:rPr>
            <w:rFonts w:eastAsia="Times New Roman" w:cstheme="minorHAnsi"/>
            <w:color w:val="000000"/>
            <w:lang w:val="en-US"/>
          </w:rPr>
          <w:delText xml:space="preserve">recorded </w:delText>
        </w:r>
      </w:del>
      <w:ins w:id="196" w:author="Microsoft Office User" w:date="2022-01-17T14:53:00Z">
        <w:r w:rsidR="008C78E3">
          <w:rPr>
            <w:rFonts w:eastAsia="Times New Roman" w:cstheme="minorHAnsi"/>
            <w:color w:val="000000"/>
            <w:lang w:val="en-US"/>
          </w:rPr>
          <w:t>were programmed to record</w:t>
        </w:r>
        <w:r w:rsidR="008C78E3">
          <w:rPr>
            <w:rFonts w:eastAsia="Times New Roman" w:cstheme="minorHAnsi"/>
            <w:color w:val="000000"/>
            <w:lang w:val="en-US"/>
          </w:rPr>
          <w:t xml:space="preserve"> </w:t>
        </w:r>
      </w:ins>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 xml:space="preserve">fix/second for 3 </w:t>
      </w:r>
      <w:r w:rsidR="0047277B" w:rsidRPr="006D69C5">
        <w:rPr>
          <w:rFonts w:eastAsia="Times New Roman" w:cstheme="minorHAnsi"/>
          <w:color w:val="000000"/>
          <w:lang w:val="en-US"/>
        </w:rPr>
        <w:lastRenderedPageBreak/>
        <w:t>hours every day</w:t>
      </w:r>
      <w:ins w:id="197" w:author="Microsoft Office User" w:date="2022-01-17T14:53:00Z">
        <w:r w:rsidR="008C78E3">
          <w:rPr>
            <w:rFonts w:eastAsia="Times New Roman" w:cstheme="minorHAnsi"/>
            <w:color w:val="000000"/>
            <w:lang w:val="en-US"/>
          </w:rPr>
          <w:t xml:space="preserve"> during times </w:t>
        </w:r>
        <w:r w:rsidR="008C78E3">
          <w:rPr>
            <w:rFonts w:eastAsia="Times New Roman" w:cstheme="minorHAnsi"/>
            <w:color w:val="000000"/>
            <w:lang w:val="en-US"/>
          </w:rPr>
          <w:t>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w:t>
        </w:r>
      </w:ins>
      <w:ins w:id="198" w:author="Microsoft Office User" w:date="2022-01-17T14:54:00Z">
        <w:r w:rsidR="008C78E3">
          <w:rPr>
            <w:rFonts w:eastAsia="Times New Roman" w:cstheme="minorHAnsi"/>
            <w:color w:val="000000"/>
            <w:lang w:val="en-US"/>
          </w:rPr>
          <w:t xml:space="preserve"> (</w:t>
        </w:r>
      </w:ins>
      <w:del w:id="199" w:author="Microsoft Office User" w:date="2022-01-17T14:53:00Z">
        <w:r w:rsidR="004640BA" w:rsidRPr="006D69C5" w:rsidDel="008C78E3">
          <w:rPr>
            <w:rFonts w:eastAsia="Times New Roman" w:cstheme="minorHAnsi"/>
            <w:color w:val="000000"/>
            <w:lang w:val="en-US"/>
          </w:rPr>
          <w:delText xml:space="preserve">, </w:delText>
        </w:r>
      </w:del>
      <w:r w:rsidR="004640BA" w:rsidRPr="006D69C5">
        <w:rPr>
          <w:rFonts w:eastAsia="Times New Roman" w:cstheme="minorHAnsi"/>
          <w:color w:val="000000"/>
          <w:lang w:val="en-US"/>
        </w:rPr>
        <w:t>either in the morning after the group had left the sleeping burrow, or in the afternoon before returning to it</w:t>
      </w:r>
      <w:ins w:id="200" w:author="Microsoft Office User" w:date="2022-01-17T14:53:00Z">
        <w:r w:rsidR="008C78E3">
          <w:rPr>
            <w:rFonts w:eastAsia="Times New Roman" w:cstheme="minorHAnsi"/>
            <w:color w:val="000000"/>
            <w:lang w:val="en-US"/>
          </w:rPr>
          <w:t>,</w:t>
        </w:r>
      </w:ins>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ins w:id="201" w:author="Microsoft Office User" w:date="2022-01-17T14:54:00Z">
        <w:r w:rsidR="008C78E3">
          <w:rPr>
            <w:rFonts w:eastAsia="Times New Roman" w:cstheme="minorHAnsi"/>
            <w:color w:val="000000"/>
            <w:lang w:val="en-US"/>
          </w:rPr>
          <w:t>)</w:t>
        </w:r>
      </w:ins>
      <w:del w:id="202" w:author="Microsoft Office User" w:date="2022-01-17T14:53:00Z">
        <w:r w:rsidR="00A15919" w:rsidDel="008C78E3">
          <w:rPr>
            <w:rFonts w:eastAsia="Times New Roman" w:cstheme="minorHAnsi"/>
            <w:color w:val="000000"/>
            <w:lang w:val="en-US"/>
          </w:rPr>
          <w:delText xml:space="preserve"> (i.e. </w:delText>
        </w:r>
        <w:r w:rsidR="000F236A" w:rsidDel="008C78E3">
          <w:rPr>
            <w:rFonts w:eastAsia="Times New Roman" w:cstheme="minorHAnsi"/>
            <w:color w:val="000000"/>
            <w:lang w:val="en-US"/>
          </w:rPr>
          <w:delText>times</w:delText>
        </w:r>
        <w:r w:rsidR="00A15919" w:rsidDel="008C78E3">
          <w:rPr>
            <w:rFonts w:eastAsia="Times New Roman" w:cstheme="minorHAnsi"/>
            <w:color w:val="000000"/>
            <w:lang w:val="en-US"/>
          </w:rPr>
          <w:delText xml:space="preserve"> when</w:delText>
        </w:r>
        <w:r w:rsidR="000F236A" w:rsidDel="008C78E3">
          <w:rPr>
            <w:rFonts w:eastAsia="Times New Roman" w:cstheme="minorHAnsi"/>
            <w:color w:val="000000"/>
            <w:lang w:val="en-US"/>
          </w:rPr>
          <w:delText xml:space="preserve"> meerkats typically forage</w:delText>
        </w:r>
        <w:r w:rsidR="000F236A" w:rsidRPr="006D69C5" w:rsidDel="008C78E3">
          <w:rPr>
            <w:rFonts w:eastAsia="Times New Roman" w:cstheme="minorHAnsi"/>
            <w:color w:val="000000"/>
            <w:lang w:val="en-US"/>
          </w:rPr>
          <w:delText xml:space="preserve"> within their territory </w:delText>
        </w:r>
        <w:r w:rsidR="000F236A" w:rsidDel="008C78E3">
          <w:rPr>
            <w:rFonts w:eastAsia="Times New Roman" w:cstheme="minorHAnsi"/>
            <w:color w:val="000000"/>
            <w:lang w:val="en-US"/>
          </w:rPr>
          <w:delText>while moving as a group</w:delText>
        </w:r>
        <w:r w:rsidR="002F19FB" w:rsidDel="008C78E3">
          <w:rPr>
            <w:rFonts w:eastAsia="Times New Roman" w:cstheme="minorHAnsi"/>
            <w:color w:val="000000"/>
            <w:lang w:val="en-US"/>
          </w:rPr>
          <w:delText>)</w:delText>
        </w:r>
      </w:del>
      <w:r w:rsidR="000F236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ins w:id="203" w:author="Microsoft Office User" w:date="2022-01-17T14:54:00Z">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 and</w:t>
        </w:r>
        <w:r w:rsidR="008C78E3" w:rsidRPr="006D69C5">
          <w:rPr>
            <w:rFonts w:eastAsia="Times New Roman" w:cstheme="minorHAnsi"/>
            <w:color w:val="000000"/>
            <w:lang w:val="en-US"/>
          </w:rPr>
          <w:t xml:space="preserve"> </w:t>
        </w:r>
        <w:r w:rsidR="008C78E3">
          <w:rPr>
            <w:rFonts w:eastAsia="Times New Roman" w:cstheme="minorHAnsi"/>
            <w:color w:val="000000"/>
            <w:lang w:val="en-US"/>
          </w:rPr>
          <w:t xml:space="preserve">inter-group </w:t>
        </w:r>
        <w:commentRangeStart w:id="204"/>
        <w:r w:rsidR="008C78E3">
          <w:rPr>
            <w:rFonts w:eastAsia="Times New Roman" w:cstheme="minorHAnsi"/>
            <w:color w:val="000000"/>
            <w:lang w:val="en-US"/>
          </w:rPr>
          <w:t>encounters</w:t>
        </w:r>
        <w:commentRangeEnd w:id="204"/>
        <w:r w:rsidR="008C78E3">
          <w:rPr>
            <w:rStyle w:val="CommentReference"/>
            <w:lang w:val="en-CA" w:bidi="he-IL"/>
          </w:rPr>
          <w:commentReference w:id="204"/>
        </w:r>
        <w:r w:rsidR="008C78E3" w:rsidRPr="006D69C5">
          <w:rPr>
            <w:rFonts w:eastAsia="Times New Roman" w:cstheme="minorHAnsi"/>
            <w:color w:val="000000"/>
            <w:lang w:val="en-US"/>
          </w:rPr>
          <w:t>)</w:t>
        </w:r>
      </w:ins>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del w:id="205" w:author="Microsoft Office User" w:date="2022-01-17T14:54:00Z">
        <w:r w:rsidR="000F236A" w:rsidRPr="006D69C5" w:rsidDel="008C78E3">
          <w:rPr>
            <w:rFonts w:eastAsia="Times New Roman" w:cstheme="minorHAnsi"/>
            <w:color w:val="000000"/>
            <w:lang w:val="en-US"/>
          </w:rPr>
          <w:delText xml:space="preserve"> (predator alarm</w:delText>
        </w:r>
        <w:r w:rsidR="000F236A" w:rsidDel="008C78E3">
          <w:rPr>
            <w:rFonts w:eastAsia="Times New Roman" w:cstheme="minorHAnsi"/>
            <w:color w:val="000000"/>
            <w:lang w:val="en-US"/>
          </w:rPr>
          <w:delText>s and</w:delText>
        </w:r>
        <w:r w:rsidR="000F236A" w:rsidRPr="006D69C5" w:rsidDel="008C78E3">
          <w:rPr>
            <w:rFonts w:eastAsia="Times New Roman" w:cstheme="minorHAnsi"/>
            <w:color w:val="000000"/>
            <w:lang w:val="en-US"/>
          </w:rPr>
          <w:delText xml:space="preserve"> </w:delText>
        </w:r>
        <w:r w:rsidR="000F236A" w:rsidDel="008C78E3">
          <w:rPr>
            <w:rFonts w:eastAsia="Times New Roman" w:cstheme="minorHAnsi"/>
            <w:color w:val="000000"/>
            <w:lang w:val="en-US"/>
          </w:rPr>
          <w:delText>inter-group encounters</w:delText>
        </w:r>
        <w:r w:rsidR="000F236A" w:rsidRPr="006D69C5" w:rsidDel="008C78E3">
          <w:rPr>
            <w:rFonts w:eastAsia="Times New Roman" w:cstheme="minorHAnsi"/>
            <w:color w:val="000000"/>
            <w:lang w:val="en-US"/>
          </w:rPr>
          <w:delText>)</w:delText>
        </w:r>
      </w:del>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048F77F0"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r w:rsidRPr="006D69C5">
        <w:rPr>
          <w:rFonts w:eastAsia="Times New Roman" w:cstheme="minorHAnsi"/>
          <w:color w:val="000000"/>
          <w:lang w:val="en-US"/>
        </w:rPr>
        <w:t>Coordinates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30s before signal loss and 30s after signal retrieval</w:t>
      </w:r>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Finally, 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 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77777777"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4A36F42A"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Due to GPS tag battery failure and unsuccessful collaring attempts, n</w:t>
      </w:r>
      <w:r w:rsidRPr="006D69C5">
        <w:rPr>
          <w:rFonts w:eastAsia="Times New Roman" w:cstheme="minorHAnsi"/>
          <w:color w:val="000000"/>
          <w:lang w:val="en-US"/>
        </w:rPr>
        <w:t xml:space="preserve">ot every </w:t>
      </w:r>
      <w:r>
        <w:rPr>
          <w:rFonts w:eastAsia="Times New Roman" w:cstheme="minorHAnsi"/>
          <w:color w:val="000000"/>
          <w:lang w:val="en-US"/>
        </w:rPr>
        <w:t>adult meerkat group member</w:t>
      </w:r>
      <w:r w:rsidRPr="006D69C5">
        <w:rPr>
          <w:rFonts w:eastAsia="Times New Roman" w:cstheme="minorHAnsi"/>
          <w:color w:val="000000"/>
          <w:lang w:val="en-US"/>
        </w:rPr>
        <w:t xml:space="preserve"> </w:t>
      </w:r>
      <w:r>
        <w:rPr>
          <w:rFonts w:eastAsia="Times New Roman" w:cstheme="minorHAnsi"/>
          <w:color w:val="000000"/>
          <w:lang w:val="en-US"/>
        </w:rPr>
        <w:t>was</w:t>
      </w:r>
      <w:r w:rsidRPr="006D69C5">
        <w:rPr>
          <w:rFonts w:eastAsia="Times New Roman" w:cstheme="minorHAnsi"/>
          <w:color w:val="000000"/>
          <w:lang w:val="en-US"/>
        </w:rPr>
        <w:t xml:space="preserve"> recorded every day</w:t>
      </w:r>
      <w:r>
        <w:rPr>
          <w:rFonts w:eastAsia="Times New Roman" w:cstheme="minorHAnsi"/>
          <w:color w:val="000000"/>
          <w:lang w:val="en-US"/>
        </w:rPr>
        <w:t xml:space="preserve"> (see Supplementary table S2 for details). </w:t>
      </w:r>
      <w:r w:rsidR="00AC0F67">
        <w:rPr>
          <w:rFonts w:eastAsia="Times New Roman" w:cstheme="minorHAnsi"/>
          <w:color w:val="000000"/>
          <w:lang w:val="en-US"/>
        </w:rPr>
        <w:t>Time steps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2/3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 xml:space="preserve">were recorded were </w:t>
      </w:r>
      <w:r w:rsidR="000F236A">
        <w:rPr>
          <w:rFonts w:eastAsia="Times New Roman" w:cstheme="minorHAnsi"/>
          <w:color w:val="000000"/>
          <w:lang w:val="en-US"/>
        </w:rPr>
        <w:t>excluded from our analyses</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 xml:space="preserve">predator alarms and one instance of encounter with another group identified using </w:t>
      </w:r>
      <w:r w:rsidR="00CC10EE">
        <w:rPr>
          <w:rFonts w:eastAsia="Times New Roman" w:cstheme="minorHAnsi"/>
          <w:noProof/>
          <w:color w:val="000000"/>
          <w:lang w:val="en-US"/>
        </w:rPr>
        <w:t>observetional</w:t>
      </w:r>
      <w:r w:rsidR="00C94DE7" w:rsidRPr="006D69C5">
        <w:rPr>
          <w:rFonts w:eastAsia="Times New Roman" w:cstheme="minorHAnsi"/>
          <w:noProof/>
          <w:color w:val="000000"/>
          <w:lang w:val="en-US"/>
        </w:rPr>
        <w:t xml:space="preserve">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w:t>
      </w:r>
      <w:r w:rsidR="00CC10EE" w:rsidRPr="006D69C5">
        <w:rPr>
          <w:rFonts w:eastAsia="Times New Roman" w:cstheme="minorHAnsi"/>
          <w:color w:val="000000"/>
          <w:lang w:val="en-US"/>
        </w:rPr>
        <w:t>One</w:t>
      </w:r>
      <w:r w:rsidR="00CC10EE">
        <w:rPr>
          <w:rFonts w:eastAsia="Times New Roman" w:cstheme="minorHAnsi"/>
          <w:color w:val="000000"/>
          <w:lang w:val="en-US"/>
        </w:rPr>
        <w:t xml:space="preserve"> additional</w:t>
      </w:r>
      <w:r w:rsidR="00CC10EE" w:rsidRPr="006D69C5">
        <w:rPr>
          <w:rFonts w:eastAsia="Times New Roman" w:cstheme="minorHAnsi"/>
          <w:color w:val="000000"/>
          <w:lang w:val="en-US"/>
        </w:rPr>
        <w:t xml:space="preserve"> day was removed from the analysis</w:t>
      </w:r>
      <w:r w:rsidR="00CC10EE">
        <w:rPr>
          <w:rFonts w:eastAsia="Times New Roman" w:cstheme="minorHAnsi"/>
          <w:color w:val="000000"/>
          <w:lang w:val="en-US"/>
        </w:rPr>
        <w:t xml:space="preserve"> of HM19</w:t>
      </w:r>
      <w:r w:rsidR="00CC10EE" w:rsidRPr="006D69C5">
        <w:rPr>
          <w:rFonts w:eastAsia="Times New Roman" w:cstheme="minorHAnsi"/>
          <w:color w:val="000000"/>
          <w:lang w:val="en-US"/>
        </w:rPr>
        <w:t xml:space="preserve"> because the dominant male </w:t>
      </w:r>
      <w:r w:rsidR="00CC10EE">
        <w:rPr>
          <w:rFonts w:eastAsia="Times New Roman" w:cstheme="minorHAnsi"/>
          <w:color w:val="000000"/>
          <w:lang w:val="en-US"/>
        </w:rPr>
        <w:t>and</w:t>
      </w:r>
      <w:r w:rsidR="00CC10EE" w:rsidRPr="006D69C5">
        <w:rPr>
          <w:rFonts w:eastAsia="Times New Roman" w:cstheme="minorHAnsi"/>
          <w:color w:val="000000"/>
          <w:lang w:val="en-US"/>
        </w:rPr>
        <w:t xml:space="preserve"> two other adult males </w:t>
      </w:r>
      <w:r w:rsidR="00CC10EE">
        <w:rPr>
          <w:rFonts w:eastAsia="Times New Roman" w:cstheme="minorHAnsi"/>
          <w:color w:val="000000"/>
          <w:lang w:val="en-US"/>
        </w:rPr>
        <w:t>were not present with the group, thus potentially disrupting normal dynamics</w:t>
      </w:r>
      <w:r w:rsidR="00CC10EE" w:rsidRPr="006D69C5">
        <w:rPr>
          <w:rFonts w:eastAsia="Times New Roman" w:cstheme="minorHAnsi"/>
          <w:color w:val="000000"/>
          <w:lang w:val="en-US"/>
        </w:rPr>
        <w:t>.</w:t>
      </w:r>
    </w:p>
    <w:p w14:paraId="0FFD7987" w14:textId="44D4ACA9" w:rsidR="00CE0681" w:rsidRDefault="00F85EAE" w:rsidP="00CC10EE">
      <w:pPr>
        <w:spacing w:before="240" w:after="240" w:line="360" w:lineRule="auto"/>
        <w:jc w:val="both"/>
        <w:rPr>
          <w:rFonts w:eastAsia="Times New Roman" w:cstheme="minorHAnsi"/>
          <w:b/>
          <w:color w:val="000000"/>
          <w:lang w:val="en-US"/>
        </w:rPr>
      </w:pPr>
      <w:commentRangeStart w:id="206"/>
      <w:r w:rsidRPr="006D69C5">
        <w:rPr>
          <w:rFonts w:eastAsia="Times New Roman" w:cstheme="minorHAnsi"/>
          <w:b/>
          <w:color w:val="000000"/>
          <w:lang w:val="en-US"/>
        </w:rPr>
        <w:lastRenderedPageBreak/>
        <w:t>Analysis</w:t>
      </w:r>
      <w:commentRangeEnd w:id="206"/>
      <w:r w:rsidR="00BC299E">
        <w:rPr>
          <w:rStyle w:val="CommentReference"/>
          <w:lang w:val="en-CA" w:bidi="he-IL"/>
        </w:rPr>
        <w:commentReference w:id="206"/>
      </w:r>
    </w:p>
    <w:p w14:paraId="2DF0A6EA" w14:textId="02A74141" w:rsidR="00862DE3" w:rsidRPr="00862DE3" w:rsidDel="00BC299E" w:rsidRDefault="00862DE3" w:rsidP="00CC10EE">
      <w:pPr>
        <w:spacing w:before="240" w:after="240" w:line="360" w:lineRule="auto"/>
        <w:jc w:val="both"/>
        <w:rPr>
          <w:del w:id="207" w:author="Microsoft Office User" w:date="2022-01-18T13:25:00Z"/>
          <w:rFonts w:eastAsia="Times New Roman" w:cstheme="minorHAnsi"/>
          <w:color w:val="000000"/>
          <w:lang w:val="en-US"/>
        </w:rPr>
      </w:pPr>
      <w:del w:id="208" w:author="Microsoft Office User" w:date="2022-01-18T13:25:00Z">
        <w:r w:rsidRPr="00862DE3" w:rsidDel="00BC299E">
          <w:rPr>
            <w:rFonts w:eastAsia="Times New Roman" w:cstheme="minorHAnsi"/>
            <w:color w:val="000000"/>
            <w:lang w:val="en-US"/>
          </w:rPr>
          <w:delText xml:space="preserve">All </w:delText>
        </w:r>
        <w:r w:rsidDel="00BC299E">
          <w:rPr>
            <w:rFonts w:eastAsia="Times New Roman" w:cstheme="minorHAnsi"/>
            <w:color w:val="000000"/>
            <w:lang w:val="en-US"/>
          </w:rPr>
          <w:delText xml:space="preserve">data processing and analyses were performed using R version 4.0.3 </w:delText>
        </w:r>
        <w:r w:rsidDel="00BC299E">
          <w:rPr>
            <w:rFonts w:eastAsia="Times New Roman" w:cstheme="minorHAnsi"/>
            <w:color w:val="000000"/>
            <w:lang w:val="en-US"/>
          </w:rPr>
          <w:fldChar w:fldCharType="begin"/>
        </w:r>
        <w:r w:rsidDel="00BC299E">
          <w:rPr>
            <w:rFonts w:eastAsia="Times New Roman" w:cstheme="minorHAnsi"/>
            <w:color w:val="000000"/>
            <w:lang w:val="en-US"/>
          </w:rPr>
          <w:delInstrText xml:space="preserve"> ADDIN ZOTERO_ITEM CSL_CITATION {"citationID":"vi6zZA4U","properties":{"formattedCitation":"(R. Development Core Team 2008)","plainCitation":"(R. Development Core Team 2008)","noteIndex":0},"citationItems":[{"id":15,"uris":["http://zotero.org/users/5080349/items/JVJT5NZZ"],"uri":["http://zotero.org/users/5080349/items/JVJT5NZZ"],"itemData":{"id":15,"type":"book","ISBN":"3-900051-07-0","publisher":"R Foundation for Statistical Computing,   Vienna, Austria.","title":"R: A language and environment for   statistical computing.","URL":"https://www.r-project.org/","author":[{"family":"R. Development Core Team","given":""}],"accessed":{"date-parts":[["2018",10,14]]},"issued":{"date-parts":[["2008"]]}}}],"schema":"https://github.com/citation-style-language/schema/raw/master/csl-citation.json"} </w:delInstrText>
        </w:r>
        <w:r w:rsidDel="00BC299E">
          <w:rPr>
            <w:rFonts w:eastAsia="Times New Roman" w:cstheme="minorHAnsi"/>
            <w:color w:val="000000"/>
            <w:lang w:val="en-US"/>
          </w:rPr>
          <w:fldChar w:fldCharType="separate"/>
        </w:r>
        <w:r w:rsidRPr="00862DE3" w:rsidDel="00BC299E">
          <w:rPr>
            <w:rFonts w:ascii="Calibri" w:hAnsi="Calibri" w:cs="Calibri"/>
            <w:lang w:val="en-US"/>
          </w:rPr>
          <w:delText>(R. Development Core Team 2008)</w:delText>
        </w:r>
        <w:r w:rsidDel="00BC299E">
          <w:rPr>
            <w:rFonts w:eastAsia="Times New Roman" w:cstheme="minorHAnsi"/>
            <w:color w:val="000000"/>
            <w:lang w:val="en-US"/>
          </w:rPr>
          <w:fldChar w:fldCharType="end"/>
        </w:r>
        <w:r w:rsidDel="00BC299E">
          <w:rPr>
            <w:rFonts w:eastAsia="Times New Roman" w:cstheme="minorHAnsi"/>
            <w:color w:val="000000"/>
            <w:lang w:val="en-US"/>
          </w:rPr>
          <w:delText>.</w:delText>
        </w:r>
      </w:del>
    </w:p>
    <w:p w14:paraId="54C78C3C" w14:textId="0378FC82" w:rsidR="00CE0681" w:rsidRPr="00CE0681" w:rsidDel="00BC299E" w:rsidRDefault="00CE0681" w:rsidP="00CC10EE">
      <w:pPr>
        <w:spacing w:before="360" w:after="120" w:line="360" w:lineRule="auto"/>
        <w:jc w:val="both"/>
        <w:outlineLvl w:val="1"/>
        <w:rPr>
          <w:del w:id="209" w:author="Microsoft Office User" w:date="2022-01-18T13:25:00Z"/>
          <w:rFonts w:eastAsia="Times New Roman" w:cstheme="minorHAnsi"/>
          <w:i/>
          <w:color w:val="000000"/>
          <w:lang w:val="en-US"/>
        </w:rPr>
      </w:pPr>
      <w:commentRangeStart w:id="210"/>
      <w:del w:id="211" w:author="Microsoft Office User" w:date="2022-01-18T13:25:00Z">
        <w:r w:rsidRPr="00CE0681" w:rsidDel="00BC299E">
          <w:rPr>
            <w:rFonts w:eastAsia="Times New Roman" w:cstheme="minorHAnsi"/>
            <w:i/>
            <w:color w:val="000000"/>
            <w:lang w:val="en-US"/>
          </w:rPr>
          <w:delText>Identification</w:delText>
        </w:r>
        <w:commentRangeEnd w:id="210"/>
        <w:r w:rsidR="00910D46" w:rsidDel="00BC299E">
          <w:rPr>
            <w:rStyle w:val="CommentReference"/>
            <w:lang w:val="en-CA" w:bidi="he-IL"/>
          </w:rPr>
          <w:commentReference w:id="210"/>
        </w:r>
        <w:r w:rsidRPr="00CE0681" w:rsidDel="00BC299E">
          <w:rPr>
            <w:rFonts w:eastAsia="Times New Roman" w:cstheme="minorHAnsi"/>
            <w:i/>
            <w:color w:val="000000"/>
            <w:lang w:val="en-US"/>
          </w:rPr>
          <w:delText xml:space="preserve"> of </w:delText>
        </w:r>
      </w:del>
      <w:del w:id="212" w:author="Microsoft Office User" w:date="2022-01-17T15:02:00Z">
        <w:r w:rsidRPr="00CE0681" w:rsidDel="00D033F5">
          <w:rPr>
            <w:rFonts w:eastAsia="Times New Roman" w:cstheme="minorHAnsi"/>
            <w:i/>
            <w:color w:val="000000"/>
            <w:lang w:val="en-US"/>
          </w:rPr>
          <w:delText>a relevant feature of influence</w:delText>
        </w:r>
      </w:del>
      <w:del w:id="213" w:author="Microsoft Office User" w:date="2022-01-18T13:25:00Z">
        <w:r w:rsidRPr="00CE0681" w:rsidDel="00BC299E">
          <w:rPr>
            <w:rFonts w:eastAsia="Times New Roman" w:cstheme="minorHAnsi"/>
            <w:i/>
            <w:color w:val="000000"/>
            <w:lang w:val="en-US"/>
          </w:rPr>
          <w:delText xml:space="preserve"> </w:delText>
        </w:r>
      </w:del>
    </w:p>
    <w:p w14:paraId="0B0E0005" w14:textId="51B25947" w:rsidR="00A953BB" w:rsidDel="00BC299E" w:rsidRDefault="004643F8" w:rsidP="00CC10EE">
      <w:pPr>
        <w:spacing w:before="360" w:after="120" w:line="360" w:lineRule="auto"/>
        <w:jc w:val="both"/>
        <w:outlineLvl w:val="1"/>
        <w:rPr>
          <w:del w:id="214" w:author="Microsoft Office User" w:date="2022-01-18T13:27:00Z"/>
          <w:rFonts w:eastAsia="Times New Roman" w:cstheme="minorHAnsi"/>
          <w:color w:val="000000"/>
          <w:lang w:val="en-US"/>
        </w:rPr>
      </w:pPr>
      <w:del w:id="215" w:author="Microsoft Office User" w:date="2022-01-18T13:26:00Z">
        <w:r w:rsidDel="00BC299E">
          <w:rPr>
            <w:rFonts w:eastAsia="Times New Roman" w:cstheme="minorHAnsi"/>
            <w:color w:val="000000"/>
            <w:lang w:val="en-US"/>
          </w:rPr>
          <w:delText xml:space="preserve">In order to quantify </w:delText>
        </w:r>
        <w:r w:rsidR="000F2B30" w:rsidDel="00BC299E">
          <w:rPr>
            <w:rFonts w:eastAsia="Times New Roman" w:cstheme="minorHAnsi"/>
            <w:color w:val="000000"/>
            <w:lang w:val="en-US"/>
          </w:rPr>
          <w:delText>influence</w:delText>
        </w:r>
        <w:r w:rsidDel="00BC299E">
          <w:rPr>
            <w:rFonts w:eastAsia="Times New Roman" w:cstheme="minorHAnsi"/>
            <w:color w:val="000000"/>
            <w:lang w:val="en-US"/>
          </w:rPr>
          <w:delText xml:space="preserve"> </w:delText>
        </w:r>
      </w:del>
      <w:del w:id="216" w:author="Microsoft Office User" w:date="2022-01-17T14:59:00Z">
        <w:r w:rsidDel="00D033F5">
          <w:rPr>
            <w:rFonts w:eastAsia="Times New Roman" w:cstheme="minorHAnsi"/>
            <w:color w:val="000000"/>
            <w:lang w:val="en-US"/>
          </w:rPr>
          <w:delText xml:space="preserve">correctly </w:delText>
        </w:r>
      </w:del>
      <w:del w:id="217" w:author="Microsoft Office User" w:date="2022-01-18T13:26:00Z">
        <w:r w:rsidR="000F2B30" w:rsidDel="00BC299E">
          <w:rPr>
            <w:rFonts w:eastAsia="Times New Roman" w:cstheme="minorHAnsi"/>
            <w:color w:val="000000"/>
            <w:lang w:val="en-US"/>
          </w:rPr>
          <w:delText>in a given social system, i</w:delText>
        </w:r>
        <w:r w:rsidR="00827CAC" w:rsidDel="00BC299E">
          <w:rPr>
            <w:rFonts w:eastAsia="Times New Roman" w:cstheme="minorHAnsi"/>
            <w:color w:val="000000"/>
            <w:lang w:val="en-US"/>
          </w:rPr>
          <w:delText>t is important to</w:delText>
        </w:r>
        <w:r w:rsidR="000F2B30" w:rsidDel="00BC299E">
          <w:rPr>
            <w:rFonts w:eastAsia="Times New Roman" w:cstheme="minorHAnsi"/>
            <w:color w:val="000000"/>
            <w:lang w:val="en-US"/>
          </w:rPr>
          <w:delText xml:space="preserve"> first</w:delText>
        </w:r>
        <w:r w:rsidR="00827CAC" w:rsidDel="00BC299E">
          <w:rPr>
            <w:rFonts w:eastAsia="Times New Roman" w:cstheme="minorHAnsi"/>
            <w:color w:val="000000"/>
            <w:lang w:val="en-US"/>
          </w:rPr>
          <w:delText xml:space="preserve"> </w:delText>
        </w:r>
        <w:r w:rsidR="004B76A1" w:rsidDel="00BC299E">
          <w:rPr>
            <w:rFonts w:eastAsia="Times New Roman" w:cstheme="minorHAnsi"/>
            <w:color w:val="000000"/>
            <w:lang w:val="en-US"/>
          </w:rPr>
          <w:delText xml:space="preserve">identify the mechanisms by which individuals can exert </w:delText>
        </w:r>
      </w:del>
      <w:del w:id="218" w:author="Microsoft Office User" w:date="2022-01-17T14:59:00Z">
        <w:r w:rsidR="000F2B30" w:rsidDel="00D033F5">
          <w:rPr>
            <w:rFonts w:eastAsia="Times New Roman" w:cstheme="minorHAnsi"/>
            <w:color w:val="000000"/>
            <w:lang w:val="en-US"/>
          </w:rPr>
          <w:delText>it</w:delText>
        </w:r>
      </w:del>
      <w:del w:id="219" w:author="Microsoft Office User" w:date="2022-01-18T13:26:00Z">
        <w:r w:rsidR="004B76A1" w:rsidDel="00BC299E">
          <w:rPr>
            <w:rFonts w:eastAsia="Times New Roman" w:cstheme="minorHAnsi"/>
            <w:color w:val="000000"/>
            <w:lang w:val="en-US"/>
          </w:rPr>
          <w:delText xml:space="preserve"> </w:delText>
        </w:r>
        <w:r w:rsidR="004B76A1" w:rsidDel="00BC299E">
          <w:rPr>
            <w:rFonts w:eastAsia="Times New Roman" w:cstheme="minorHAnsi"/>
            <w:color w:val="000000"/>
            <w:lang w:val="en-US"/>
          </w:rPr>
          <w:fldChar w:fldCharType="begin"/>
        </w:r>
        <w:r w:rsidR="004B76A1" w:rsidDel="00BC299E">
          <w:rPr>
            <w:rFonts w:eastAsia="Times New Roman" w:cstheme="minorHAnsi"/>
            <w:color w:val="000000"/>
            <w:lang w:val="en-US"/>
          </w:rPr>
          <w:delInstrText xml:space="preserve"> ADDIN ZOTERO_ITEM CSL_CITATION {"citationID":"U2vHpjEo","properties":{"formattedCitation":"(Strandburg-Peshkin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delInstrText>
        </w:r>
        <w:r w:rsidR="004B76A1" w:rsidDel="00BC299E">
          <w:rPr>
            <w:rFonts w:eastAsia="Times New Roman" w:cstheme="minorHAnsi"/>
            <w:color w:val="000000"/>
            <w:lang w:val="en-US"/>
          </w:rPr>
          <w:fldChar w:fldCharType="separate"/>
        </w:r>
        <w:r w:rsidR="004B76A1" w:rsidRPr="004B76A1" w:rsidDel="00BC299E">
          <w:rPr>
            <w:rFonts w:ascii="Calibri" w:hAnsi="Calibri" w:cs="Calibri"/>
            <w:lang w:val="en-US"/>
          </w:rPr>
          <w:delText>(Strandburg-Peshkin et al. 2018)</w:delText>
        </w:r>
        <w:r w:rsidR="004B76A1" w:rsidDel="00BC299E">
          <w:rPr>
            <w:rFonts w:eastAsia="Times New Roman" w:cstheme="minorHAnsi"/>
            <w:color w:val="000000"/>
            <w:lang w:val="en-US"/>
          </w:rPr>
          <w:fldChar w:fldCharType="end"/>
        </w:r>
        <w:r w:rsidR="004B76A1" w:rsidDel="00BC299E">
          <w:rPr>
            <w:rFonts w:eastAsia="Times New Roman" w:cstheme="minorHAnsi"/>
            <w:color w:val="000000"/>
            <w:lang w:val="en-US"/>
          </w:rPr>
          <w:delText xml:space="preserve">. </w:delText>
        </w:r>
      </w:del>
      <w:del w:id="220" w:author="Microsoft Office User" w:date="2022-01-17T15:10:00Z">
        <w:r w:rsidR="004B76A1" w:rsidDel="00347035">
          <w:rPr>
            <w:rFonts w:eastAsia="Times New Roman" w:cstheme="minorHAnsi"/>
            <w:color w:val="000000"/>
            <w:lang w:val="en-US"/>
          </w:rPr>
          <w:delText xml:space="preserve">In order to know which features to use in a reasonable definition of influence, we first looked at </w:delText>
        </w:r>
      </w:del>
      <w:del w:id="221" w:author="Microsoft Office User" w:date="2022-01-17T15:00:00Z">
        <w:r w:rsidR="0088757C" w:rsidDel="00D033F5">
          <w:rPr>
            <w:rFonts w:eastAsia="Times New Roman" w:cstheme="minorHAnsi"/>
            <w:color w:val="000000"/>
            <w:lang w:val="en-US"/>
          </w:rPr>
          <w:delText>which of individual</w:delText>
        </w:r>
      </w:del>
      <w:del w:id="222" w:author="Microsoft Office User" w:date="2022-01-17T15:10:00Z">
        <w:r w:rsidR="0088757C" w:rsidDel="00347035">
          <w:rPr>
            <w:rFonts w:eastAsia="Times New Roman" w:cstheme="minorHAnsi"/>
            <w:color w:val="000000"/>
            <w:lang w:val="en-US"/>
          </w:rPr>
          <w:delText xml:space="preserve"> spatial position </w:delText>
        </w:r>
      </w:del>
      <w:del w:id="223" w:author="Microsoft Office User" w:date="2022-01-17T15:00:00Z">
        <w:r w:rsidR="0088757C" w:rsidDel="00D033F5">
          <w:rPr>
            <w:rFonts w:eastAsia="Times New Roman" w:cstheme="minorHAnsi"/>
            <w:color w:val="000000"/>
            <w:lang w:val="en-US"/>
          </w:rPr>
          <w:delText>or</w:delText>
        </w:r>
      </w:del>
      <w:del w:id="224" w:author="Microsoft Office User" w:date="2022-01-17T15:10:00Z">
        <w:r w:rsidR="0088757C" w:rsidDel="00347035">
          <w:rPr>
            <w:rFonts w:eastAsia="Times New Roman" w:cstheme="minorHAnsi"/>
            <w:color w:val="000000"/>
            <w:lang w:val="en-US"/>
          </w:rPr>
          <w:delText xml:space="preserve"> movement </w:delText>
        </w:r>
      </w:del>
      <w:del w:id="225" w:author="Microsoft Office User" w:date="2022-01-17T15:00:00Z">
        <w:r w:rsidR="0088757C" w:rsidDel="00D033F5">
          <w:rPr>
            <w:rFonts w:eastAsia="Times New Roman" w:cstheme="minorHAnsi"/>
            <w:color w:val="000000"/>
            <w:lang w:val="en-US"/>
          </w:rPr>
          <w:delText>in a particular direction</w:delText>
        </w:r>
      </w:del>
      <w:del w:id="226" w:author="Microsoft Office User" w:date="2022-01-17T15:10:00Z">
        <w:r w:rsidR="0088757C" w:rsidDel="00347035">
          <w:rPr>
            <w:rFonts w:eastAsia="Times New Roman" w:cstheme="minorHAnsi"/>
            <w:color w:val="000000"/>
            <w:lang w:val="en-US"/>
          </w:rPr>
          <w:delText xml:space="preserve"> affect</w:delText>
        </w:r>
      </w:del>
      <w:del w:id="227" w:author="Microsoft Office User" w:date="2022-01-17T15:00:00Z">
        <w:r w:rsidR="00C452D7" w:rsidDel="00D033F5">
          <w:rPr>
            <w:rFonts w:eastAsia="Times New Roman" w:cstheme="minorHAnsi"/>
            <w:color w:val="000000"/>
            <w:lang w:val="en-US"/>
          </w:rPr>
          <w:delText>s</w:delText>
        </w:r>
      </w:del>
      <w:del w:id="228" w:author="Microsoft Office User" w:date="2022-01-17T15:10:00Z">
        <w:r w:rsidR="0088757C" w:rsidDel="00347035">
          <w:rPr>
            <w:rFonts w:eastAsia="Times New Roman" w:cstheme="minorHAnsi"/>
            <w:color w:val="000000"/>
            <w:lang w:val="en-US"/>
          </w:rPr>
          <w:delText xml:space="preserve"> </w:delText>
        </w:r>
      </w:del>
      <w:del w:id="229" w:author="Microsoft Office User" w:date="2022-01-17T15:00:00Z">
        <w:r w:rsidR="0088757C" w:rsidDel="00D033F5">
          <w:rPr>
            <w:rFonts w:eastAsia="Times New Roman" w:cstheme="minorHAnsi"/>
            <w:color w:val="000000"/>
            <w:lang w:val="en-US"/>
          </w:rPr>
          <w:delText xml:space="preserve">more </w:delText>
        </w:r>
      </w:del>
      <w:del w:id="230" w:author="Microsoft Office User" w:date="2022-01-17T15:10:00Z">
        <w:r w:rsidR="0088757C" w:rsidDel="00347035">
          <w:rPr>
            <w:rFonts w:eastAsia="Times New Roman" w:cstheme="minorHAnsi"/>
            <w:color w:val="000000"/>
            <w:lang w:val="en-US"/>
          </w:rPr>
          <w:delText>the</w:delText>
        </w:r>
        <w:r w:rsidR="00677638" w:rsidDel="00347035">
          <w:rPr>
            <w:rFonts w:eastAsia="Times New Roman" w:cstheme="minorHAnsi"/>
            <w:color w:val="000000"/>
            <w:lang w:val="en-US"/>
          </w:rPr>
          <w:delText xml:space="preserve"> direction and speed of the group. </w:delText>
        </w:r>
      </w:del>
      <w:del w:id="231" w:author="Microsoft Office User" w:date="2022-01-18T13:26:00Z">
        <w:r w:rsidR="00677638" w:rsidDel="00BC299E">
          <w:rPr>
            <w:rFonts w:eastAsia="Times New Roman" w:cstheme="minorHAnsi"/>
            <w:color w:val="000000"/>
            <w:lang w:val="en-US"/>
          </w:rPr>
          <w:delText>Using the data from all five groups, we modelled the</w:delText>
        </w:r>
        <w:r w:rsidR="006576F8" w:rsidDel="00BC299E">
          <w:rPr>
            <w:rFonts w:eastAsia="Times New Roman" w:cstheme="minorHAnsi"/>
            <w:color w:val="000000"/>
            <w:lang w:val="en-US"/>
          </w:rPr>
          <w:delText xml:space="preserve"> overall</w:delText>
        </w:r>
        <w:r w:rsidR="00677638" w:rsidDel="00BC299E">
          <w:rPr>
            <w:rFonts w:eastAsia="Times New Roman" w:cstheme="minorHAnsi"/>
            <w:color w:val="000000"/>
            <w:lang w:val="en-US"/>
          </w:rPr>
          <w:delText xml:space="preserve"> probability of</w:delText>
        </w:r>
      </w:del>
      <w:del w:id="232" w:author="Microsoft Office User" w:date="2022-01-17T15:19:00Z">
        <w:r w:rsidR="00677638" w:rsidDel="00872962">
          <w:rPr>
            <w:rFonts w:eastAsia="Times New Roman" w:cstheme="minorHAnsi"/>
            <w:color w:val="000000"/>
            <w:lang w:val="en-US"/>
          </w:rPr>
          <w:delText xml:space="preserve"> </w:delText>
        </w:r>
      </w:del>
      <w:del w:id="233" w:author="Microsoft Office User" w:date="2022-01-17T15:05:00Z">
        <w:r w:rsidR="00677638" w:rsidDel="002858CE">
          <w:rPr>
            <w:rFonts w:eastAsia="Times New Roman" w:cstheme="minorHAnsi"/>
            <w:color w:val="000000"/>
            <w:lang w:val="en-US"/>
          </w:rPr>
          <w:delText xml:space="preserve">the </w:delText>
        </w:r>
      </w:del>
      <w:del w:id="234" w:author="Microsoft Office User" w:date="2022-01-18T13:26:00Z">
        <w:r w:rsidR="00677638" w:rsidDel="00BC299E">
          <w:rPr>
            <w:rFonts w:eastAsia="Times New Roman" w:cstheme="minorHAnsi"/>
            <w:color w:val="000000"/>
            <w:lang w:val="en-US"/>
          </w:rPr>
          <w:delText xml:space="preserve">group to turn right as a function </w:delText>
        </w:r>
      </w:del>
      <w:del w:id="235" w:author="Microsoft Office User" w:date="2022-01-17T15:05:00Z">
        <w:r w:rsidR="00677638" w:rsidDel="002858CE">
          <w:rPr>
            <w:rFonts w:eastAsia="Times New Roman" w:cstheme="minorHAnsi"/>
            <w:color w:val="000000"/>
            <w:lang w:val="en-US"/>
          </w:rPr>
          <w:delText xml:space="preserve">an individual’s </w:delText>
        </w:r>
      </w:del>
      <w:del w:id="236" w:author="Microsoft Office User" w:date="2022-01-18T13:26:00Z">
        <w:r w:rsidR="00A953BB" w:rsidDel="00BC299E">
          <w:rPr>
            <w:rFonts w:eastAsia="Times New Roman" w:cstheme="minorHAnsi"/>
            <w:color w:val="000000"/>
            <w:lang w:val="en-US"/>
          </w:rPr>
          <w:delText xml:space="preserve">past </w:delText>
        </w:r>
        <w:r w:rsidR="00677638" w:rsidDel="00BC299E">
          <w:rPr>
            <w:rFonts w:eastAsia="Times New Roman" w:cstheme="minorHAnsi"/>
            <w:color w:val="000000"/>
            <w:lang w:val="en-US"/>
          </w:rPr>
          <w:delText xml:space="preserve">left-right position and </w:delText>
        </w:r>
        <w:r w:rsidR="00A953BB" w:rsidDel="00BC299E">
          <w:rPr>
            <w:rFonts w:eastAsia="Times New Roman" w:cstheme="minorHAnsi"/>
            <w:color w:val="000000"/>
            <w:lang w:val="en-US"/>
          </w:rPr>
          <w:delText xml:space="preserve">past </w:delText>
        </w:r>
        <w:r w:rsidR="00677638" w:rsidDel="00BC299E">
          <w:rPr>
            <w:rFonts w:eastAsia="Times New Roman" w:cstheme="minorHAnsi"/>
            <w:color w:val="000000"/>
            <w:lang w:val="en-US"/>
          </w:rPr>
          <w:delText>left-right movement</w:delText>
        </w:r>
      </w:del>
      <w:del w:id="237" w:author="Microsoft Office User" w:date="2022-01-17T15:20:00Z">
        <w:r w:rsidR="00A953BB" w:rsidDel="00872962">
          <w:rPr>
            <w:rFonts w:eastAsia="Times New Roman" w:cstheme="minorHAnsi"/>
            <w:color w:val="000000"/>
            <w:lang w:val="en-US"/>
          </w:rPr>
          <w:delText>,</w:delText>
        </w:r>
      </w:del>
      <w:del w:id="238" w:author="Microsoft Office User" w:date="2022-01-18T13:26:00Z">
        <w:r w:rsidR="00A953BB" w:rsidDel="00BC299E">
          <w:rPr>
            <w:rFonts w:eastAsia="Times New Roman" w:cstheme="minorHAnsi"/>
            <w:color w:val="000000"/>
            <w:lang w:val="en-US"/>
          </w:rPr>
          <w:delText xml:space="preserve"> </w:delText>
        </w:r>
      </w:del>
      <w:del w:id="239" w:author="Microsoft Office User" w:date="2022-01-17T15:01:00Z">
        <w:r w:rsidR="00A953BB" w:rsidDel="00D033F5">
          <w:rPr>
            <w:rFonts w:eastAsia="Times New Roman" w:cstheme="minorHAnsi"/>
            <w:color w:val="000000"/>
            <w:lang w:val="en-US"/>
          </w:rPr>
          <w:delText xml:space="preserve">and </w:delText>
        </w:r>
      </w:del>
      <w:del w:id="240" w:author="Microsoft Office User" w:date="2022-01-17T15:20:00Z">
        <w:r w:rsidR="00A953BB" w:rsidDel="00872962">
          <w:rPr>
            <w:rFonts w:eastAsia="Times New Roman" w:cstheme="minorHAnsi"/>
            <w:color w:val="000000"/>
            <w:lang w:val="en-US"/>
          </w:rPr>
          <w:delText>the</w:delText>
        </w:r>
      </w:del>
      <w:del w:id="241" w:author="Microsoft Office User" w:date="2022-01-18T13:26:00Z">
        <w:r w:rsidR="00A953BB" w:rsidDel="00BC299E">
          <w:rPr>
            <w:rFonts w:eastAsia="Times New Roman" w:cstheme="minorHAnsi"/>
            <w:color w:val="000000"/>
            <w:lang w:val="en-US"/>
          </w:rPr>
          <w:delText xml:space="preserve"> probability of</w:delText>
        </w:r>
      </w:del>
      <w:del w:id="242" w:author="Microsoft Office User" w:date="2022-01-17T15:20:00Z">
        <w:r w:rsidR="00A953BB" w:rsidDel="00872962">
          <w:rPr>
            <w:rFonts w:eastAsia="Times New Roman" w:cstheme="minorHAnsi"/>
            <w:color w:val="000000"/>
            <w:lang w:val="en-US"/>
          </w:rPr>
          <w:delText xml:space="preserve"> the</w:delText>
        </w:r>
      </w:del>
      <w:del w:id="243" w:author="Microsoft Office User" w:date="2022-01-18T13:26:00Z">
        <w:r w:rsidR="00A953BB" w:rsidDel="00BC299E">
          <w:rPr>
            <w:rFonts w:eastAsia="Times New Roman" w:cstheme="minorHAnsi"/>
            <w:color w:val="000000"/>
            <w:lang w:val="en-US"/>
          </w:rPr>
          <w:delText xml:space="preserve"> group to speed up as a function of </w:delText>
        </w:r>
      </w:del>
      <w:del w:id="244" w:author="Microsoft Office User" w:date="2022-01-17T15:21:00Z">
        <w:r w:rsidR="00A953BB" w:rsidDel="00872962">
          <w:rPr>
            <w:rFonts w:eastAsia="Times New Roman" w:cstheme="minorHAnsi"/>
            <w:color w:val="000000"/>
            <w:lang w:val="en-US"/>
          </w:rPr>
          <w:delText>an individual’s</w:delText>
        </w:r>
      </w:del>
      <w:del w:id="245" w:author="Microsoft Office User" w:date="2022-01-18T13:26:00Z">
        <w:r w:rsidR="00A953BB" w:rsidDel="00BC299E">
          <w:rPr>
            <w:rFonts w:eastAsia="Times New Roman" w:cstheme="minorHAnsi"/>
            <w:color w:val="000000"/>
            <w:lang w:val="en-US"/>
          </w:rPr>
          <w:delText xml:space="preserve"> past front-back position and past front-back movement (see below and supplements for detailed explanation of the process). This revealed that </w:delText>
        </w:r>
      </w:del>
      <w:del w:id="246" w:author="Microsoft Office User" w:date="2022-01-17T15:12:00Z">
        <w:r w:rsidR="00827C6F" w:rsidDel="00347035">
          <w:rPr>
            <w:rFonts w:eastAsia="Times New Roman" w:cstheme="minorHAnsi"/>
            <w:color w:val="000000"/>
            <w:lang w:val="en-US"/>
          </w:rPr>
          <w:delText>across all individuals</w:delText>
        </w:r>
      </w:del>
      <w:del w:id="247" w:author="Microsoft Office User" w:date="2022-01-18T13:26:00Z">
        <w:r w:rsidR="00827C6F" w:rsidDel="00BC299E">
          <w:rPr>
            <w:rFonts w:eastAsia="Times New Roman" w:cstheme="minorHAnsi"/>
            <w:color w:val="000000"/>
            <w:lang w:val="en-US"/>
          </w:rPr>
          <w:delText xml:space="preserve">, </w:delText>
        </w:r>
      </w:del>
      <w:del w:id="248" w:author="Microsoft Office User" w:date="2022-01-17T15:22:00Z">
        <w:r w:rsidR="00A953BB" w:rsidDel="00872962">
          <w:rPr>
            <w:rFonts w:eastAsia="Times New Roman" w:cstheme="minorHAnsi"/>
            <w:color w:val="000000"/>
            <w:lang w:val="en-US"/>
          </w:rPr>
          <w:delText xml:space="preserve">movement </w:delText>
        </w:r>
      </w:del>
      <w:del w:id="249" w:author="Microsoft Office User" w:date="2022-01-18T13:26:00Z">
        <w:r w:rsidR="00A953BB" w:rsidDel="00BC299E">
          <w:rPr>
            <w:rFonts w:eastAsia="Times New Roman" w:cstheme="minorHAnsi"/>
            <w:color w:val="000000"/>
            <w:lang w:val="en-US"/>
          </w:rPr>
          <w:delText xml:space="preserve">was more </w:delText>
        </w:r>
      </w:del>
      <w:del w:id="250" w:author="Microsoft Office User" w:date="2022-01-17T15:06:00Z">
        <w:r w:rsidR="00A953BB" w:rsidDel="002858CE">
          <w:rPr>
            <w:rFonts w:eastAsia="Times New Roman" w:cstheme="minorHAnsi"/>
            <w:color w:val="000000"/>
            <w:lang w:val="en-US"/>
          </w:rPr>
          <w:delText xml:space="preserve">important </w:delText>
        </w:r>
        <w:r w:rsidR="00827C6F" w:rsidDel="002858CE">
          <w:rPr>
            <w:rFonts w:eastAsia="Times New Roman" w:cstheme="minorHAnsi"/>
            <w:color w:val="000000"/>
            <w:lang w:val="en-US"/>
          </w:rPr>
          <w:delText>than position in influencing</w:delText>
        </w:r>
      </w:del>
      <w:del w:id="251" w:author="Microsoft Office User" w:date="2022-01-18T13:26:00Z">
        <w:r w:rsidR="00827C6F" w:rsidDel="00BC299E">
          <w:rPr>
            <w:rFonts w:eastAsia="Times New Roman" w:cstheme="minorHAnsi"/>
            <w:color w:val="000000"/>
            <w:lang w:val="en-US"/>
          </w:rPr>
          <w:delText xml:space="preserve"> </w:delText>
        </w:r>
      </w:del>
      <w:del w:id="252" w:author="Microsoft Office User" w:date="2022-01-17T15:21:00Z">
        <w:r w:rsidR="00827C6F" w:rsidDel="00872962">
          <w:rPr>
            <w:rFonts w:eastAsia="Times New Roman" w:cstheme="minorHAnsi"/>
            <w:color w:val="000000"/>
            <w:lang w:val="en-US"/>
          </w:rPr>
          <w:delText>the future direction and speed of travel of the group</w:delText>
        </w:r>
      </w:del>
      <w:del w:id="253" w:author="Microsoft Office User" w:date="2022-01-18T13:26:00Z">
        <w:r w:rsidR="00827C6F" w:rsidDel="00BC299E">
          <w:rPr>
            <w:rFonts w:eastAsia="Times New Roman" w:cstheme="minorHAnsi"/>
            <w:color w:val="000000"/>
            <w:lang w:val="en-US"/>
          </w:rPr>
          <w:delText xml:space="preserve"> </w:delText>
        </w:r>
        <w:commentRangeStart w:id="254"/>
        <w:commentRangeStart w:id="255"/>
        <w:r w:rsidR="00827C6F" w:rsidDel="00BC299E">
          <w:rPr>
            <w:rFonts w:eastAsia="Times New Roman" w:cstheme="minorHAnsi"/>
            <w:color w:val="000000"/>
            <w:lang w:val="en-US"/>
          </w:rPr>
          <w:delText>(figure 3)</w:delText>
        </w:r>
        <w:r w:rsidR="000F2B30" w:rsidDel="00BC299E">
          <w:rPr>
            <w:rFonts w:eastAsia="Times New Roman" w:cstheme="minorHAnsi"/>
            <w:color w:val="000000"/>
            <w:lang w:val="en-US"/>
          </w:rPr>
          <w:delText xml:space="preserve">. </w:delText>
        </w:r>
        <w:commentRangeEnd w:id="254"/>
        <w:r w:rsidR="00C97E1A" w:rsidDel="00BC299E">
          <w:rPr>
            <w:rStyle w:val="CommentReference"/>
            <w:lang w:val="en-CA" w:bidi="he-IL"/>
          </w:rPr>
          <w:commentReference w:id="254"/>
        </w:r>
        <w:commentRangeEnd w:id="255"/>
        <w:r w:rsidR="00DC6806" w:rsidDel="00BC299E">
          <w:rPr>
            <w:rStyle w:val="CommentReference"/>
            <w:lang w:val="en-CA" w:bidi="he-IL"/>
          </w:rPr>
          <w:commentReference w:id="255"/>
        </w:r>
      </w:del>
      <w:del w:id="256" w:author="Microsoft Office User" w:date="2022-01-17T15:02:00Z">
        <w:r w:rsidR="000F2B30" w:rsidDel="00D033F5">
          <w:rPr>
            <w:rFonts w:eastAsia="Times New Roman" w:cstheme="minorHAnsi"/>
            <w:color w:val="000000"/>
            <w:lang w:val="en-US"/>
          </w:rPr>
          <w:delText xml:space="preserve">We therefore </w:delText>
        </w:r>
        <w:r w:rsidR="009352CA" w:rsidDel="00D033F5">
          <w:rPr>
            <w:rFonts w:eastAsia="Times New Roman" w:cstheme="minorHAnsi"/>
            <w:color w:val="000000"/>
            <w:lang w:val="en-US"/>
          </w:rPr>
          <w:delText xml:space="preserve">decided </w:delText>
        </w:r>
        <w:r w:rsidR="006576F8" w:rsidDel="00D033F5">
          <w:rPr>
            <w:rFonts w:eastAsia="Times New Roman" w:cstheme="minorHAnsi"/>
            <w:color w:val="000000"/>
            <w:lang w:val="en-US"/>
          </w:rPr>
          <w:delText>to</w:delText>
        </w:r>
      </w:del>
      <w:del w:id="257" w:author="Microsoft Office User" w:date="2022-01-18T13:26:00Z">
        <w:r w:rsidR="006576F8" w:rsidDel="00BC299E">
          <w:rPr>
            <w:rFonts w:eastAsia="Times New Roman" w:cstheme="minorHAnsi"/>
            <w:color w:val="000000"/>
            <w:lang w:val="en-US"/>
          </w:rPr>
          <w:delText xml:space="preserve"> focus our analys</w:delText>
        </w:r>
      </w:del>
      <w:del w:id="258" w:author="Microsoft Office User" w:date="2022-01-17T15:07:00Z">
        <w:r w:rsidR="006576F8" w:rsidDel="002858CE">
          <w:rPr>
            <w:rFonts w:eastAsia="Times New Roman" w:cstheme="minorHAnsi"/>
            <w:color w:val="000000"/>
            <w:lang w:val="en-US"/>
          </w:rPr>
          <w:delText>i</w:delText>
        </w:r>
      </w:del>
      <w:del w:id="259" w:author="Microsoft Office User" w:date="2022-01-18T13:26:00Z">
        <w:r w:rsidR="006576F8" w:rsidDel="00BC299E">
          <w:rPr>
            <w:rFonts w:eastAsia="Times New Roman" w:cstheme="minorHAnsi"/>
            <w:color w:val="000000"/>
            <w:lang w:val="en-US"/>
          </w:rPr>
          <w:delText xml:space="preserve">s </w:delText>
        </w:r>
      </w:del>
      <w:del w:id="260" w:author="Microsoft Office User" w:date="2022-01-18T13:27:00Z">
        <w:r w:rsidR="006576F8" w:rsidDel="00BC299E">
          <w:rPr>
            <w:rFonts w:eastAsia="Times New Roman" w:cstheme="minorHAnsi"/>
            <w:color w:val="000000"/>
            <w:lang w:val="en-US"/>
          </w:rPr>
          <w:delText xml:space="preserve">on </w:delText>
        </w:r>
      </w:del>
      <w:del w:id="261" w:author="Microsoft Office User" w:date="2022-01-17T15:22:00Z">
        <w:r w:rsidR="006576F8" w:rsidDel="00872962">
          <w:rPr>
            <w:rFonts w:eastAsia="Times New Roman" w:cstheme="minorHAnsi"/>
            <w:color w:val="000000"/>
            <w:lang w:val="en-US"/>
          </w:rPr>
          <w:delText xml:space="preserve">individual </w:delText>
        </w:r>
      </w:del>
      <w:del w:id="262" w:author="Microsoft Office User" w:date="2022-01-18T13:27:00Z">
        <w:r w:rsidR="006576F8" w:rsidDel="00BC299E">
          <w:rPr>
            <w:rFonts w:eastAsia="Times New Roman" w:cstheme="minorHAnsi"/>
            <w:color w:val="000000"/>
            <w:lang w:val="en-US"/>
          </w:rPr>
          <w:delText>movement as</w:delText>
        </w:r>
        <w:r w:rsidR="00CE0681" w:rsidDel="00BC299E">
          <w:rPr>
            <w:rFonts w:eastAsia="Times New Roman" w:cstheme="minorHAnsi"/>
            <w:color w:val="000000"/>
            <w:lang w:val="en-US"/>
          </w:rPr>
          <w:delText xml:space="preserve"> a</w:delText>
        </w:r>
        <w:r w:rsidR="006576F8" w:rsidDel="00BC299E">
          <w:rPr>
            <w:rFonts w:eastAsia="Times New Roman" w:cstheme="minorHAnsi"/>
            <w:color w:val="000000"/>
            <w:lang w:val="en-US"/>
          </w:rPr>
          <w:delText xml:space="preserve"> </w:delText>
        </w:r>
        <w:r w:rsidR="00CE0681" w:rsidDel="00BC299E">
          <w:rPr>
            <w:rFonts w:eastAsia="Times New Roman" w:cstheme="minorHAnsi"/>
            <w:color w:val="000000"/>
            <w:lang w:val="en-US"/>
          </w:rPr>
          <w:delText xml:space="preserve">driver of influence (but see supplements for </w:delText>
        </w:r>
      </w:del>
      <w:del w:id="263" w:author="Microsoft Office User" w:date="2022-01-17T15:04:00Z">
        <w:r w:rsidR="00D6240A" w:rsidDel="002858CE">
          <w:rPr>
            <w:rFonts w:eastAsia="Times New Roman" w:cstheme="minorHAnsi"/>
            <w:color w:val="000000"/>
            <w:lang w:val="en-US"/>
          </w:rPr>
          <w:delText>the same</w:delText>
        </w:r>
      </w:del>
      <w:del w:id="264" w:author="Microsoft Office User" w:date="2022-01-18T13:27:00Z">
        <w:r w:rsidR="00D6240A" w:rsidDel="00BC299E">
          <w:rPr>
            <w:rFonts w:eastAsia="Times New Roman" w:cstheme="minorHAnsi"/>
            <w:color w:val="000000"/>
            <w:lang w:val="en-US"/>
          </w:rPr>
          <w:delText xml:space="preserve"> analyses </w:delText>
        </w:r>
      </w:del>
      <w:del w:id="265" w:author="Microsoft Office User" w:date="2022-01-17T15:04:00Z">
        <w:r w:rsidR="00D6240A" w:rsidDel="002858CE">
          <w:rPr>
            <w:rFonts w:eastAsia="Times New Roman" w:cstheme="minorHAnsi"/>
            <w:color w:val="000000"/>
            <w:lang w:val="en-US"/>
          </w:rPr>
          <w:delText>with position as the main driver</w:delText>
        </w:r>
      </w:del>
      <w:del w:id="266" w:author="Microsoft Office User" w:date="2022-01-18T13:27:00Z">
        <w:r w:rsidR="00D6240A" w:rsidDel="00BC299E">
          <w:rPr>
            <w:rFonts w:eastAsia="Times New Roman" w:cstheme="minorHAnsi"/>
            <w:color w:val="000000"/>
            <w:lang w:val="en-US"/>
          </w:rPr>
          <w:delText>)</w:delText>
        </w:r>
        <w:r w:rsidR="00CE0681" w:rsidDel="00BC299E">
          <w:rPr>
            <w:rFonts w:eastAsia="Times New Roman" w:cstheme="minorHAnsi"/>
            <w:color w:val="000000"/>
            <w:lang w:val="en-US"/>
          </w:rPr>
          <w:delText xml:space="preserve">. We </w:delText>
        </w:r>
      </w:del>
      <w:del w:id="267" w:author="Microsoft Office User" w:date="2022-01-17T15:25:00Z">
        <w:r w:rsidR="00CE0681" w:rsidDel="00872962">
          <w:rPr>
            <w:rFonts w:eastAsia="Times New Roman" w:cstheme="minorHAnsi"/>
            <w:color w:val="000000"/>
            <w:lang w:val="en-US"/>
          </w:rPr>
          <w:delText xml:space="preserve">now </w:delText>
        </w:r>
      </w:del>
      <w:del w:id="268" w:author="Microsoft Office User" w:date="2022-01-18T13:27:00Z">
        <w:r w:rsidR="00CE0681" w:rsidDel="00BC299E">
          <w:rPr>
            <w:rFonts w:eastAsia="Times New Roman" w:cstheme="minorHAnsi"/>
            <w:color w:val="000000"/>
            <w:lang w:val="en-US"/>
          </w:rPr>
          <w:delText xml:space="preserve">look at how individuals vary in their influence, as measured by the probability </w:delText>
        </w:r>
        <w:r w:rsidR="00AC0F67" w:rsidDel="00BC299E">
          <w:rPr>
            <w:rFonts w:eastAsia="Times New Roman" w:cstheme="minorHAnsi"/>
            <w:noProof/>
            <w:color w:val="000000"/>
            <w:lang w:val="en-US"/>
          </w:rPr>
          <mc:AlternateContent>
            <mc:Choice Requires="wpg">
              <w:drawing>
                <wp:anchor distT="0" distB="0" distL="114300" distR="114300" simplePos="0" relativeHeight="251709440" behindDoc="0" locked="0" layoutInCell="1" allowOverlap="1" wp14:anchorId="1F83C566" wp14:editId="2E9574FE">
                  <wp:simplePos x="0" y="0"/>
                  <wp:positionH relativeFrom="margin">
                    <wp:align>center</wp:align>
                  </wp:positionH>
                  <wp:positionV relativeFrom="paragraph">
                    <wp:posOffset>828675</wp:posOffset>
                  </wp:positionV>
                  <wp:extent cx="6613525" cy="2962275"/>
                  <wp:effectExtent l="0" t="0" r="0" b="9525"/>
                  <wp:wrapTopAndBottom/>
                  <wp:docPr id="8" name="Group 8"/>
                  <wp:cNvGraphicFramePr/>
                  <a:graphic xmlns:a="http://schemas.openxmlformats.org/drawingml/2006/main">
                    <a:graphicData uri="http://schemas.microsoft.com/office/word/2010/wordprocessingGroup">
                      <wpg:wgp>
                        <wpg:cNvGrpSpPr/>
                        <wpg:grpSpPr>
                          <a:xfrm>
                            <a:off x="0" y="0"/>
                            <a:ext cx="6613525" cy="2962275"/>
                            <a:chOff x="0" y="0"/>
                            <a:chExt cx="6613525" cy="2962275"/>
                          </a:xfrm>
                        </wpg:grpSpPr>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57150"/>
                              <a:ext cx="3190875" cy="2905125"/>
                            </a:xfrm>
                            <a:prstGeom prst="rect">
                              <a:avLst/>
                            </a:prstGeom>
                            <a:noFill/>
                            <a:ln>
                              <a:noFill/>
                            </a:ln>
                          </pic:spPr>
                        </pic:pic>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400425" y="38100"/>
                              <a:ext cx="3213100" cy="2924175"/>
                            </a:xfrm>
                            <a:prstGeom prst="rect">
                              <a:avLst/>
                            </a:prstGeom>
                            <a:noFill/>
                            <a:ln>
                              <a:noFill/>
                            </a:ln>
                          </pic:spPr>
                        </pic:pic>
                        <wpg:grpSp>
                          <wpg:cNvPr id="5" name="Group 5"/>
                          <wpg:cNvGrpSpPr/>
                          <wpg:grpSpPr>
                            <a:xfrm>
                              <a:off x="228600" y="0"/>
                              <a:ext cx="3816985" cy="427990"/>
                              <a:chOff x="245534" y="0"/>
                              <a:chExt cx="3817407" cy="428624"/>
                            </a:xfrm>
                          </wpg:grpSpPr>
                          <wps:wsp>
                            <wps:cNvPr id="1" name="Text Box 2"/>
                            <wps:cNvSpPr txBox="1">
                              <a:spLocks noChangeArrowheads="1"/>
                            </wps:cNvSpPr>
                            <wps:spPr bwMode="auto">
                              <a:xfrm>
                                <a:off x="245534" y="25400"/>
                                <a:ext cx="422274" cy="403224"/>
                              </a:xfrm>
                              <a:prstGeom prst="rect">
                                <a:avLst/>
                              </a:prstGeom>
                              <a:noFill/>
                              <a:ln w="9525">
                                <a:noFill/>
                                <a:miter lim="800000"/>
                                <a:headEnd/>
                                <a:tailEnd/>
                              </a:ln>
                            </wps:spPr>
                            <wps:txbx>
                              <w:txbxContent>
                                <w:p w14:paraId="7B45A964" w14:textId="77777777" w:rsidR="00C97E1A" w:rsidRPr="00AE3976" w:rsidRDefault="00C97E1A" w:rsidP="00AE3976">
                                  <w:pPr>
                                    <w:rPr>
                                      <w:b/>
                                      <w:sz w:val="24"/>
                                      <w:szCs w:val="24"/>
                                      <w:lang w:val="en-US"/>
                                    </w:rPr>
                                  </w:pPr>
                                  <w:r w:rsidRPr="00AE3976">
                                    <w:rPr>
                                      <w:b/>
                                      <w:sz w:val="24"/>
                                      <w:szCs w:val="24"/>
                                    </w:rPr>
                                    <w:t>A.</w:t>
                                  </w:r>
                                </w:p>
                              </w:txbxContent>
                            </wps:txbx>
                            <wps:bodyPr rot="0" vert="horz" wrap="square" lIns="91440" tIns="45720" rIns="91440" bIns="45720" anchor="t" anchorCtr="0">
                              <a:spAutoFit/>
                            </wps:bodyPr>
                          </wps:wsp>
                          <wps:wsp>
                            <wps:cNvPr id="2" name="Text Box 2"/>
                            <wps:cNvSpPr txBox="1">
                              <a:spLocks noChangeArrowheads="1"/>
                            </wps:cNvSpPr>
                            <wps:spPr bwMode="auto">
                              <a:xfrm>
                                <a:off x="3640667" y="0"/>
                                <a:ext cx="422274" cy="403224"/>
                              </a:xfrm>
                              <a:prstGeom prst="rect">
                                <a:avLst/>
                              </a:prstGeom>
                              <a:noFill/>
                              <a:ln w="9525">
                                <a:noFill/>
                                <a:miter lim="800000"/>
                                <a:headEnd/>
                                <a:tailEnd/>
                              </a:ln>
                            </wps:spPr>
                            <wps:txbx>
                              <w:txbxContent>
                                <w:p w14:paraId="644904AD" w14:textId="06D88C83" w:rsidR="00C97E1A" w:rsidRPr="00AE3976" w:rsidRDefault="00C97E1A" w:rsidP="00AE3976">
                                  <w:pPr>
                                    <w:rPr>
                                      <w:b/>
                                      <w:sz w:val="24"/>
                                      <w:szCs w:val="24"/>
                                      <w:lang w:val="en-US"/>
                                    </w:rPr>
                                  </w:pPr>
                                  <w:r>
                                    <w:rPr>
                                      <w:b/>
                                      <w:sz w:val="24"/>
                                      <w:szCs w:val="24"/>
                                    </w:rPr>
                                    <w:t>B</w:t>
                                  </w:r>
                                  <w:r w:rsidRPr="00AE3976">
                                    <w:rPr>
                                      <w:b/>
                                      <w:sz w:val="24"/>
                                      <w:szCs w:val="24"/>
                                    </w:rPr>
                                    <w:t>.</w:t>
                                  </w:r>
                                </w:p>
                              </w:txbxContent>
                            </wps:txbx>
                            <wps:bodyPr rot="0" vert="horz" wrap="square" lIns="91440" tIns="45720" rIns="91440" bIns="45720" anchor="t" anchorCtr="0">
                              <a:spAutoFit/>
                            </wps:bodyPr>
                          </wps:wsp>
                        </wpg:grpSp>
                      </wpg:wgp>
                    </a:graphicData>
                  </a:graphic>
                </wp:anchor>
              </w:drawing>
            </mc:Choice>
            <mc:Fallback>
              <w:pict>
                <v:group w14:anchorId="1F83C566" id="Group 8" o:spid="_x0000_s1026" style="position:absolute;left:0;text-align:left;margin-left:0;margin-top:65.25pt;width:520.75pt;height:233.25pt;z-index:251709440;mso-position-horizontal:center;mso-position-horizontal-relative:margin" coordsize="66135,296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571;width:31908;height:29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">
                    <v:imagedata r:id="rId14" o:title=""/>
                  </v:shape>
                  <v:shape id="Picture 6" o:spid="_x0000_s1028" type="#_x0000_t75" style="position:absolute;left:34004;top:381;width:32131;height:29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">
                    <v:imagedata r:id="rId15" o:title=""/>
                  </v:shape>
                  <v:group id="Group 5" o:spid="_x0000_s1029" style="position:absolute;left:2286;width:38169;height:4279" coordorigin="2455" coordsize="38174,4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type id="_x0000_t202" coordsize="21600,21600" o:spt="202" path="m,l,21600r21600,l21600,xe">
                      <v:stroke joinstyle="miter"/>
                      <v:path gradientshapeok="t" o:connecttype="rect"/>
                    </v:shapetype>
                    <v:shape id="Text Box 2" o:spid="_x0000_s1030" type="#_x0000_t202" style="position:absolute;left:2455;top:254;width:4223;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" filled="f" stroked="f">
                      <v:textbox style="mso-fit-shape-to-text:t">
                        <w:txbxContent>
                          <w:p w14:paraId="7B45A964" w14:textId="77777777" w:rsidR="00C97E1A" w:rsidRPr="00AE3976" w:rsidRDefault="00C97E1A" w:rsidP="00AE3976">
                            <w:pPr>
                              <w:rPr>
                                <w:b/>
                                <w:sz w:val="24"/>
                                <w:szCs w:val="24"/>
                                <w:lang w:val="en-US"/>
                              </w:rPr>
                            </w:pPr>
                            <w:r w:rsidRPr="00AE3976">
                              <w:rPr>
                                <w:b/>
                                <w:sz w:val="24"/>
                                <w:szCs w:val="24"/>
                              </w:rPr>
                              <w:t>A.</w:t>
                            </w:r>
                          </w:p>
                        </w:txbxContent>
                      </v:textbox>
                    </v:shape>
                    <v:shape id="Text Box 2" o:spid="_x0000_s1031" type="#_x0000_t202" style="position:absolute;left:36406;width:4223;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" filled="f" stroked="f">
                      <v:textbox style="mso-fit-shape-to-text:t">
                        <w:txbxContent>
                          <w:p w14:paraId="644904AD" w14:textId="06D88C83" w:rsidR="00C97E1A" w:rsidRPr="00AE3976" w:rsidRDefault="00C97E1A" w:rsidP="00AE3976">
                            <w:pPr>
                              <w:rPr>
                                <w:b/>
                                <w:sz w:val="24"/>
                                <w:szCs w:val="24"/>
                                <w:lang w:val="en-US"/>
                              </w:rPr>
                            </w:pPr>
                            <w:r>
                              <w:rPr>
                                <w:b/>
                                <w:sz w:val="24"/>
                                <w:szCs w:val="24"/>
                              </w:rPr>
                              <w:t>B</w:t>
                            </w:r>
                            <w:r w:rsidRPr="00AE3976">
                              <w:rPr>
                                <w:b/>
                                <w:sz w:val="24"/>
                                <w:szCs w:val="24"/>
                              </w:rPr>
                              <w:t>.</w:t>
                            </w:r>
                          </w:p>
                        </w:txbxContent>
                      </v:textbox>
                    </v:shape>
                  </v:group>
                  <w10:wrap type="topAndBottom" anchorx="margin"/>
                </v:group>
              </w:pict>
            </mc:Fallback>
          </mc:AlternateContent>
        </w:r>
        <w:r w:rsidR="00CE0681" w:rsidDel="00BC299E">
          <w:rPr>
            <w:rFonts w:eastAsia="Times New Roman" w:cstheme="minorHAnsi"/>
            <w:color w:val="000000"/>
            <w:lang w:val="en-US"/>
          </w:rPr>
          <w:delText xml:space="preserve">that the group’s direction or speed varies with </w:delText>
        </w:r>
        <w:r w:rsidR="00D6240A" w:rsidDel="00BC299E">
          <w:rPr>
            <w:rFonts w:eastAsia="Times New Roman" w:cstheme="minorHAnsi"/>
            <w:color w:val="000000"/>
            <w:lang w:val="en-US"/>
          </w:rPr>
          <w:delText>individual</w:delText>
        </w:r>
        <w:r w:rsidR="00CE0681" w:rsidDel="00BC299E">
          <w:rPr>
            <w:rFonts w:eastAsia="Times New Roman" w:cstheme="minorHAnsi"/>
            <w:color w:val="000000"/>
            <w:lang w:val="en-US"/>
          </w:rPr>
          <w:delText xml:space="preserve"> movement in given directions.</w:delText>
        </w:r>
      </w:del>
    </w:p>
    <w:p w14:paraId="603E6263" w14:textId="7863E20D" w:rsidR="00827CAC" w:rsidRPr="004D78DE" w:rsidDel="00BC299E" w:rsidRDefault="00827C6F" w:rsidP="004D78DE">
      <w:pPr>
        <w:spacing w:before="360" w:after="120" w:line="240" w:lineRule="auto"/>
        <w:jc w:val="both"/>
        <w:outlineLvl w:val="1"/>
        <w:rPr>
          <w:del w:id="269" w:author="Microsoft Office User" w:date="2022-01-18T13:27:00Z"/>
          <w:rFonts w:ascii="Arial" w:eastAsia="Times New Roman" w:hAnsi="Arial" w:cs="Arial"/>
          <w:color w:val="000000"/>
          <w:sz w:val="16"/>
          <w:szCs w:val="16"/>
          <w:lang w:val="en-US"/>
        </w:rPr>
      </w:pPr>
      <w:del w:id="270" w:author="Microsoft Office User" w:date="2022-01-18T13:27:00Z">
        <w:r w:rsidRPr="004D78DE" w:rsidDel="00BC299E">
          <w:rPr>
            <w:rFonts w:ascii="Arial" w:eastAsia="Times New Roman" w:hAnsi="Arial" w:cs="Arial"/>
            <w:color w:val="000000"/>
            <w:sz w:val="16"/>
            <w:szCs w:val="16"/>
            <w:lang w:val="en-US"/>
          </w:rPr>
          <w:delText>Figure 3.</w:delText>
        </w:r>
        <w:r w:rsidR="0088757C" w:rsidRPr="004D78DE" w:rsidDel="00BC299E">
          <w:rPr>
            <w:rFonts w:ascii="Arial" w:eastAsia="Times New Roman" w:hAnsi="Arial" w:cs="Arial"/>
            <w:color w:val="000000"/>
            <w:sz w:val="16"/>
            <w:szCs w:val="16"/>
            <w:lang w:val="en-US"/>
          </w:rPr>
          <w:delText xml:space="preserve"> Predicted group outcome as a function of individual position and movement</w:delText>
        </w:r>
        <w:r w:rsidR="004D78DE" w:rsidRPr="004D78DE" w:rsidDel="00BC299E">
          <w:rPr>
            <w:rFonts w:ascii="Arial" w:eastAsia="Times New Roman" w:hAnsi="Arial" w:cs="Arial"/>
            <w:color w:val="000000"/>
            <w:sz w:val="16"/>
            <w:szCs w:val="16"/>
            <w:lang w:val="en-US"/>
          </w:rPr>
          <w:delText>, modeled using data across all groups</w:delText>
        </w:r>
        <w:r w:rsidR="0088757C" w:rsidRPr="004D78DE" w:rsidDel="00BC299E">
          <w:rPr>
            <w:rFonts w:ascii="Arial" w:eastAsia="Times New Roman" w:hAnsi="Arial" w:cs="Arial"/>
            <w:color w:val="000000"/>
            <w:sz w:val="16"/>
            <w:szCs w:val="16"/>
            <w:lang w:val="en-US"/>
          </w:rPr>
          <w:delText xml:space="preserve">. (A) Predicted probability of a group to turn right as a function of </w:delText>
        </w:r>
        <w:r w:rsidR="004D78DE" w:rsidRPr="004D78DE" w:rsidDel="00BC299E">
          <w:rPr>
            <w:rFonts w:ascii="Arial" w:eastAsia="Times New Roman" w:hAnsi="Arial" w:cs="Arial"/>
            <w:color w:val="000000"/>
            <w:sz w:val="16"/>
            <w:szCs w:val="16"/>
            <w:lang w:val="en-US"/>
          </w:rPr>
          <w:delText>individual left-right position and individua left-right speed. (B) Predicted probability of a group to speed up as a function of individual front-back position and front-back movement.</w:delText>
        </w:r>
        <w:r w:rsidR="00191ED0" w:rsidDel="00BC299E">
          <w:rPr>
            <w:rFonts w:ascii="Arial" w:eastAsia="Times New Roman" w:hAnsi="Arial" w:cs="Arial"/>
            <w:color w:val="000000"/>
            <w:sz w:val="16"/>
            <w:szCs w:val="16"/>
            <w:lang w:val="en-US"/>
          </w:rPr>
          <w:delText xml:space="preserve"> Axis limits extend to the 0.01-0.99% quantiles of each variable</w:delText>
        </w:r>
      </w:del>
      <w:del w:id="271" w:author="Microsoft Office User" w:date="2022-01-17T15:15:00Z">
        <w:r w:rsidR="00191ED0" w:rsidDel="003A3F2B">
          <w:rPr>
            <w:rFonts w:ascii="Arial" w:eastAsia="Times New Roman" w:hAnsi="Arial" w:cs="Arial"/>
            <w:color w:val="000000"/>
            <w:sz w:val="16"/>
            <w:szCs w:val="16"/>
            <w:lang w:val="en-US"/>
          </w:rPr>
          <w:delText>s</w:delText>
        </w:r>
      </w:del>
      <w:del w:id="272" w:author="Microsoft Office User" w:date="2022-01-18T13:27:00Z">
        <w:r w:rsidR="00191ED0" w:rsidDel="00BC299E">
          <w:rPr>
            <w:rFonts w:ascii="Arial" w:eastAsia="Times New Roman" w:hAnsi="Arial" w:cs="Arial"/>
            <w:color w:val="000000"/>
            <w:sz w:val="16"/>
            <w:szCs w:val="16"/>
            <w:lang w:val="en-US"/>
          </w:rPr>
          <w:delText>.</w:delText>
        </w:r>
      </w:del>
    </w:p>
    <w:p w14:paraId="57DC3B9C" w14:textId="154AA96E" w:rsidR="00CC10EE" w:rsidRPr="00F225B6" w:rsidDel="00BC299E" w:rsidRDefault="00CC10EE" w:rsidP="00CC10EE">
      <w:pPr>
        <w:spacing w:before="360" w:after="120" w:line="360" w:lineRule="auto"/>
        <w:jc w:val="both"/>
        <w:outlineLvl w:val="1"/>
        <w:rPr>
          <w:del w:id="273" w:author="Microsoft Office User" w:date="2022-01-18T13:27:00Z"/>
          <w:rFonts w:eastAsia="Times New Roman" w:cstheme="minorHAnsi"/>
          <w:i/>
          <w:color w:val="000000"/>
          <w:lang w:val="en-US"/>
        </w:rPr>
      </w:pPr>
      <w:del w:id="274" w:author="Microsoft Office User" w:date="2022-01-18T13:27:00Z">
        <w:r w:rsidDel="00BC299E">
          <w:rPr>
            <w:rFonts w:eastAsia="Times New Roman" w:cstheme="minorHAnsi"/>
            <w:i/>
            <w:color w:val="000000"/>
            <w:lang w:val="en-US"/>
          </w:rPr>
          <w:delText>General explanation of the approach</w:delText>
        </w:r>
        <w:r w:rsidRPr="00F225B6" w:rsidDel="00BC299E">
          <w:rPr>
            <w:rFonts w:eastAsia="Times New Roman" w:cstheme="minorHAnsi"/>
            <w:i/>
            <w:color w:val="000000"/>
            <w:lang w:val="en-US"/>
          </w:rPr>
          <w:delText>:</w:delText>
        </w:r>
      </w:del>
    </w:p>
    <w:p w14:paraId="15A0BD15" w14:textId="07C0A680"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w:t>
      </w:r>
      <w:del w:id="275" w:author="Microsoft Office User" w:date="2022-01-18T13:06:00Z">
        <w:r w:rsidDel="00FC7611">
          <w:rPr>
            <w:rFonts w:eastAsia="Times New Roman" w:cstheme="minorHAnsi"/>
            <w:bCs/>
            <w:color w:val="000000"/>
            <w:lang w:val="en-US"/>
          </w:rPr>
          <w:delText xml:space="preserve">influence </w:delText>
        </w:r>
      </w:del>
      <w:r>
        <w:rPr>
          <w:rFonts w:eastAsia="Times New Roman" w:cstheme="minorHAnsi"/>
          <w:bCs/>
          <w:color w:val="000000"/>
          <w:lang w:val="en-US"/>
        </w:rPr>
        <w:t xml:space="preserve">metric, we measure the probability that the group’s movement </w:t>
      </w:r>
      <w:ins w:id="276" w:author="Microsoft Office User" w:date="2022-01-18T12:48:00Z">
        <w:r w:rsidR="00DC6806">
          <w:rPr>
            <w:rFonts w:eastAsia="Times New Roman" w:cstheme="minorHAnsi"/>
            <w:bCs/>
            <w:color w:val="000000"/>
            <w:lang w:val="en-US"/>
          </w:rPr>
          <w:t xml:space="preserve">temporally follows </w:t>
        </w:r>
      </w:ins>
      <w:del w:id="277" w:author="Microsoft Office User" w:date="2022-01-18T12:48:00Z">
        <w:r w:rsidDel="00DC6806">
          <w:rPr>
            <w:rFonts w:eastAsia="Times New Roman" w:cstheme="minorHAnsi"/>
            <w:bCs/>
            <w:color w:val="000000"/>
            <w:lang w:val="en-US"/>
          </w:rPr>
          <w:delText xml:space="preserve">“follows” </w:delText>
        </w:r>
      </w:del>
      <w:r>
        <w:rPr>
          <w:rFonts w:eastAsia="Times New Roman" w:cstheme="minorHAnsi"/>
          <w:bCs/>
          <w:color w:val="000000"/>
          <w:lang w:val="en-US"/>
        </w:rPr>
        <w:t xml:space="preserve">a given individual’s </w:t>
      </w:r>
      <w:del w:id="278" w:author="Microsoft Office User" w:date="2022-01-18T12:48:00Z">
        <w:r w:rsidDel="00DC6806">
          <w:rPr>
            <w:rFonts w:eastAsia="Times New Roman" w:cstheme="minorHAnsi"/>
            <w:bCs/>
            <w:color w:val="000000"/>
            <w:lang w:val="en-US"/>
          </w:rPr>
          <w:delText xml:space="preserve">position or </w:delText>
        </w:r>
      </w:del>
      <w:r>
        <w:rPr>
          <w:rFonts w:eastAsia="Times New Roman" w:cstheme="minorHAnsi"/>
          <w:bCs/>
          <w:color w:val="000000"/>
          <w:lang w:val="en-US"/>
        </w:rPr>
        <w:t xml:space="preserve">movement in the past, </w:t>
      </w:r>
      <w:del w:id="279" w:author="Microsoft Office User" w:date="2022-01-18T13:06:00Z">
        <w:r w:rsidDel="00FC7611">
          <w:rPr>
            <w:rFonts w:eastAsia="Times New Roman" w:cstheme="minorHAnsi"/>
            <w:bCs/>
            <w:color w:val="000000"/>
            <w:lang w:val="en-US"/>
          </w:rPr>
          <w:delText>thus capturing the</w:delText>
        </w:r>
      </w:del>
      <w:ins w:id="280" w:author="Microsoft Office User" w:date="2022-01-18T13:06:00Z">
        <w:r w:rsidR="00FC7611">
          <w:rPr>
            <w:rFonts w:eastAsia="Times New Roman" w:cstheme="minorHAnsi"/>
            <w:bCs/>
            <w:color w:val="000000"/>
            <w:lang w:val="en-US"/>
          </w:rPr>
          <w:t>as a proxy for the</w:t>
        </w:r>
      </w:ins>
      <w:r>
        <w:rPr>
          <w:rFonts w:eastAsia="Times New Roman" w:cstheme="minorHAnsi"/>
          <w:bCs/>
          <w:color w:val="000000"/>
          <w:lang w:val="en-US"/>
        </w:rPr>
        <w:t xml:space="preserve"> extent to which each individual </w:t>
      </w:r>
      <w:r w:rsidR="00D6240A">
        <w:rPr>
          <w:rFonts w:eastAsia="Times New Roman" w:cstheme="minorHAnsi"/>
          <w:bCs/>
          <w:color w:val="000000"/>
          <w:lang w:val="en-US"/>
        </w:rPr>
        <w:t>influences</w:t>
      </w:r>
      <w:r>
        <w:rPr>
          <w:rFonts w:eastAsia="Times New Roman" w:cstheme="minorHAnsi"/>
          <w:bCs/>
          <w:color w:val="000000"/>
          <w:lang w:val="en-US"/>
        </w:rPr>
        <w:t xml:space="preserve"> the group. Each metric</w:t>
      </w:r>
      <w:ins w:id="281" w:author="Microsoft Office User" w:date="2022-01-18T13:06:00Z">
        <w:r w:rsidR="00FC7611">
          <w:rPr>
            <w:rFonts w:eastAsia="Times New Roman" w:cstheme="minorHAnsi"/>
            <w:bCs/>
            <w:color w:val="000000"/>
            <w:lang w:val="en-US"/>
          </w:rPr>
          <w:t xml:space="preserve"> also</w:t>
        </w:r>
      </w:ins>
      <w:r>
        <w:rPr>
          <w:rFonts w:eastAsia="Times New Roman" w:cstheme="minorHAnsi"/>
          <w:bCs/>
          <w:color w:val="000000"/>
          <w:lang w:val="en-US"/>
        </w:rPr>
        <w:t xml:space="preserve"> </w:t>
      </w:r>
      <w:del w:id="282" w:author="Microsoft Office User" w:date="2022-01-18T13:06:00Z">
        <w:r w:rsidDel="00FC7611">
          <w:rPr>
            <w:rFonts w:eastAsia="Times New Roman" w:cstheme="minorHAnsi"/>
            <w:bCs/>
            <w:color w:val="000000"/>
            <w:lang w:val="en-US"/>
          </w:rPr>
          <w:delText xml:space="preserve">captures </w:delText>
        </w:r>
      </w:del>
      <w:ins w:id="283" w:author="Microsoft Office User" w:date="2022-01-18T13:06:00Z">
        <w:r w:rsidR="00FC7611">
          <w:rPr>
            <w:rFonts w:eastAsia="Times New Roman" w:cstheme="minorHAnsi"/>
            <w:bCs/>
            <w:color w:val="000000"/>
            <w:lang w:val="en-US"/>
          </w:rPr>
          <w:t>describes</w:t>
        </w:r>
        <w:r w:rsidR="00FC7611">
          <w:rPr>
            <w:rFonts w:eastAsia="Times New Roman" w:cstheme="minorHAnsi"/>
            <w:bCs/>
            <w:color w:val="000000"/>
            <w:lang w:val="en-US"/>
          </w:rPr>
          <w:t xml:space="preserve"> </w:t>
        </w:r>
      </w:ins>
      <w:r>
        <w:rPr>
          <w:rFonts w:eastAsia="Times New Roman" w:cstheme="minorHAnsi"/>
          <w:bCs/>
          <w:color w:val="000000"/>
          <w:lang w:val="en-US"/>
        </w:rPr>
        <w:t>how these probabilities change as a function of how extreme an individual’s movement is relative to the group.</w:t>
      </w:r>
      <w:del w:id="284" w:author="Microsoft Office User" w:date="2022-01-18T12:52:00Z">
        <w:r w:rsidDel="0078088B">
          <w:rPr>
            <w:rFonts w:eastAsia="Times New Roman" w:cstheme="minorHAnsi"/>
            <w:bCs/>
            <w:color w:val="000000"/>
            <w:lang w:val="en-US"/>
          </w:rPr>
          <w:delText xml:space="preserve"> </w:delText>
        </w:r>
      </w:del>
      <w:ins w:id="285" w:author="Microsoft Office User" w:date="2022-01-18T12:52:00Z">
        <w:r w:rsidR="0078088B">
          <w:rPr>
            <w:rFonts w:eastAsia="Times New Roman" w:cstheme="minorHAnsi"/>
            <w:bCs/>
            <w:color w:val="000000"/>
            <w:lang w:val="en-US"/>
          </w:rPr>
          <w:t xml:space="preserve"> </w:t>
        </w:r>
      </w:ins>
      <w:r>
        <w:rPr>
          <w:rFonts w:eastAsia="Times New Roman" w:cstheme="minorHAnsi"/>
          <w:bCs/>
          <w:color w:val="000000"/>
          <w:lang w:val="en-US"/>
        </w:rPr>
        <w:t>We give a short general description of the approach here, with additional details described in the next section.</w:t>
      </w:r>
    </w:p>
    <w:p w14:paraId="232E7527" w14:textId="45FBFEFD" w:rsidR="00FC7611" w:rsidRDefault="00CC10EE" w:rsidP="00FC7611">
      <w:pPr>
        <w:spacing w:before="360" w:after="120" w:line="360" w:lineRule="auto"/>
        <w:jc w:val="both"/>
        <w:outlineLvl w:val="1"/>
        <w:rPr>
          <w:ins w:id="286" w:author="Microsoft Office User" w:date="2022-01-18T13:07:00Z"/>
          <w:rFonts w:eastAsia="Times New Roman" w:cstheme="minorHAnsi"/>
          <w:bCs/>
          <w:color w:val="000000"/>
          <w:lang w:val="en-US"/>
        </w:rPr>
      </w:pPr>
      <w:r>
        <w:rPr>
          <w:rFonts w:eastAsia="Times New Roman" w:cstheme="minorHAnsi"/>
          <w:bCs/>
          <w:color w:val="000000"/>
          <w:lang w:val="en-US"/>
        </w:rPr>
        <w:t xml:space="preserve"> </w:t>
      </w:r>
      <w:bookmarkStart w:id="287" w:name="_Hlk92115591"/>
      <w:r w:rsidR="00D6240A">
        <w:rPr>
          <w:rFonts w:eastAsia="Times New Roman" w:cstheme="minorHAnsi"/>
          <w:b/>
          <w:bCs/>
          <w:color w:val="000000"/>
          <w:lang w:val="en-US"/>
        </w:rPr>
        <w:t>Turning</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del w:id="288" w:author="Microsoft Office User" w:date="2022-01-18T12:50:00Z">
        <w:r w:rsidDel="00DC6806">
          <w:rPr>
            <w:rFonts w:eastAsia="Times New Roman" w:cstheme="minorHAnsi"/>
            <w:bCs/>
            <w:color w:val="000000"/>
            <w:lang w:val="en-US"/>
          </w:rPr>
          <w:delText xml:space="preserve">is </w:delText>
        </w:r>
      </w:del>
      <w:del w:id="289" w:author="Microsoft Office User" w:date="2022-01-18T12:49:00Z">
        <w:r w:rsidDel="00DC6806">
          <w:rPr>
            <w:rFonts w:eastAsia="Times New Roman" w:cstheme="minorHAnsi"/>
            <w:bCs/>
            <w:color w:val="000000"/>
            <w:lang w:val="en-US"/>
          </w:rPr>
          <w:delText>defined as</w:delText>
        </w:r>
      </w:del>
      <w:ins w:id="290" w:author="Microsoft Office User" w:date="2022-01-18T13:06:00Z">
        <w:r w:rsidR="00FC7611">
          <w:rPr>
            <w:rFonts w:eastAsia="Times New Roman" w:cstheme="minorHAnsi"/>
            <w:bCs/>
            <w:color w:val="000000"/>
            <w:lang w:val="en-US"/>
          </w:rPr>
          <w:t>is defined as</w:t>
        </w:r>
      </w:ins>
      <w:r>
        <w:rPr>
          <w:rFonts w:eastAsia="Times New Roman" w:cstheme="minorHAnsi"/>
          <w:bCs/>
          <w:color w:val="000000"/>
          <w:lang w:val="en-US"/>
        </w:rPr>
        <w:t xml:space="preserve"> the probability that the group turns in a given direction as a function of the focal individual’s speed along the left-right axis of movement</w:t>
      </w:r>
      <w:ins w:id="291" w:author="Microsoft Office User" w:date="2022-01-18T12:49:00Z">
        <w:r w:rsidR="00DC6806">
          <w:rPr>
            <w:rFonts w:eastAsia="Times New Roman" w:cstheme="minorHAnsi"/>
            <w:bCs/>
            <w:color w:val="000000"/>
            <w:lang w:val="en-US"/>
          </w:rPr>
          <w:t xml:space="preserve">. </w:t>
        </w:r>
      </w:ins>
      <w:del w:id="292" w:author="Microsoft Office User" w:date="2022-01-18T12:49:00Z">
        <w:r w:rsidDel="00DC6806">
          <w:rPr>
            <w:rFonts w:eastAsia="Times New Roman" w:cstheme="minorHAnsi"/>
            <w:bCs/>
            <w:color w:val="000000"/>
            <w:lang w:val="en-US"/>
          </w:rPr>
          <w:delText xml:space="preserve">, and answers the question “how does the left-right </w:delText>
        </w:r>
        <w:r w:rsidRPr="003A03D4" w:rsidDel="00DC6806">
          <w:rPr>
            <w:rFonts w:eastAsia="Times New Roman" w:cstheme="minorHAnsi"/>
            <w:bCs/>
            <w:i/>
            <w:iCs/>
            <w:color w:val="000000"/>
            <w:lang w:val="en-US"/>
          </w:rPr>
          <w:delText>movement</w:delText>
        </w:r>
        <w:r w:rsidDel="00DC6806">
          <w:rPr>
            <w:rFonts w:eastAsia="Times New Roman" w:cstheme="minorHAnsi"/>
            <w:bCs/>
            <w:color w:val="000000"/>
            <w:lang w:val="en-US"/>
          </w:rPr>
          <w:delText xml:space="preserve"> of a given individual influence the group’s direction of travel?”. </w:delText>
        </w:r>
      </w:del>
      <w:r>
        <w:rPr>
          <w:rFonts w:eastAsia="Times New Roman" w:cstheme="minorHAnsi"/>
          <w:bCs/>
          <w:color w:val="000000"/>
          <w:lang w:val="en-US"/>
        </w:rPr>
        <w:t xml:space="preserve">Similarly, </w:t>
      </w:r>
      <w:r w:rsidRPr="00252F3B">
        <w:rPr>
          <w:rFonts w:eastAsia="Times New Roman" w:cstheme="minorHAnsi"/>
          <w:b/>
          <w:bCs/>
          <w:color w:val="000000"/>
          <w:lang w:val="en-US"/>
        </w:rPr>
        <w:t>speeding influence</w:t>
      </w:r>
      <w:del w:id="293" w:author="Microsoft Office User" w:date="2022-01-18T12:50:00Z">
        <w:r w:rsidDel="00DC6806">
          <w:rPr>
            <w:rFonts w:eastAsia="Times New Roman" w:cstheme="minorHAnsi"/>
            <w:bCs/>
            <w:color w:val="000000"/>
            <w:lang w:val="en-US"/>
          </w:rPr>
          <w:delText xml:space="preserve"> is</w:delText>
        </w:r>
      </w:del>
      <w:r>
        <w:rPr>
          <w:rFonts w:eastAsia="Times New Roman" w:cstheme="minorHAnsi"/>
          <w:bCs/>
          <w:color w:val="000000"/>
          <w:lang w:val="en-US"/>
        </w:rPr>
        <w:t xml:space="preserve"> </w:t>
      </w:r>
      <w:del w:id="294" w:author="Microsoft Office User" w:date="2022-01-18T12:49:00Z">
        <w:r w:rsidDel="00DC6806">
          <w:rPr>
            <w:rFonts w:eastAsia="Times New Roman" w:cstheme="minorHAnsi"/>
            <w:bCs/>
            <w:color w:val="000000"/>
            <w:lang w:val="en-US"/>
          </w:rPr>
          <w:delText>defined as</w:delText>
        </w:r>
      </w:del>
      <w:ins w:id="295" w:author="Microsoft Office User" w:date="2022-01-18T13:07:00Z">
        <w:r w:rsidR="00FC7611">
          <w:rPr>
            <w:rFonts w:eastAsia="Times New Roman" w:cstheme="minorHAnsi"/>
            <w:bCs/>
            <w:color w:val="000000"/>
            <w:lang w:val="en-US"/>
          </w:rPr>
          <w:t>is defined as</w:t>
        </w:r>
      </w:ins>
      <w:r>
        <w:rPr>
          <w:rFonts w:eastAsia="Times New Roman" w:cstheme="minorHAnsi"/>
          <w:bCs/>
          <w:color w:val="000000"/>
          <w:lang w:val="en-US"/>
        </w:rPr>
        <w:t xml:space="preserve"> the probability that the group speeds up as a function of the difference between individual and group speed along the front-back axis of movement</w:t>
      </w:r>
      <w:del w:id="296" w:author="Microsoft Office User" w:date="2022-01-18T12:49:00Z">
        <w:r w:rsidDel="00DC6806">
          <w:rPr>
            <w:rFonts w:eastAsia="Times New Roman" w:cstheme="minorHAnsi"/>
            <w:bCs/>
            <w:color w:val="000000"/>
            <w:lang w:val="en-US"/>
          </w:rPr>
          <w:delText xml:space="preserve">, answering the question “how does the front-back movement of a given individual influence group speed?”. </w:delText>
        </w:r>
      </w:del>
      <w:bookmarkEnd w:id="287"/>
      <w:ins w:id="297" w:author="Microsoft Office User" w:date="2022-01-18T12:49:00Z">
        <w:r w:rsidR="00DC6806">
          <w:rPr>
            <w:rFonts w:eastAsia="Times New Roman" w:cstheme="minorHAnsi"/>
            <w:bCs/>
            <w:color w:val="000000"/>
            <w:lang w:val="en-US"/>
          </w:rPr>
          <w:t>.</w:t>
        </w:r>
      </w:ins>
      <w:ins w:id="298" w:author="Microsoft Office User" w:date="2022-01-18T13:07:00Z">
        <w:r w:rsidR="00FC7611">
          <w:rPr>
            <w:rFonts w:eastAsia="Times New Roman" w:cstheme="minorHAnsi"/>
            <w:bCs/>
            <w:color w:val="000000"/>
            <w:lang w:val="en-US"/>
          </w:rPr>
          <w:t xml:space="preserve"> </w:t>
        </w:r>
      </w:ins>
    </w:p>
    <w:p w14:paraId="52829C41" w14:textId="05018007" w:rsidR="00CC10EE" w:rsidDel="00FC7611" w:rsidRDefault="00CC10EE" w:rsidP="00FC7611">
      <w:pPr>
        <w:spacing w:before="360" w:after="120" w:line="360" w:lineRule="auto"/>
        <w:jc w:val="both"/>
        <w:outlineLvl w:val="1"/>
        <w:rPr>
          <w:del w:id="299" w:author="Microsoft Office User" w:date="2022-01-18T13:08:00Z"/>
          <w:rFonts w:eastAsia="Times New Roman" w:cstheme="minorHAnsi"/>
          <w:bCs/>
          <w:color w:val="000000"/>
          <w:lang w:val="en-US"/>
        </w:rPr>
      </w:pPr>
    </w:p>
    <w:p w14:paraId="1C8FDB1E" w14:textId="5A5DF123"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For each individual and </w:t>
      </w:r>
      <w:r w:rsidR="00D6240A">
        <w:rPr>
          <w:rFonts w:eastAsia="Times New Roman" w:cstheme="minorHAnsi"/>
          <w:bCs/>
          <w:color w:val="000000"/>
          <w:lang w:val="en-US"/>
        </w:rPr>
        <w:t>both</w:t>
      </w:r>
      <w:r>
        <w:rPr>
          <w:rFonts w:eastAsia="Times New Roman" w:cstheme="minorHAnsi"/>
          <w:bCs/>
          <w:color w:val="000000"/>
          <w:lang w:val="en-US"/>
        </w:rPr>
        <w:t xml:space="preserve"> </w:t>
      </w:r>
      <w:r w:rsidR="00DE1865">
        <w:rPr>
          <w:rFonts w:eastAsia="Times New Roman" w:cstheme="minorHAnsi"/>
          <w:bCs/>
          <w:color w:val="000000"/>
          <w:lang w:val="en-US"/>
        </w:rPr>
        <w:t>metrics</w:t>
      </w:r>
      <w:r>
        <w:rPr>
          <w:rFonts w:eastAsia="Times New Roman" w:cstheme="minorHAnsi"/>
          <w:bCs/>
          <w:color w:val="000000"/>
          <w:lang w:val="en-US"/>
        </w:rPr>
        <w:t xml:space="preserve">, we fit a curve to describe the relationship between its movement and the group’s subsequent movement, using a slightly modified version of a logistic function. We then used these models to attribute an “influence score” to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to compare the values of each influence score between classes.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110D23D7"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all recorded individual within each of the five groups, we </w:t>
      </w:r>
      <w:r>
        <w:rPr>
          <w:rFonts w:eastAsia="Times New Roman" w:cstheme="minorHAnsi"/>
          <w:lang w:val="en-CA"/>
        </w:rPr>
        <w:t xml:space="preserve">first computed the </w:t>
      </w:r>
      <w:r w:rsidRPr="003A03D4">
        <w:rPr>
          <w:rFonts w:eastAsia="Times New Roman" w:cstheme="minorHAnsi"/>
          <w:lang w:val="en-CA"/>
        </w:rPr>
        <w:t>group centroid track</w:t>
      </w:r>
      <w:r>
        <w:rPr>
          <w:rFonts w:eastAsia="Times New Roman" w:cstheme="minorHAnsi"/>
          <w:lang w:val="en-CA"/>
        </w:rPr>
        <w:t xml:space="preserve"> by averaging the position of all individuals recorded (other than the focal individual whose influence we were assessing) at each time point (figure 2</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2</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del w:id="300" w:author="Microsoft Office User" w:date="2022-01-18T13:10:00Z">
        <w:r w:rsidDel="00FC7611">
          <w:rPr>
            <w:rFonts w:eastAsia="Times New Roman" w:cstheme="minorHAnsi"/>
            <w:lang w:val="en-CA"/>
          </w:rPr>
          <w:delText>position at time t</w:delText>
        </w:r>
      </w:del>
      <w:ins w:id="301" w:author="Microsoft Office User" w:date="2022-01-18T13:10:00Z">
        <w:r w:rsidR="00FC7611">
          <w:rPr>
            <w:rFonts w:eastAsia="Times New Roman" w:cstheme="minorHAnsi"/>
            <w:lang w:val="en-CA"/>
          </w:rPr>
          <w:t>current position</w:t>
        </w:r>
      </w:ins>
      <w:r>
        <w:rPr>
          <w:rFonts w:eastAsia="Times New Roman" w:cstheme="minorHAnsi"/>
          <w:lang w:val="en-CA"/>
        </w:rPr>
        <w:t xml:space="preserve"> </w:t>
      </w:r>
      <w:del w:id="302" w:author="Microsoft Office User" w:date="2022-01-18T13:10:00Z">
        <w:r w:rsidDel="00FC7611">
          <w:rPr>
            <w:rFonts w:eastAsia="Times New Roman" w:cstheme="minorHAnsi"/>
            <w:lang w:val="en-CA"/>
          </w:rPr>
          <w:delText xml:space="preserve">(henceforth current position) </w:delText>
        </w:r>
      </w:del>
      <w:r>
        <w:rPr>
          <w:rFonts w:eastAsia="Times New Roman" w:cstheme="minorHAnsi"/>
          <w:lang w:val="en-CA"/>
        </w:rPr>
        <w:t xml:space="preserve">from the most recent position that was at least 10 meters away (henceforth ‘past position’). We chose to use spatial rather than temporal thresholds to define these headings because of the stop-and-go nature of </w:t>
      </w:r>
      <w:del w:id="303" w:author="Microsoft Office User" w:date="2022-01-18T13:10:00Z">
        <w:r w:rsidR="00374805" w:rsidDel="0040282B">
          <w:rPr>
            <w:rFonts w:eastAsia="Times New Roman" w:cstheme="minorHAnsi"/>
            <w:lang w:val="en-CA"/>
          </w:rPr>
          <w:delText xml:space="preserve">individual </w:delText>
        </w:r>
      </w:del>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w:t>
      </w:r>
      <w:proofErr w:type="spellStart"/>
      <w:r w:rsidR="00374805" w:rsidRPr="00374805">
        <w:rPr>
          <w:rFonts w:ascii="Calibri" w:hAnsi="Calibri" w:cs="Calibri"/>
          <w:lang w:val="en-US"/>
        </w:rPr>
        <w:t>Farine</w:t>
      </w:r>
      <w:proofErr w:type="spellEnd"/>
      <w:r w:rsidR="00374805" w:rsidRPr="00374805">
        <w:rPr>
          <w:rFonts w:ascii="Calibri" w:hAnsi="Calibri" w:cs="Calibri"/>
          <w:lang w:val="en-US"/>
        </w:rPr>
        <w:t xml:space="preserve"> et al. 2017)</w:t>
      </w:r>
      <w:r w:rsidR="00374805">
        <w:rPr>
          <w:rFonts w:eastAsia="Times New Roman" w:cstheme="minorHAnsi"/>
          <w:lang w:val="en-CA"/>
        </w:rPr>
        <w:fldChar w:fldCharType="end"/>
      </w:r>
      <w:r w:rsidR="00374805">
        <w:rPr>
          <w:rFonts w:eastAsia="Times New Roman" w:cstheme="minorHAnsi"/>
          <w:lang w:val="en-CA"/>
        </w:rPr>
        <w:t>.</w:t>
      </w:r>
      <w:ins w:id="304" w:author="Microsoft Office User" w:date="2022-01-18T13:12:00Z">
        <w:r w:rsidR="0040282B">
          <w:rPr>
            <w:rFonts w:eastAsia="Times New Roman" w:cstheme="minorHAnsi"/>
            <w:lang w:val="en-CA"/>
          </w:rPr>
          <w:t xml:space="preserve"> Both of these features </w:t>
        </w:r>
      </w:ins>
      <w:ins w:id="305" w:author="Microsoft Office User" w:date="2022-01-18T13:13:00Z">
        <w:r w:rsidR="0040282B">
          <w:rPr>
            <w:rFonts w:eastAsia="Times New Roman" w:cstheme="minorHAnsi"/>
            <w:lang w:val="en-CA"/>
          </w:rPr>
          <w:t xml:space="preserve">also </w:t>
        </w:r>
      </w:ins>
      <w:ins w:id="306" w:author="Microsoft Office User" w:date="2022-01-18T13:12:00Z">
        <w:r w:rsidR="0040282B">
          <w:rPr>
            <w:rFonts w:eastAsia="Times New Roman" w:cstheme="minorHAnsi"/>
            <w:lang w:val="en-CA"/>
          </w:rPr>
          <w:t xml:space="preserve">make </w:t>
        </w:r>
      </w:ins>
      <w:ins w:id="307" w:author="Microsoft Office User" w:date="2022-01-18T13:13:00Z">
        <w:r w:rsidR="0040282B">
          <w:rPr>
            <w:rFonts w:eastAsia="Times New Roman" w:cstheme="minorHAnsi"/>
            <w:lang w:val="en-CA"/>
          </w:rPr>
          <w:lastRenderedPageBreak/>
          <w:t xml:space="preserve">this spatial approach broadly applicable to tracking data from many </w:t>
        </w:r>
      </w:ins>
      <w:ins w:id="308" w:author="Microsoft Office User" w:date="2022-01-18T13:14:00Z">
        <w:r w:rsidR="0040282B">
          <w:rPr>
            <w:rFonts w:eastAsia="Times New Roman" w:cstheme="minorHAnsi"/>
            <w:lang w:val="en-CA"/>
          </w:rPr>
          <w:t>systems</w:t>
        </w:r>
      </w:ins>
      <w:ins w:id="309" w:author="Microsoft Office User" w:date="2022-01-18T13:13:00Z">
        <w:r w:rsidR="0040282B">
          <w:rPr>
            <w:rFonts w:eastAsia="Times New Roman" w:cstheme="minorHAnsi"/>
            <w:lang w:val="en-CA"/>
          </w:rPr>
          <w:t xml:space="preserve">, especially terrestrial </w:t>
        </w:r>
      </w:ins>
      <w:ins w:id="310" w:author="Microsoft Office User" w:date="2022-01-18T13:14:00Z">
        <w:r w:rsidR="0040282B">
          <w:rPr>
            <w:rFonts w:eastAsia="Times New Roman" w:cstheme="minorHAnsi"/>
            <w:lang w:val="en-CA"/>
          </w:rPr>
          <w:t>species which do not move continuously</w:t>
        </w:r>
      </w:ins>
      <w:ins w:id="311" w:author="Microsoft Office User" w:date="2022-01-18T13:13:00Z">
        <w:r w:rsidR="0040282B">
          <w:rPr>
            <w:rFonts w:eastAsia="Times New Roman" w:cstheme="minorHAnsi"/>
            <w:lang w:val="en-CA"/>
          </w:rPr>
          <w:t>.</w:t>
        </w:r>
      </w:ins>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 To check for robustness, we repeated the analysis with thresholds of 5, 15 and 20 meters and obtained broadly similar results (see Supplement).</w:t>
      </w:r>
      <w:r w:rsidRPr="00561B0A">
        <w:rPr>
          <w:rFonts w:eastAsia="Times New Roman" w:cstheme="minorHAnsi"/>
          <w:lang w:val="en-CA"/>
        </w:rPr>
        <w:t xml:space="preserve"> </w:t>
      </w:r>
    </w:p>
    <w:p w14:paraId="3D5DB898" w14:textId="32F2C1C9"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reference frame</w:t>
      </w:r>
      <w:r w:rsidR="00F8521D">
        <w:rPr>
          <w:rFonts w:eastAsia="Times New Roman" w:cstheme="minorHAnsi"/>
          <w:lang w:val="en-CA"/>
        </w:rPr>
        <w:t>, figure 2</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The group reference frame was thus defined such that the direction of motion pointed along the x axis in the positive direction, with the y axis representing the left-right axis of the group.</w:t>
      </w:r>
    </w:p>
    <w:p w14:paraId="1E657244" w14:textId="384D8F5E" w:rsidR="00374805" w:rsidRDefault="00374805" w:rsidP="0066358C">
      <w:pPr>
        <w:spacing w:after="0" w:line="360" w:lineRule="auto"/>
        <w:jc w:val="both"/>
        <w:rPr>
          <w:rFonts w:eastAsia="Times New Roman" w:cstheme="minorHAnsi"/>
          <w:lang w:val="en-CA"/>
        </w:rPr>
      </w:pPr>
    </w:p>
    <w:p w14:paraId="7EA802FB" w14:textId="1281EA7C" w:rsidR="00087EDB" w:rsidRDefault="00087EDB" w:rsidP="00087EDB">
      <w:pPr>
        <w:spacing w:after="0" w:line="360" w:lineRule="auto"/>
        <w:jc w:val="both"/>
        <w:rPr>
          <w:rFonts w:eastAsia="Times New Roman" w:cstheme="minorHAnsi"/>
          <w:lang w:val="en-CA"/>
        </w:rPr>
      </w:pPr>
      <w:r>
        <w:rPr>
          <w:rFonts w:eastAsia="Times New Roman" w:cstheme="minorHAnsi"/>
          <w:noProof/>
          <w:lang w:val="en-CA"/>
        </w:rPr>
        <w:drawing>
          <wp:anchor distT="0" distB="0" distL="114300" distR="114300" simplePos="0" relativeHeight="251700224" behindDoc="0" locked="0" layoutInCell="1" allowOverlap="1" wp14:anchorId="3CB02445" wp14:editId="36B5FAA2">
            <wp:simplePos x="0" y="0"/>
            <wp:positionH relativeFrom="margin">
              <wp:align>left</wp:align>
            </wp:positionH>
            <wp:positionV relativeFrom="paragraph">
              <wp:posOffset>1778635</wp:posOffset>
            </wp:positionV>
            <wp:extent cx="5730240" cy="3322320"/>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anchor>
        </w:drawing>
      </w:r>
      <w:r w:rsidR="00374805">
        <w:rPr>
          <w:rFonts w:eastAsia="Times New Roman" w:cstheme="minorHAnsi"/>
          <w:lang w:val="en-CA"/>
        </w:rPr>
        <w:t xml:space="preserve">We also calculated the past velocity vector of the focal individual at each time point, defined in the same way as for the group past velocity vector, and projected it into the group reference frame to describe the individual’s movement relative to the group. From this, we computed </w:t>
      </w:r>
      <w:r w:rsidR="00BD227C">
        <w:rPr>
          <w:rFonts w:eastAsia="Times New Roman" w:cstheme="minorHAnsi"/>
          <w:lang w:val="en-CA"/>
        </w:rPr>
        <w:t>two</w:t>
      </w:r>
      <w:r w:rsidR="00374805">
        <w:rPr>
          <w:rFonts w:eastAsia="Times New Roman" w:cstheme="minorHAnsi"/>
          <w:lang w:val="en-CA"/>
        </w:rPr>
        <w:t xml:space="preserve"> variables corresponding to the </w:t>
      </w:r>
      <w:r w:rsidR="00BD227C">
        <w:rPr>
          <w:rFonts w:eastAsia="Times New Roman" w:cstheme="minorHAnsi"/>
          <w:lang w:val="en-CA"/>
        </w:rPr>
        <w:t>two</w:t>
      </w:r>
      <w:r w:rsidR="00374805">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turning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speeding influence</w:t>
      </w:r>
      <w:r w:rsidR="00CB536D" w:rsidRPr="00BD227C">
        <w:rPr>
          <w:rFonts w:eastAsia="Times New Roman" w:cstheme="minorHAnsi"/>
          <w:lang w:val="en-CA"/>
        </w:rPr>
        <w:t>)</w:t>
      </w:r>
    </w:p>
    <w:p w14:paraId="607B26A7" w14:textId="50732EC1" w:rsidR="00B51E9B" w:rsidRPr="00087EDB" w:rsidRDefault="00B51E9B" w:rsidP="00087EDB">
      <w:pPr>
        <w:spacing w:after="0" w:line="240" w:lineRule="auto"/>
        <w:jc w:val="both"/>
        <w:rPr>
          <w:rFonts w:eastAsia="Times New Roman" w:cstheme="minorHAnsi"/>
          <w:lang w:val="en-CA"/>
        </w:rPr>
      </w:pPr>
      <w:r w:rsidRPr="006D69C5">
        <w:rPr>
          <w:rFonts w:ascii="Arial" w:eastAsia="Times New Roman" w:hAnsi="Arial" w:cs="Arial"/>
          <w:sz w:val="16"/>
          <w:lang w:val="en-US"/>
        </w:rPr>
        <w:t xml:space="preserve">Figure </w:t>
      </w:r>
      <w:r w:rsidR="00127176">
        <w:rPr>
          <w:rFonts w:ascii="Arial" w:eastAsia="Times New Roman" w:hAnsi="Arial" w:cs="Arial"/>
          <w:sz w:val="16"/>
          <w:lang w:val="en-US"/>
        </w:rPr>
        <w:t>2</w:t>
      </w:r>
      <w:r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del w:id="312" w:author="Microsoft Office User" w:date="2022-01-18T13:49:00Z">
        <w:r w:rsidR="00B86E68" w:rsidDel="00013304">
          <w:rPr>
            <w:rFonts w:ascii="Arial" w:eastAsia="Times New Roman" w:hAnsi="Arial" w:cs="Arial"/>
            <w:sz w:val="16"/>
            <w:lang w:val="en-US"/>
          </w:rPr>
          <w:delText xml:space="preserve">modelisation </w:delText>
        </w:r>
      </w:del>
      <w:ins w:id="313" w:author="Microsoft Office User" w:date="2022-01-18T13:49:00Z">
        <w:r w:rsidR="00013304">
          <w:rPr>
            <w:rFonts w:ascii="Arial" w:eastAsia="Times New Roman" w:hAnsi="Arial" w:cs="Arial"/>
            <w:sz w:val="16"/>
            <w:lang w:val="en-US"/>
          </w:rPr>
          <w:t>modeling</w:t>
        </w:r>
        <w:r w:rsidR="00013304">
          <w:rPr>
            <w:rFonts w:ascii="Arial" w:eastAsia="Times New Roman" w:hAnsi="Arial" w:cs="Arial"/>
            <w:sz w:val="16"/>
            <w:lang w:val="en-US"/>
          </w:rPr>
          <w:t xml:space="preserve"> </w:t>
        </w:r>
      </w:ins>
      <w:r w:rsidR="00B86E68">
        <w:rPr>
          <w:rFonts w:ascii="Arial" w:eastAsia="Times New Roman" w:hAnsi="Arial" w:cs="Arial"/>
          <w:sz w:val="16"/>
          <w:lang w:val="en-US"/>
        </w:rPr>
        <w:t>of the turning influence curve and computation of the influence score</w:t>
      </w:r>
      <w:del w:id="314" w:author="Microsoft Office User" w:date="2022-01-18T13:49:00Z">
        <w:r w:rsidR="00FB2614" w:rsidDel="00013304">
          <w:rPr>
            <w:rFonts w:ascii="Arial" w:eastAsia="Times New Roman" w:hAnsi="Arial" w:cs="Arial"/>
            <w:sz w:val="16"/>
            <w:lang w:val="en-US"/>
          </w:rPr>
          <w:delText>s</w:delText>
        </w:r>
      </w:del>
      <w:r w:rsidRPr="006D69C5">
        <w:rPr>
          <w:rFonts w:ascii="Arial" w:eastAsia="Times New Roman" w:hAnsi="Arial" w:cs="Arial"/>
          <w:sz w:val="16"/>
          <w:lang w:val="en-US"/>
        </w:rPr>
        <w:t>.</w:t>
      </w:r>
      <w:r w:rsidR="00B86E68">
        <w:rPr>
          <w:rFonts w:ascii="Arial" w:eastAsia="Times New Roman" w:hAnsi="Arial" w:cs="Arial"/>
          <w:sz w:val="16"/>
          <w:lang w:val="en-US"/>
        </w:rPr>
        <w:t xml:space="preserve"> (A) Picture of a meerkat wearing a custom-made collar recording its movement at high resolution. </w:t>
      </w:r>
      <w:r w:rsidRPr="006D69C5">
        <w:rPr>
          <w:rFonts w:ascii="Arial" w:eastAsia="Times New Roman" w:hAnsi="Arial" w:cs="Arial"/>
          <w:sz w:val="16"/>
          <w:lang w:val="en-US"/>
        </w:rPr>
        <w:t>(</w:t>
      </w:r>
      <w:r w:rsidR="00B86E68">
        <w:rPr>
          <w:rFonts w:ascii="Arial" w:eastAsia="Times New Roman" w:hAnsi="Arial" w:cs="Arial"/>
          <w:sz w:val="16"/>
          <w:lang w:val="en-US"/>
        </w:rPr>
        <w:t>B</w:t>
      </w:r>
      <w:r w:rsidRPr="006D69C5">
        <w:rPr>
          <w:rFonts w:ascii="Arial" w:eastAsia="Times New Roman" w:hAnsi="Arial" w:cs="Arial"/>
          <w:sz w:val="16"/>
          <w:lang w:val="en-US"/>
        </w:rPr>
        <w:t xml:space="preserve">) </w:t>
      </w:r>
      <w:r w:rsidR="005D1340">
        <w:rPr>
          <w:rFonts w:ascii="Arial" w:eastAsia="Times New Roman" w:hAnsi="Arial" w:cs="Arial"/>
          <w:sz w:val="16"/>
          <w:lang w:val="en-US"/>
        </w:rPr>
        <w:t>Portions</w:t>
      </w:r>
      <w:r w:rsidRPr="006D69C5">
        <w:rPr>
          <w:rFonts w:ascii="Arial" w:eastAsia="Times New Roman" w:hAnsi="Arial" w:cs="Arial"/>
          <w:sz w:val="16"/>
          <w:lang w:val="en-US"/>
        </w:rPr>
        <w:t xml:space="preserve"> of meerkat movement trajectories collected</w:t>
      </w:r>
      <w:r w:rsidR="005D1340">
        <w:rPr>
          <w:rFonts w:ascii="Arial" w:eastAsia="Times New Roman" w:hAnsi="Arial" w:cs="Arial"/>
          <w:sz w:val="16"/>
          <w:lang w:val="en-US"/>
        </w:rPr>
        <w:t xml:space="preserve"> at one </w:t>
      </w:r>
      <w:del w:id="315" w:author="Microsoft Office User" w:date="2022-01-18T13:49:00Z">
        <w:r w:rsidR="005D1340" w:rsidDel="00013304">
          <w:rPr>
            <w:rFonts w:ascii="Arial" w:eastAsia="Times New Roman" w:hAnsi="Arial" w:cs="Arial"/>
            <w:sz w:val="16"/>
            <w:lang w:val="en-US"/>
          </w:rPr>
          <w:delText>hertz</w:delText>
        </w:r>
        <w:r w:rsidRPr="006D69C5" w:rsidDel="00013304">
          <w:rPr>
            <w:rFonts w:ascii="Arial" w:eastAsia="Times New Roman" w:hAnsi="Arial" w:cs="Arial"/>
            <w:sz w:val="16"/>
            <w:lang w:val="en-US"/>
          </w:rPr>
          <w:delText xml:space="preserve"> </w:delText>
        </w:r>
      </w:del>
      <w:ins w:id="316" w:author="Microsoft Office User" w:date="2022-01-18T13:49:00Z">
        <w:r w:rsidR="00013304">
          <w:rPr>
            <w:rFonts w:ascii="Arial" w:eastAsia="Times New Roman" w:hAnsi="Arial" w:cs="Arial"/>
            <w:sz w:val="16"/>
            <w:lang w:val="en-US"/>
          </w:rPr>
          <w:t>fix / second</w:t>
        </w:r>
        <w:r w:rsidR="00013304" w:rsidRPr="006D69C5">
          <w:rPr>
            <w:rFonts w:ascii="Arial" w:eastAsia="Times New Roman" w:hAnsi="Arial" w:cs="Arial"/>
            <w:sz w:val="16"/>
            <w:lang w:val="en-US"/>
          </w:rPr>
          <w:t xml:space="preserve"> </w:t>
        </w:r>
      </w:ins>
      <w:r w:rsidRPr="006D69C5">
        <w:rPr>
          <w:rFonts w:ascii="Arial" w:eastAsia="Times New Roman" w:hAnsi="Arial" w:cs="Arial"/>
          <w:sz w:val="16"/>
          <w:lang w:val="en-US"/>
        </w:rPr>
        <w:t xml:space="preserve">from GPS collars. </w:t>
      </w:r>
      <w:r w:rsidR="005D1340">
        <w:rPr>
          <w:rFonts w:ascii="Arial" w:eastAsia="Times New Roman" w:hAnsi="Arial" w:cs="Arial"/>
          <w:sz w:val="16"/>
          <w:lang w:val="en-US"/>
        </w:rPr>
        <w:t>Colored</w:t>
      </w:r>
      <w:r w:rsidRPr="006D69C5">
        <w:rPr>
          <w:rFonts w:ascii="Arial" w:eastAsia="Times New Roman" w:hAnsi="Arial" w:cs="Arial"/>
          <w:sz w:val="16"/>
          <w:lang w:val="en-US"/>
        </w:rPr>
        <w:t xml:space="preserve"> lines represent the trajectories of </w:t>
      </w:r>
      <w:r w:rsidR="005D1340">
        <w:rPr>
          <w:rFonts w:ascii="Arial" w:eastAsia="Times New Roman" w:hAnsi="Arial" w:cs="Arial"/>
          <w:sz w:val="16"/>
          <w:lang w:val="en-US"/>
        </w:rPr>
        <w:t>seven individuals from group HM17</w:t>
      </w:r>
      <w:r w:rsidRPr="006D69C5">
        <w:rPr>
          <w:rFonts w:ascii="Arial" w:eastAsia="Times New Roman" w:hAnsi="Arial" w:cs="Arial"/>
          <w:sz w:val="16"/>
          <w:lang w:val="en-US"/>
        </w:rPr>
        <w:t xml:space="preserve"> over a </w:t>
      </w:r>
      <w:r w:rsidR="005D1340">
        <w:rPr>
          <w:rFonts w:ascii="Arial" w:eastAsia="Times New Roman" w:hAnsi="Arial" w:cs="Arial"/>
          <w:sz w:val="16"/>
          <w:lang w:val="en-US"/>
        </w:rPr>
        <w:t>ten-</w:t>
      </w:r>
      <w:r w:rsidRPr="006D69C5">
        <w:rPr>
          <w:rFonts w:ascii="Arial" w:eastAsia="Times New Roman" w:hAnsi="Arial" w:cs="Arial"/>
          <w:sz w:val="16"/>
          <w:lang w:val="en-US"/>
        </w:rPr>
        <w:t>minute</w:t>
      </w:r>
      <w:del w:id="317" w:author="Microsoft Office User" w:date="2022-01-18T13:49:00Z">
        <w:r w:rsidR="005D1340" w:rsidDel="00013304">
          <w:rPr>
            <w:rFonts w:ascii="Arial" w:eastAsia="Times New Roman" w:hAnsi="Arial" w:cs="Arial"/>
            <w:sz w:val="16"/>
            <w:lang w:val="en-US"/>
          </w:rPr>
          <w:delText>s</w:delText>
        </w:r>
      </w:del>
      <w:r w:rsidRPr="006D69C5">
        <w:rPr>
          <w:rFonts w:ascii="Arial" w:eastAsia="Times New Roman" w:hAnsi="Arial" w:cs="Arial"/>
          <w:sz w:val="16"/>
          <w:lang w:val="en-US"/>
        </w:rPr>
        <w:t xml:space="preserve"> interval. </w:t>
      </w:r>
      <w:r w:rsidR="005D1340">
        <w:rPr>
          <w:rFonts w:ascii="Arial" w:eastAsia="Times New Roman" w:hAnsi="Arial" w:cs="Arial"/>
          <w:sz w:val="16"/>
          <w:lang w:val="en-US"/>
        </w:rPr>
        <w:t>The b</w:t>
      </w:r>
      <w:r w:rsidRPr="006D69C5">
        <w:rPr>
          <w:rFonts w:ascii="Arial" w:eastAsia="Times New Roman" w:hAnsi="Arial" w:cs="Arial"/>
          <w:sz w:val="16"/>
          <w:lang w:val="en-US"/>
        </w:rPr>
        <w:t>lack line represents the trajectory of the group centroid over the same time-interval, obtained by averaging the coordinates of every individual</w:t>
      </w:r>
      <w:del w:id="318" w:author="Microsoft Office User" w:date="2022-01-18T13:49:00Z">
        <w:r w:rsidRPr="006D69C5" w:rsidDel="00013304">
          <w:rPr>
            <w:rFonts w:ascii="Arial" w:eastAsia="Times New Roman" w:hAnsi="Arial" w:cs="Arial"/>
            <w:sz w:val="16"/>
            <w:lang w:val="en-US"/>
          </w:rPr>
          <w:delText>s</w:delText>
        </w:r>
      </w:del>
      <w:r w:rsidRPr="006D69C5">
        <w:rPr>
          <w:rFonts w:ascii="Arial" w:eastAsia="Times New Roman" w:hAnsi="Arial" w:cs="Arial"/>
          <w:sz w:val="16"/>
          <w:lang w:val="en-US"/>
        </w:rPr>
        <w:t xml:space="preserve"> in the group</w:t>
      </w:r>
      <w:r w:rsidR="00087EDB">
        <w:rPr>
          <w:rFonts w:ascii="Arial" w:eastAsia="Times New Roman" w:hAnsi="Arial" w:cs="Arial"/>
          <w:sz w:val="16"/>
          <w:lang w:val="en-US"/>
        </w:rPr>
        <w:t xml:space="preserve"> at each time step</w:t>
      </w:r>
      <w:r w:rsidR="005D1340">
        <w:rPr>
          <w:rFonts w:ascii="Arial" w:eastAsia="Times New Roman" w:hAnsi="Arial" w:cs="Arial"/>
          <w:sz w:val="16"/>
          <w:lang w:val="en-US"/>
        </w:rPr>
        <w:t>.</w:t>
      </w:r>
      <w:r w:rsidRPr="006D69C5">
        <w:rPr>
          <w:rFonts w:ascii="Arial" w:eastAsia="Times New Roman" w:hAnsi="Arial" w:cs="Arial"/>
          <w:sz w:val="16"/>
          <w:lang w:val="en-US"/>
        </w:rPr>
        <w:t xml:space="preserve"> (</w:t>
      </w:r>
      <w:r w:rsidR="005D1340">
        <w:rPr>
          <w:rFonts w:ascii="Arial" w:eastAsia="Times New Roman" w:hAnsi="Arial" w:cs="Arial"/>
          <w:sz w:val="16"/>
          <w:lang w:val="en-US"/>
        </w:rPr>
        <w:t>C</w:t>
      </w:r>
      <w:r w:rsidRPr="006D69C5">
        <w:rPr>
          <w:rFonts w:ascii="Arial" w:eastAsia="Times New Roman" w:hAnsi="Arial" w:cs="Arial"/>
          <w:sz w:val="16"/>
          <w:lang w:val="en-US"/>
        </w:rPr>
        <w:t xml:space="preserve">) At </w:t>
      </w:r>
      <w:r w:rsidR="00A21EE5">
        <w:rPr>
          <w:rFonts w:ascii="Arial" w:eastAsia="Times New Roman" w:hAnsi="Arial" w:cs="Arial"/>
          <w:sz w:val="16"/>
          <w:lang w:val="en-US"/>
        </w:rPr>
        <w:t>a given time</w:t>
      </w:r>
      <w:r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Pr="006D69C5">
        <w:rPr>
          <w:rFonts w:ascii="Arial" w:eastAsia="Times New Roman" w:hAnsi="Arial" w:cs="Arial"/>
          <w:sz w:val="16"/>
          <w:lang w:val="en-US"/>
        </w:rPr>
        <w:t xml:space="preserve"> meters in the </w:t>
      </w:r>
      <w:r w:rsidRPr="006D69C5">
        <w:rPr>
          <w:rFonts w:ascii="Arial" w:eastAsia="Times New Roman" w:hAnsi="Arial" w:cs="Arial"/>
          <w:sz w:val="16"/>
          <w:lang w:val="en-US"/>
        </w:rPr>
        <w:lastRenderedPageBreak/>
        <w:t>future</w:t>
      </w:r>
      <w:r w:rsidR="00A21EE5">
        <w:rPr>
          <w:rFonts w:ascii="Arial" w:eastAsia="Times New Roman" w:hAnsi="Arial" w:cs="Arial"/>
          <w:sz w:val="16"/>
          <w:lang w:val="en-US"/>
        </w:rPr>
        <w:t xml:space="preserve"> (centroid track only)</w:t>
      </w:r>
      <w:r w:rsidRPr="006D69C5">
        <w:rPr>
          <w:rFonts w:ascii="Arial" w:eastAsia="Times New Roman" w:hAnsi="Arial" w:cs="Arial"/>
          <w:sz w:val="16"/>
          <w:lang w:val="en-US"/>
        </w:rPr>
        <w:t xml:space="preserve">. </w:t>
      </w:r>
      <w:r w:rsidR="00A44487">
        <w:rPr>
          <w:rFonts w:ascii="Arial" w:eastAsia="Times New Roman" w:hAnsi="Arial" w:cs="Arial"/>
          <w:sz w:val="16"/>
          <w:lang w:val="en-US"/>
        </w:rPr>
        <w:t>Only</w:t>
      </w:r>
      <w:r w:rsidR="00A21EE5">
        <w:rPr>
          <w:rFonts w:ascii="Arial" w:eastAsia="Times New Roman" w:hAnsi="Arial" w:cs="Arial"/>
          <w:sz w:val="16"/>
          <w:lang w:val="en-US"/>
        </w:rPr>
        <w:t xml:space="preserve"> two individuals</w:t>
      </w:r>
      <w:r w:rsidR="00A44487">
        <w:rPr>
          <w:rFonts w:ascii="Arial" w:eastAsia="Times New Roman" w:hAnsi="Arial" w:cs="Arial"/>
          <w:sz w:val="16"/>
          <w:lang w:val="en-US"/>
        </w:rPr>
        <w:t xml:space="preserve"> are shown</w:t>
      </w:r>
      <w:r w:rsidR="00A21EE5">
        <w:rPr>
          <w:rFonts w:ascii="Arial" w:eastAsia="Times New Roman" w:hAnsi="Arial" w:cs="Arial"/>
          <w:sz w:val="16"/>
          <w:lang w:val="en-US"/>
        </w:rPr>
        <w:t xml:space="preserve">, in yellow and orange, for clarity. </w:t>
      </w:r>
      <w:r w:rsidRPr="006D69C5">
        <w:rPr>
          <w:rFonts w:ascii="Arial" w:eastAsia="Times New Roman" w:hAnsi="Arial" w:cs="Arial"/>
          <w:sz w:val="16"/>
          <w:lang w:val="en-US"/>
        </w:rPr>
        <w:t>(</w:t>
      </w:r>
      <w:r w:rsidR="00A21EE5">
        <w:rPr>
          <w:rFonts w:ascii="Arial" w:eastAsia="Times New Roman" w:hAnsi="Arial" w:cs="Arial"/>
          <w:sz w:val="16"/>
          <w:lang w:val="en-US"/>
        </w:rPr>
        <w:t>D</w:t>
      </w:r>
      <w:r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group reference frame, dotted</w:t>
      </w:r>
      <w:r w:rsidRPr="006D69C5">
        <w:rPr>
          <w:rFonts w:ascii="Arial" w:eastAsia="Times New Roman" w:hAnsi="Arial" w:cs="Arial"/>
          <w:sz w:val="16"/>
          <w:lang w:val="en-US"/>
        </w:rPr>
        <w:t xml:space="preserve"> line) relative to which the position and movement of individuals are 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del w:id="319" w:author="Microsoft Office User" w:date="2022-01-18T13:52:00Z">
        <w:r w:rsidR="00E9031C" w:rsidDel="00205409">
          <w:rPr>
            <w:rFonts w:ascii="Arial" w:eastAsia="Times New Roman" w:hAnsi="Arial" w:cs="Arial"/>
            <w:sz w:val="16"/>
            <w:lang w:val="en-US"/>
          </w:rPr>
          <w:delText>opposite</w:delText>
        </w:r>
      </w:del>
      <w:ins w:id="320" w:author="Microsoft Office User" w:date="2022-01-18T13:52:00Z">
        <w:r w:rsidR="00205409">
          <w:rPr>
            <w:rFonts w:ascii="Arial" w:eastAsia="Times New Roman" w:hAnsi="Arial" w:cs="Arial"/>
            <w:sz w:val="16"/>
            <w:lang w:val="en-US"/>
          </w:rPr>
          <w:t>other hand</w:t>
        </w:r>
      </w:ins>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ins w:id="321" w:author="Microsoft Office User" w:date="2022-01-18T13:52:00Z">
        <w:r w:rsidR="00205409">
          <w:rPr>
            <w:rFonts w:ascii="Arial" w:eastAsia="Times New Roman" w:hAnsi="Arial" w:cs="Arial"/>
            <w:sz w:val="16"/>
            <w:lang w:val="en-US"/>
          </w:rPr>
          <w:t>n</w:t>
        </w:r>
      </w:ins>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ins w:id="322" w:author="Microsoft Office User" w:date="2022-01-18T13:52:00Z">
        <w:r w:rsidR="00205409">
          <w:rPr>
            <w:rFonts w:ascii="Arial" w:eastAsia="Times New Roman" w:hAnsi="Arial" w:cs="Arial"/>
            <w:sz w:val="16"/>
            <w:lang w:val="en-US"/>
          </w:rPr>
          <w:t>’s</w:t>
        </w:r>
      </w:ins>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xml:space="preserve">. This shows that as individuals move faster towards the right </w:t>
      </w:r>
      <w:del w:id="323" w:author="Microsoft Office User" w:date="2022-01-18T13:52:00Z">
        <w:r w:rsidR="00440088" w:rsidDel="00205409">
          <w:rPr>
            <w:rFonts w:ascii="Arial" w:eastAsia="Times New Roman" w:hAnsi="Arial" w:cs="Arial"/>
            <w:sz w:val="16"/>
            <w:lang w:val="en-US"/>
          </w:rPr>
          <w:delText xml:space="preserve">of the group </w:delText>
        </w:r>
      </w:del>
      <w:r w:rsidR="00440088">
        <w:rPr>
          <w:rFonts w:ascii="Arial" w:eastAsia="Times New Roman" w:hAnsi="Arial" w:cs="Arial"/>
          <w:sz w:val="16"/>
          <w:lang w:val="en-US"/>
        </w:rPr>
        <w:t>(positive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ins w:id="324" w:author="Microsoft Office User" w:date="2022-01-18T13:53:00Z">
        <w:r w:rsidR="00205409">
          <w:rPr>
            <w:rFonts w:ascii="Arial" w:eastAsia="Times New Roman" w:hAnsi="Arial" w:cs="Arial"/>
            <w:sz w:val="16"/>
            <w:lang w:val="en-US"/>
          </w:rPr>
          <w:t xml:space="preserve"> Note that</w:t>
        </w:r>
      </w:ins>
      <w:ins w:id="325" w:author="Microsoft Office User" w:date="2022-01-18T13:55:00Z">
        <w:r w:rsidR="00F063EF">
          <w:rPr>
            <w:rFonts w:ascii="Arial" w:eastAsia="Times New Roman" w:hAnsi="Arial" w:cs="Arial"/>
            <w:sz w:val="16"/>
            <w:lang w:val="en-US"/>
          </w:rPr>
          <w:t xml:space="preserve"> in the real analyses,</w:t>
        </w:r>
      </w:ins>
      <w:ins w:id="326" w:author="Microsoft Office User" w:date="2022-01-18T13:54:00Z">
        <w:r w:rsidR="00205409">
          <w:rPr>
            <w:rFonts w:ascii="Arial" w:eastAsia="Times New Roman" w:hAnsi="Arial" w:cs="Arial"/>
            <w:sz w:val="16"/>
            <w:lang w:val="en-US"/>
          </w:rPr>
          <w:t xml:space="preserve"> </w:t>
        </w:r>
      </w:ins>
      <w:ins w:id="327" w:author="Microsoft Office User" w:date="2022-01-18T13:55:00Z">
        <w:r w:rsidR="00F063EF">
          <w:rPr>
            <w:rFonts w:ascii="Arial" w:eastAsia="Times New Roman" w:hAnsi="Arial" w:cs="Arial"/>
            <w:sz w:val="16"/>
            <w:lang w:val="en-US"/>
          </w:rPr>
          <w:t>the data for a given individual whose influence is being measured is excluded from the comput</w:t>
        </w:r>
      </w:ins>
      <w:ins w:id="328" w:author="Microsoft Office User" w:date="2022-01-18T13:56:00Z">
        <w:r w:rsidR="00F063EF">
          <w:rPr>
            <w:rFonts w:ascii="Arial" w:eastAsia="Times New Roman" w:hAnsi="Arial" w:cs="Arial"/>
            <w:sz w:val="16"/>
            <w:lang w:val="en-US"/>
          </w:rPr>
          <w:t xml:space="preserve">ation of the centroid location </w:t>
        </w:r>
      </w:ins>
      <w:ins w:id="329" w:author="Microsoft Office User" w:date="2022-01-18T13:54:00Z">
        <w:r w:rsidR="00205409">
          <w:rPr>
            <w:rFonts w:ascii="Arial" w:eastAsia="Times New Roman" w:hAnsi="Arial" w:cs="Arial"/>
            <w:sz w:val="16"/>
            <w:lang w:val="en-US"/>
          </w:rPr>
          <w:t>and movement, to avoid circularity.</w:t>
        </w:r>
      </w:ins>
    </w:p>
    <w:p w14:paraId="0A196D65" w14:textId="4060F1D4"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71289">
        <w:rPr>
          <w:rFonts w:cstheme="minorHAnsi"/>
          <w:lang w:val="en-US"/>
        </w:rPr>
        <w:t>2E</w:t>
      </w:r>
      <w:r w:rsidR="009C5BCC">
        <w:rPr>
          <w:rFonts w:cstheme="minorHAnsi"/>
          <w:lang w:val="en-US"/>
        </w:rPr>
        <w:t xml:space="preserve"> and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speeding influence (see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down) 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turning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speeding influence is the probability of the group to speed up as a function of the difference speed between an individual and the group along the group’s front-back axis. </w:t>
      </w:r>
    </w:p>
    <w:p w14:paraId="4AF41317" w14:textId="6348A658" w:rsidR="00374805" w:rsidRPr="006D69C5" w:rsidRDefault="00374805" w:rsidP="00374805">
      <w:pPr>
        <w:spacing w:after="0" w:line="360" w:lineRule="auto"/>
        <w:jc w:val="both"/>
        <w:rPr>
          <w:rFonts w:eastAsia="Times New Roman" w:cstheme="minorHAnsi"/>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44928" behindDoc="0" locked="0" layoutInCell="1" allowOverlap="1" wp14:anchorId="2C8551E6" wp14:editId="7E5CE1D4">
                <wp:simplePos x="0" y="0"/>
                <wp:positionH relativeFrom="margin">
                  <wp:align>left</wp:align>
                </wp:positionH>
                <wp:positionV relativeFrom="paragraph">
                  <wp:posOffset>32385</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C97E1A" w:rsidRDefault="00C97E1A"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2C8551E6" id="TextBox 20" o:spid="_x0000_s1032" type="#_x0000_t202" style="position:absolute;left:0;text-align:left;margin-left:0;margin-top:2.55pt;width:469.2pt;height:51.05pt;z-index:251644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" filled="f" stroked="f">
                <v:textbox style="mso-fit-shape-to-text:t" inset="0,0,0,0">
                  <w:txbxContent>
                    <w:p w14:paraId="3E115E7B" w14:textId="7B4D0439" w:rsidR="00C97E1A" w:rsidRDefault="00C97E1A"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0AE66B42" w14:textId="32DFD00C" w:rsidR="00F82420" w:rsidRDefault="00F82420" w:rsidP="00F82420">
      <w:pPr>
        <w:spacing w:after="0" w:line="360" w:lineRule="auto"/>
        <w:jc w:val="both"/>
        <w:rPr>
          <w:rFonts w:eastAsia="Times New Roman" w:cstheme="minorHAnsi"/>
          <w:lang w:val="en-US"/>
        </w:rPr>
      </w:pPr>
    </w:p>
    <w:p w14:paraId="4F3D3719" w14:textId="77777777" w:rsidR="007E5F45" w:rsidRDefault="007E5F45" w:rsidP="00F82420">
      <w:pPr>
        <w:spacing w:after="0" w:line="360" w:lineRule="auto"/>
        <w:jc w:val="both"/>
        <w:rPr>
          <w:rFonts w:eastAsia="Times New Roman" w:cstheme="minorHAnsi"/>
          <w:lang w:val="en-US"/>
        </w:rPr>
      </w:pPr>
    </w:p>
    <w:p w14:paraId="4378B4B0" w14:textId="3C10BC63" w:rsidR="00374805" w:rsidRDefault="00374805" w:rsidP="00374805">
      <w:pPr>
        <w:spacing w:after="0" w:line="360" w:lineRule="auto"/>
        <w:jc w:val="both"/>
        <w:rPr>
          <w:ins w:id="330" w:author="Microsoft Office User" w:date="2022-01-18T14:14:00Z"/>
          <w:rFonts w:eastAsia="Times New Roman" w:cstheme="minorHAnsi"/>
          <w:lang w:val="en-US"/>
        </w:rPr>
      </w:pPr>
      <w:bookmarkStart w:id="331"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represents the individual characteristic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ins w:id="332" w:author="Microsoft Office User" w:date="2022-01-18T14:10:00Z">
        <w:r w:rsidR="005C3F49">
          <w:rPr>
            <w:rFonts w:eastAsia="Times New Roman" w:cstheme="minorHAnsi"/>
            <w:lang w:val="en-US"/>
          </w:rPr>
          <w:t xml:space="preserve"> Th</w:t>
        </w:r>
      </w:ins>
      <w:ins w:id="333" w:author="Microsoft Office User" w:date="2022-01-18T14:11:00Z">
        <w:r w:rsidR="005C3F49">
          <w:rPr>
            <w:rFonts w:eastAsia="Times New Roman" w:cstheme="minorHAnsi"/>
            <w:lang w:val="en-US"/>
          </w:rPr>
          <w:t>is modified sigmoidal shape was chosen due to its empirical correspondence with the data, as well as the interpretability of its parameters. In particular,</w:t>
        </w:r>
      </w:ins>
      <w:r>
        <w:rPr>
          <w:rFonts w:eastAsia="Times New Roman" w:cstheme="minorHAnsi"/>
          <w:lang w:val="en-US"/>
        </w:rPr>
        <w:t xml:space="preserve"> α can be interpreted as the probability that the group is influenced by the focal individual at a given time point,</w:t>
      </w:r>
      <w:ins w:id="334" w:author="Microsoft Office User" w:date="2022-01-18T14:12:00Z">
        <w:r w:rsidR="005C3F49">
          <w:rPr>
            <w:rFonts w:eastAsia="Times New Roman" w:cstheme="minorHAnsi"/>
            <w:lang w:val="en-US"/>
          </w:rPr>
          <w:t xml:space="preserve"> </w:t>
        </w:r>
      </w:ins>
      <w:ins w:id="335" w:author="Microsoft Office User" w:date="2022-01-18T14:13:00Z">
        <w:r w:rsidR="005C3F49">
          <w:rPr>
            <w:rFonts w:eastAsia="Times New Roman" w:cstheme="minorHAnsi"/>
            <w:lang w:val="en-US"/>
          </w:rPr>
          <w:t xml:space="preserve">and in practice controls the maximum and minimum height of the curve. </w:t>
        </w:r>
      </w:ins>
      <w:del w:id="336" w:author="Microsoft Office User" w:date="2022-01-18T14:13:00Z">
        <w:r w:rsidDel="005C3F49">
          <w:rPr>
            <w:rFonts w:eastAsia="Times New Roman" w:cstheme="minorHAnsi"/>
            <w:lang w:val="en-US"/>
          </w:rPr>
          <w:delText xml:space="preserve"> </w:delText>
        </w:r>
      </w:del>
      <w:r>
        <w:rPr>
          <w:rFonts w:eastAsia="Times New Roman" w:cstheme="minorHAnsi"/>
          <w:lang w:val="en-US"/>
        </w:rPr>
        <w:t xml:space="preserve">β </w:t>
      </w:r>
      <w:del w:id="337" w:author="Microsoft Office User" w:date="2022-01-18T14:12:00Z">
        <w:r w:rsidDel="005C3F49">
          <w:rPr>
            <w:rFonts w:eastAsia="Times New Roman" w:cstheme="minorHAnsi"/>
            <w:lang w:val="en-US"/>
          </w:rPr>
          <w:delText xml:space="preserve">as </w:delText>
        </w:r>
      </w:del>
      <w:ins w:id="338" w:author="Microsoft Office User" w:date="2022-01-18T14:12:00Z">
        <w:r w:rsidR="005C3F49">
          <w:rPr>
            <w:rFonts w:eastAsia="Times New Roman" w:cstheme="minorHAnsi"/>
            <w:lang w:val="en-US"/>
          </w:rPr>
          <w:t>can be interpreted as</w:t>
        </w:r>
        <w:r w:rsidR="005C3F49">
          <w:rPr>
            <w:rFonts w:eastAsia="Times New Roman" w:cstheme="minorHAnsi"/>
            <w:lang w:val="en-US"/>
          </w:rPr>
          <w:t xml:space="preserve"> </w:t>
        </w:r>
      </w:ins>
      <w:r>
        <w:rPr>
          <w:rFonts w:eastAsia="Times New Roman" w:cstheme="minorHAnsi"/>
          <w:lang w:val="en-US"/>
        </w:rPr>
        <w:t>the logistic growth rate (steepness) of the curve and hence the strength of influence</w:t>
      </w:r>
      <w:ins w:id="339" w:author="Microsoft Office User" w:date="2022-01-18T14:14:00Z">
        <w:r w:rsidR="005C3F49">
          <w:rPr>
            <w:rFonts w:eastAsia="Times New Roman" w:cstheme="minorHAnsi"/>
            <w:lang w:val="en-US"/>
          </w:rPr>
          <w:t xml:space="preserve"> relative to how much an individual moves</w:t>
        </w:r>
      </w:ins>
      <w:ins w:id="340" w:author="Microsoft Office User" w:date="2022-01-18T14:12:00Z">
        <w:r w:rsidR="005C3F49">
          <w:rPr>
            <w:rFonts w:eastAsia="Times New Roman" w:cstheme="minorHAnsi"/>
            <w:lang w:val="en-US"/>
          </w:rPr>
          <w:t>.</w:t>
        </w:r>
      </w:ins>
      <w:del w:id="341" w:author="Microsoft Office User" w:date="2022-01-18T14:12:00Z">
        <w:r w:rsidDel="005C3F49">
          <w:rPr>
            <w:rFonts w:eastAsia="Times New Roman" w:cstheme="minorHAnsi"/>
            <w:lang w:val="en-US"/>
          </w:rPr>
          <w:delText>,</w:delText>
        </w:r>
      </w:del>
      <w:r>
        <w:rPr>
          <w:rFonts w:eastAsia="Times New Roman" w:cstheme="minorHAnsi"/>
          <w:lang w:val="en-US"/>
        </w:rPr>
        <w:t xml:space="preserve"> </w:t>
      </w:r>
      <w:del w:id="342" w:author="Microsoft Office User" w:date="2022-01-18T14:12:00Z">
        <w:r w:rsidDel="005C3F49">
          <w:rPr>
            <w:rFonts w:eastAsia="Times New Roman" w:cstheme="minorHAnsi"/>
            <w:lang w:val="en-US"/>
          </w:rPr>
          <w:delText xml:space="preserve">and </w:delText>
        </w:r>
      </w:del>
      <w:r>
        <w:rPr>
          <w:rFonts w:eastAsia="Times New Roman" w:cstheme="minorHAnsi"/>
          <w:lang w:val="en-US"/>
        </w:rPr>
        <w:t xml:space="preserve">γ </w:t>
      </w:r>
      <w:del w:id="343" w:author="Microsoft Office User" w:date="2022-01-18T14:12:00Z">
        <w:r w:rsidDel="005C3F49">
          <w:rPr>
            <w:rFonts w:eastAsia="Times New Roman" w:cstheme="minorHAnsi"/>
            <w:lang w:val="en-US"/>
          </w:rPr>
          <w:delText xml:space="preserve">as </w:delText>
        </w:r>
      </w:del>
      <w:ins w:id="344" w:author="Microsoft Office User" w:date="2022-01-18T14:12:00Z">
        <w:r w:rsidR="005C3F49">
          <w:rPr>
            <w:rFonts w:eastAsia="Times New Roman" w:cstheme="minorHAnsi"/>
            <w:lang w:val="en-US"/>
          </w:rPr>
          <w:t>is</w:t>
        </w:r>
        <w:r w:rsidR="005C3F49">
          <w:rPr>
            <w:rFonts w:eastAsia="Times New Roman" w:cstheme="minorHAnsi"/>
            <w:lang w:val="en-US"/>
          </w:rPr>
          <w:t xml:space="preserve"> </w:t>
        </w:r>
      </w:ins>
      <w:r>
        <w:rPr>
          <w:rFonts w:eastAsia="Times New Roman" w:cstheme="minorHAnsi"/>
          <w:lang w:val="en-US"/>
        </w:rPr>
        <w:t xml:space="preserve">the baseline probability of the group either turning right or speeding up. </w:t>
      </w:r>
      <w:del w:id="345" w:author="Microsoft Office User" w:date="2022-01-18T14:13:00Z">
        <w:r w:rsidDel="005C3F49">
          <w:rPr>
            <w:rFonts w:eastAsia="Times New Roman" w:cstheme="minorHAnsi"/>
            <w:lang w:val="en-US"/>
          </w:rPr>
          <w:delText xml:space="preserve">In other words, we can consider that the group movement outcome </w:delText>
        </w:r>
        <w:r w:rsidRPr="006D69C5" w:rsidDel="005C3F49">
          <w:rPr>
            <w:rFonts w:eastAsia="Times New Roman" w:cstheme="minorHAnsi"/>
            <w:lang w:val="en-US"/>
          </w:rPr>
          <w:delText>(either turning left/right or speeding up/slowing down)</w:delText>
        </w:r>
        <w:r w:rsidDel="005C3F49">
          <w:rPr>
            <w:rFonts w:eastAsia="Times New Roman" w:cstheme="minorHAnsi"/>
            <w:lang w:val="en-US"/>
          </w:rPr>
          <w:delText xml:space="preserve"> has a probability α to be influenced by a given individual, in which case it follows a standard logistic function (first term of the equation), or is decided regardless of the movement of the focal individual,</w:delText>
        </w:r>
        <w:r w:rsidRPr="006D69C5" w:rsidDel="005C3F49">
          <w:rPr>
            <w:rFonts w:eastAsia="Times New Roman" w:cstheme="minorHAnsi"/>
            <w:lang w:val="en-US"/>
          </w:rPr>
          <w:delText xml:space="preserve"> </w:delText>
        </w:r>
        <w:r w:rsidDel="005C3F49">
          <w:rPr>
            <w:rFonts w:eastAsia="Times New Roman" w:cstheme="minorHAnsi"/>
            <w:lang w:val="en-US"/>
          </w:rPr>
          <w:delText>with a probability (1-</w:delText>
        </w:r>
        <w:r w:rsidRPr="00E748FB" w:rsidDel="005C3F49">
          <w:rPr>
            <w:rFonts w:eastAsia="Times New Roman" w:cstheme="minorHAnsi"/>
            <w:lang w:val="en-US"/>
          </w:rPr>
          <w:delText xml:space="preserve"> </w:delText>
        </w:r>
        <w:r w:rsidDel="005C3F49">
          <w:rPr>
            <w:rFonts w:eastAsia="Times New Roman" w:cstheme="minorHAnsi"/>
            <w:lang w:val="en-US"/>
          </w:rPr>
          <w:delText xml:space="preserve">α). </w:delText>
        </w:r>
      </w:del>
      <w:r>
        <w:rPr>
          <w:rFonts w:eastAsia="Times New Roman" w:cstheme="minorHAnsi"/>
          <w:lang w:val="en-US"/>
        </w:rPr>
        <w:t>For</w:t>
      </w:r>
      <w:ins w:id="346" w:author="Microsoft Office User" w:date="2022-01-18T14:14:00Z">
        <w:r w:rsidR="005C3F49">
          <w:rPr>
            <w:rFonts w:eastAsia="Times New Roman" w:cstheme="minorHAnsi"/>
            <w:lang w:val="en-US"/>
          </w:rPr>
          <w:t xml:space="preserve"> the</w:t>
        </w:r>
      </w:ins>
      <w:r>
        <w:rPr>
          <w:rFonts w:eastAsia="Times New Roman" w:cstheme="minorHAnsi"/>
          <w:lang w:val="en-US"/>
        </w:rPr>
        <w:t xml:space="preserve"> turning influence metric,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speeding influence metric, γ was fixed to the aggregate probability of a given group to speed up </w:t>
      </w:r>
      <w:del w:id="347" w:author="Microsoft Office User" w:date="2022-01-18T13:17:00Z">
        <w:r w:rsidDel="00832D7A">
          <w:rPr>
            <w:rFonts w:eastAsia="Times New Roman" w:cstheme="minorHAnsi"/>
            <w:lang w:val="en-US"/>
          </w:rPr>
          <w:delText xml:space="preserve">over </w:delText>
        </w:r>
      </w:del>
      <w:ins w:id="348" w:author="Microsoft Office User" w:date="2022-01-18T13:17:00Z">
        <w:r w:rsidR="00832D7A">
          <w:rPr>
            <w:rFonts w:eastAsia="Times New Roman" w:cstheme="minorHAnsi"/>
            <w:lang w:val="en-US"/>
          </w:rPr>
          <w:t>across</w:t>
        </w:r>
        <w:r w:rsidR="00832D7A">
          <w:rPr>
            <w:rFonts w:eastAsia="Times New Roman" w:cstheme="minorHAnsi"/>
            <w:lang w:val="en-US"/>
          </w:rPr>
          <w:t xml:space="preserve"> </w:t>
        </w:r>
      </w:ins>
      <w:r>
        <w:rPr>
          <w:rFonts w:eastAsia="Times New Roman" w:cstheme="minorHAnsi"/>
          <w:lang w:val="en-US"/>
        </w:rPr>
        <w:t xml:space="preserve">all the data. </w:t>
      </w:r>
      <w:r>
        <w:rPr>
          <w:rFonts w:eastAsia="Times New Roman" w:cstheme="minorHAnsi"/>
          <w:lang w:val="en-US"/>
        </w:rPr>
        <w:lastRenderedPageBreak/>
        <w:t>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331"/>
    <w:p w14:paraId="77B73A6C" w14:textId="6DCFA165"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del w:id="349" w:author="Microsoft Office User" w:date="2022-01-18T14:14:00Z">
        <w:r w:rsidDel="005C3F49">
          <w:rPr>
            <w:rFonts w:eastAsia="Times New Roman" w:cstheme="minorHAnsi"/>
            <w:lang w:val="en-US"/>
          </w:rPr>
          <w:delText>computed the fitt</w:delText>
        </w:r>
      </w:del>
      <w:ins w:id="350" w:author="Microsoft Office User" w:date="2022-01-18T14:14:00Z">
        <w:r w:rsidR="005C3F49">
          <w:rPr>
            <w:rFonts w:eastAsia="Times New Roman" w:cstheme="minorHAnsi"/>
            <w:lang w:val="en-US"/>
          </w:rPr>
          <w:t>fit the</w:t>
        </w:r>
      </w:ins>
      <w:del w:id="351" w:author="Microsoft Office User" w:date="2022-01-18T14:14:00Z">
        <w:r w:rsidDel="005C3F49">
          <w:rPr>
            <w:rFonts w:eastAsia="Times New Roman" w:cstheme="minorHAnsi"/>
            <w:lang w:val="en-US"/>
          </w:rPr>
          <w:delText>ed</w:delText>
        </w:r>
      </w:del>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speeding in</w:t>
      </w:r>
      <w:r>
        <w:rPr>
          <w:rFonts w:eastAsia="Times New Roman" w:cstheme="minorHAnsi"/>
          <w:lang w:val="en-US"/>
        </w:rPr>
        <w:t xml:space="preserve">fluence. For ease of interpretation and subsequent modeling, we also defined an aggregate “influence score” </w:t>
      </w:r>
      <w:del w:id="352" w:author="Microsoft Office User" w:date="2022-01-18T14:15:00Z">
        <w:r w:rsidDel="005C3F49">
          <w:rPr>
            <w:rFonts w:eastAsia="Times New Roman" w:cstheme="minorHAnsi"/>
            <w:lang w:val="en-US"/>
          </w:rPr>
          <w:delText xml:space="preserve">for each individual and each type of influence. We defined the aggregate “influence score” </w:delText>
        </w:r>
      </w:del>
      <w:r>
        <w:rPr>
          <w:rFonts w:eastAsia="Times New Roman" w:cstheme="minorHAnsi"/>
          <w:lang w:val="en-US"/>
        </w:rPr>
        <w:t xml:space="preserve">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71289">
        <w:rPr>
          <w:rFonts w:eastAsia="Times New Roman" w:cstheme="minorHAnsi"/>
          <w:lang w:val="en-US"/>
        </w:rPr>
        <w:t>2F</w:t>
      </w:r>
      <w:r>
        <w:rPr>
          <w:rFonts w:eastAsia="Times New Roman" w:cstheme="minorHAnsi"/>
          <w:lang w:val="en-US"/>
        </w:rPr>
        <w:t xml:space="preserve">). This influence score therefore corresponds to the probability that the group is positively influenced by the focal individual for a fixed </w:t>
      </w:r>
      <w:del w:id="353" w:author="Microsoft Office User" w:date="2022-01-18T14:15:00Z">
        <w:r w:rsidDel="005C3F49">
          <w:rPr>
            <w:rFonts w:eastAsia="Times New Roman" w:cstheme="minorHAnsi"/>
            <w:lang w:val="en-US"/>
          </w:rPr>
          <w:delText>value of position or speed</w:delText>
        </w:r>
      </w:del>
      <w:ins w:id="354" w:author="Microsoft Office User" w:date="2022-01-18T14:15:00Z">
        <w:r w:rsidR="005C3F49">
          <w:rPr>
            <w:rFonts w:eastAsia="Times New Roman" w:cstheme="minorHAnsi"/>
            <w:lang w:val="en-US"/>
          </w:rPr>
          <w:t>amount of movement (either left/right or fro</w:t>
        </w:r>
      </w:ins>
      <w:ins w:id="355" w:author="Microsoft Office User" w:date="2022-01-18T14:16:00Z">
        <w:r w:rsidR="005C3F49">
          <w:rPr>
            <w:rFonts w:eastAsia="Times New Roman" w:cstheme="minorHAnsi"/>
            <w:lang w:val="en-US"/>
          </w:rPr>
          <w:t>nt/back</w:t>
        </w:r>
      </w:ins>
      <w:ins w:id="356" w:author="Microsoft Office User" w:date="2022-01-18T14:15:00Z">
        <w:r w:rsidR="005C3F49">
          <w:rPr>
            <w:rFonts w:eastAsia="Times New Roman" w:cstheme="minorHAnsi"/>
            <w:lang w:val="en-US"/>
          </w:rPr>
          <w:t>)</w:t>
        </w:r>
      </w:ins>
      <w:r>
        <w:rPr>
          <w:rFonts w:eastAsia="Times New Roman" w:cstheme="minorHAnsi"/>
          <w:lang w:val="en-US"/>
        </w:rPr>
        <w:t xml:space="preserve"> relative to the group centroid.</w:t>
      </w:r>
      <w:r w:rsidR="005B5B3F">
        <w:rPr>
          <w:rFonts w:eastAsia="Times New Roman" w:cstheme="minorHAnsi"/>
          <w:lang w:val="en-US"/>
        </w:rPr>
        <w:t xml:space="preserve"> </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77777777" w:rsidR="00DD2C44" w:rsidRDefault="008224A7" w:rsidP="008224A7">
      <w:pPr>
        <w:spacing w:after="0" w:line="360" w:lineRule="auto"/>
        <w:jc w:val="both"/>
        <w:rPr>
          <w:ins w:id="357" w:author="Microsoft Office User" w:date="2022-01-18T14:16:00Z"/>
          <w:rFonts w:eastAsia="Times New Roman" w:cstheme="minorHAnsi"/>
          <w:lang w:val="en-US"/>
        </w:rPr>
      </w:pPr>
      <w:r>
        <w:rPr>
          <w:rFonts w:eastAsia="Times New Roman" w:cstheme="minorHAnsi"/>
          <w:lang w:val="en-US"/>
        </w:rPr>
        <w:t>T</w:t>
      </w:r>
      <w:r w:rsidRPr="006D69C5">
        <w:rPr>
          <w:rFonts w:eastAsia="Times New Roman" w:cstheme="minorHAnsi"/>
          <w:lang w:val="en-US"/>
        </w:rPr>
        <w:t xml:space="preserve">o test if there were consistent differences </w:t>
      </w:r>
      <w:r>
        <w:rPr>
          <w:rFonts w:eastAsia="Times New Roman" w:cstheme="minorHAnsi"/>
          <w:lang w:val="en-US"/>
        </w:rPr>
        <w:t>in influence based on individual</w:t>
      </w:r>
      <w:ins w:id="358" w:author="Microsoft Office User" w:date="2022-01-18T13:17:00Z">
        <w:r w:rsidR="00832D7A">
          <w:rPr>
            <w:rFonts w:eastAsia="Times New Roman" w:cstheme="minorHAnsi"/>
            <w:lang w:val="en-US"/>
          </w:rPr>
          <w:t xml:space="preserve"> social</w:t>
        </w:r>
      </w:ins>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ins w:id="359" w:author="Microsoft Office User" w:date="2022-01-18T13:18:00Z">
        <w:r w:rsidR="00832D7A">
          <w:rPr>
            <w:rFonts w:eastAsia="Times New Roman" w:cstheme="minorHAnsi"/>
            <w:lang w:val="en-US"/>
          </w:rPr>
          <w:t>s</w:t>
        </w:r>
      </w:ins>
      <w:r w:rsidR="00C91E28">
        <w:rPr>
          <w:rFonts w:eastAsia="Times New Roman" w:cstheme="minorHAnsi"/>
          <w:lang w:val="en-US"/>
        </w:rPr>
        <w:t xml:space="preserve"> to compare the influence of each </w:t>
      </w:r>
      <w:del w:id="360" w:author="Microsoft Office User" w:date="2022-01-18T13:18:00Z">
        <w:r w:rsidR="00C91E28" w:rsidDel="00832D7A">
          <w:rPr>
            <w:rFonts w:eastAsia="Times New Roman" w:cstheme="minorHAnsi"/>
            <w:lang w:val="en-US"/>
          </w:rPr>
          <w:delText>statuses by pair</w:delText>
        </w:r>
      </w:del>
      <w:ins w:id="361" w:author="Microsoft Office User" w:date="2022-01-18T13:18:00Z">
        <w:r w:rsidR="00832D7A">
          <w:rPr>
            <w:rFonts w:eastAsia="Times New Roman" w:cstheme="minorHAnsi"/>
            <w:lang w:val="en-US"/>
          </w:rPr>
          <w:t>pair of status types</w:t>
        </w:r>
      </w:ins>
      <w:r w:rsidR="00C91E28">
        <w:rPr>
          <w:rFonts w:eastAsia="Times New Roman" w:cstheme="minorHAnsi"/>
          <w:lang w:val="en-US"/>
        </w:rPr>
        <w:t>.</w:t>
      </w:r>
      <w:ins w:id="362" w:author="Microsoft Office User" w:date="2022-01-18T13:35:00Z">
        <w:r w:rsidR="000408A6">
          <w:rPr>
            <w:rFonts w:eastAsia="Times New Roman" w:cstheme="minorHAnsi"/>
            <w:lang w:val="en-US"/>
          </w:rPr>
          <w:t xml:space="preserve"> </w:t>
        </w:r>
      </w:ins>
    </w:p>
    <w:p w14:paraId="74759874" w14:textId="77777777" w:rsidR="00DD2C44" w:rsidRDefault="00DD2C44" w:rsidP="008224A7">
      <w:pPr>
        <w:spacing w:after="0" w:line="360" w:lineRule="auto"/>
        <w:jc w:val="both"/>
        <w:rPr>
          <w:ins w:id="363" w:author="Microsoft Office User" w:date="2022-01-18T14:16:00Z"/>
          <w:rFonts w:eastAsia="Times New Roman" w:cstheme="minorHAnsi"/>
          <w:lang w:val="en-US"/>
        </w:rPr>
      </w:pPr>
    </w:p>
    <w:p w14:paraId="3007B529" w14:textId="77B84D2C" w:rsidR="008224A7" w:rsidRDefault="000408A6" w:rsidP="008224A7">
      <w:pPr>
        <w:spacing w:after="0" w:line="360" w:lineRule="auto"/>
        <w:jc w:val="both"/>
        <w:rPr>
          <w:ins w:id="364" w:author="Microsoft Office User" w:date="2022-01-18T13:20:00Z"/>
          <w:rFonts w:eastAsia="Times New Roman" w:cstheme="minorHAnsi"/>
          <w:lang w:val="en-US"/>
        </w:rPr>
      </w:pPr>
      <w:ins w:id="365" w:author="Microsoft Office User" w:date="2022-01-18T13:35:00Z">
        <w:r>
          <w:rPr>
            <w:rFonts w:eastAsia="Times New Roman" w:cstheme="minorHAnsi"/>
            <w:lang w:val="en-US"/>
          </w:rPr>
          <w:t>Finally, we tested whether speeding and turning influence were correlated with one another by…</w:t>
        </w:r>
      </w:ins>
    </w:p>
    <w:p w14:paraId="3923C56C" w14:textId="589F5653" w:rsidR="00832D7A" w:rsidRDefault="00832D7A" w:rsidP="008224A7">
      <w:pPr>
        <w:spacing w:after="0" w:line="360" w:lineRule="auto"/>
        <w:jc w:val="both"/>
        <w:rPr>
          <w:ins w:id="366" w:author="Microsoft Office User" w:date="2022-01-18T13:21:00Z"/>
          <w:rFonts w:eastAsia="Times New Roman" w:cstheme="minorHAnsi"/>
          <w:lang w:val="en-US"/>
        </w:rPr>
      </w:pPr>
    </w:p>
    <w:p w14:paraId="73BF8AC3" w14:textId="02A0FDD0" w:rsidR="00BC299E" w:rsidRPr="00BC299E" w:rsidRDefault="00013304" w:rsidP="008224A7">
      <w:pPr>
        <w:spacing w:after="0" w:line="360" w:lineRule="auto"/>
        <w:jc w:val="both"/>
        <w:rPr>
          <w:ins w:id="367" w:author="Microsoft Office User" w:date="2022-01-18T13:21:00Z"/>
          <w:rFonts w:eastAsia="Times New Roman" w:cstheme="minorHAnsi"/>
          <w:i/>
          <w:iCs/>
          <w:lang w:val="en-US"/>
          <w:rPrChange w:id="368" w:author="Microsoft Office User" w:date="2022-01-18T13:21:00Z">
            <w:rPr>
              <w:ins w:id="369" w:author="Microsoft Office User" w:date="2022-01-18T13:21:00Z"/>
              <w:rFonts w:eastAsia="Times New Roman" w:cstheme="minorHAnsi"/>
              <w:lang w:val="en-US"/>
            </w:rPr>
          </w:rPrChange>
        </w:rPr>
      </w:pPr>
      <w:ins w:id="370" w:author="Microsoft Office User" w:date="2022-01-18T13:47:00Z">
        <w:r>
          <w:rPr>
            <w:rFonts w:eastAsia="Times New Roman" w:cstheme="minorHAnsi"/>
            <w:i/>
            <w:iCs/>
            <w:lang w:val="en-US"/>
          </w:rPr>
          <w:t>Influence metrics</w:t>
        </w:r>
      </w:ins>
      <w:ins w:id="371" w:author="Microsoft Office User" w:date="2022-01-18T13:21:00Z">
        <w:r w:rsidR="00BC299E">
          <w:rPr>
            <w:rFonts w:eastAsia="Times New Roman" w:cstheme="minorHAnsi"/>
            <w:i/>
            <w:iCs/>
            <w:lang w:val="en-US"/>
          </w:rPr>
          <w:t xml:space="preserve"> based on position</w:t>
        </w:r>
      </w:ins>
    </w:p>
    <w:p w14:paraId="7F5CC29F" w14:textId="77777777" w:rsidR="00BC299E" w:rsidRDefault="00BC299E" w:rsidP="008224A7">
      <w:pPr>
        <w:spacing w:after="0" w:line="360" w:lineRule="auto"/>
        <w:jc w:val="both"/>
        <w:rPr>
          <w:ins w:id="372" w:author="Microsoft Office User" w:date="2022-01-18T13:20:00Z"/>
          <w:rFonts w:eastAsia="Times New Roman" w:cstheme="minorHAnsi"/>
          <w:lang w:val="en-US"/>
        </w:rPr>
      </w:pPr>
    </w:p>
    <w:p w14:paraId="37518E55" w14:textId="132FE1E2" w:rsidR="00832D7A" w:rsidRDefault="00832D7A" w:rsidP="008224A7">
      <w:pPr>
        <w:spacing w:after="0" w:line="360" w:lineRule="auto"/>
        <w:jc w:val="both"/>
        <w:rPr>
          <w:ins w:id="373" w:author="Microsoft Office User" w:date="2022-01-18T13:30:00Z"/>
          <w:rFonts w:eastAsia="Times New Roman" w:cstheme="minorHAnsi"/>
          <w:color w:val="000000"/>
          <w:lang w:val="en-US"/>
        </w:rPr>
      </w:pPr>
      <w:ins w:id="374" w:author="Microsoft Office User" w:date="2022-01-18T13:20:00Z">
        <w:r>
          <w:rPr>
            <w:rFonts w:eastAsia="Times New Roman" w:cstheme="minorHAnsi"/>
            <w:color w:val="000000"/>
            <w:lang w:val="en-US"/>
          </w:rPr>
          <w:t>W</w:t>
        </w:r>
        <w:r>
          <w:rPr>
            <w:rFonts w:eastAsia="Times New Roman" w:cstheme="minorHAnsi"/>
            <w:color w:val="000000"/>
            <w:lang w:val="en-US"/>
          </w:rPr>
          <w:t xml:space="preserve">e </w:t>
        </w:r>
        <w:r>
          <w:rPr>
            <w:rFonts w:eastAsia="Times New Roman" w:cstheme="minorHAnsi"/>
            <w:color w:val="000000"/>
            <w:lang w:val="en-US"/>
          </w:rPr>
          <w:t xml:space="preserve">also </w:t>
        </w:r>
      </w:ins>
      <w:ins w:id="375" w:author="Microsoft Office User" w:date="2022-01-18T13:21:00Z">
        <w:r w:rsidR="00BC299E">
          <w:rPr>
            <w:rFonts w:eastAsia="Times New Roman" w:cstheme="minorHAnsi"/>
            <w:color w:val="000000"/>
            <w:lang w:val="en-US"/>
          </w:rPr>
          <w:t xml:space="preserve">considered the possibility that individuals </w:t>
        </w:r>
      </w:ins>
      <w:ins w:id="376" w:author="Microsoft Office User" w:date="2022-01-18T13:20:00Z">
        <w:r>
          <w:rPr>
            <w:rFonts w:eastAsia="Times New Roman" w:cstheme="minorHAnsi"/>
            <w:color w:val="000000"/>
            <w:lang w:val="en-US"/>
          </w:rPr>
          <w:t xml:space="preserve">might exert influence via </w:t>
        </w:r>
      </w:ins>
      <w:ins w:id="377" w:author="Microsoft Office User" w:date="2022-01-18T14:16:00Z">
        <w:r w:rsidR="00DD2C44">
          <w:rPr>
            <w:rFonts w:eastAsia="Times New Roman" w:cstheme="minorHAnsi"/>
            <w:color w:val="000000"/>
            <w:lang w:val="en-US"/>
          </w:rPr>
          <w:t xml:space="preserve">their </w:t>
        </w:r>
      </w:ins>
      <w:ins w:id="378" w:author="Microsoft Office User" w:date="2022-01-18T13:20:00Z">
        <w:r>
          <w:rPr>
            <w:rFonts w:eastAsia="Times New Roman" w:cstheme="minorHAnsi"/>
            <w:color w:val="000000"/>
            <w:lang w:val="en-US"/>
          </w:rPr>
          <w:t>relative spatial positioning (</w:t>
        </w:r>
        <w:proofErr w:type="gramStart"/>
        <w:r>
          <w:rPr>
            <w:rFonts w:eastAsia="Times New Roman" w:cstheme="minorHAnsi"/>
            <w:color w:val="000000"/>
            <w:lang w:val="en-US"/>
          </w:rPr>
          <w:t>i.e.</w:t>
        </w:r>
        <w:proofErr w:type="gramEnd"/>
        <w:r>
          <w:rPr>
            <w:rFonts w:eastAsia="Times New Roman" w:cstheme="minorHAnsi"/>
            <w:color w:val="000000"/>
            <w:lang w:val="en-US"/>
          </w:rPr>
          <w:t xml:space="preserve"> the group moves toward their position in space) </w:t>
        </w:r>
      </w:ins>
      <w:ins w:id="379" w:author="Microsoft Office User" w:date="2022-01-18T13:21:00Z">
        <w:r w:rsidR="00BC299E">
          <w:rPr>
            <w:rFonts w:eastAsia="Times New Roman" w:cstheme="minorHAnsi"/>
            <w:color w:val="000000"/>
            <w:lang w:val="en-US"/>
          </w:rPr>
          <w:t>as opposed to</w:t>
        </w:r>
      </w:ins>
      <w:ins w:id="380" w:author="Microsoft Office User" w:date="2022-01-18T13:20:00Z">
        <w:r>
          <w:rPr>
            <w:rFonts w:eastAsia="Times New Roman" w:cstheme="minorHAnsi"/>
            <w:color w:val="000000"/>
            <w:lang w:val="en-US"/>
          </w:rPr>
          <w:t xml:space="preserve"> via relative movement (i.e. the group follows their speed and/or direction of motion</w:t>
        </w:r>
      </w:ins>
      <w:ins w:id="381" w:author="Microsoft Office User" w:date="2022-01-18T13:23:00Z">
        <w:r w:rsidR="00BC299E">
          <w:rPr>
            <w:rFonts w:eastAsia="Times New Roman" w:cstheme="minorHAnsi"/>
            <w:color w:val="000000"/>
            <w:lang w:val="en-US"/>
          </w:rPr>
          <w:t>, as described above</w:t>
        </w:r>
      </w:ins>
      <w:ins w:id="382" w:author="Microsoft Office User" w:date="2022-01-18T13:20:00Z">
        <w:r>
          <w:rPr>
            <w:rFonts w:eastAsia="Times New Roman" w:cstheme="minorHAnsi"/>
            <w:color w:val="000000"/>
            <w:lang w:val="en-US"/>
          </w:rPr>
          <w:t xml:space="preserve">). </w:t>
        </w:r>
      </w:ins>
      <w:ins w:id="383" w:author="Microsoft Office User" w:date="2022-01-18T13:22:00Z">
        <w:r w:rsidR="00BC299E">
          <w:rPr>
            <w:rFonts w:eastAsia="Times New Roman" w:cstheme="minorHAnsi"/>
            <w:color w:val="000000"/>
            <w:lang w:val="en-US"/>
          </w:rPr>
          <w:t>To compare the strength of these two</w:t>
        </w:r>
      </w:ins>
      <w:ins w:id="384" w:author="Microsoft Office User" w:date="2022-01-18T13:45:00Z">
        <w:r w:rsidR="00013304">
          <w:rPr>
            <w:rFonts w:eastAsia="Times New Roman" w:cstheme="minorHAnsi"/>
            <w:color w:val="000000"/>
            <w:lang w:val="en-US"/>
          </w:rPr>
          <w:t xml:space="preserve"> possible</w:t>
        </w:r>
      </w:ins>
      <w:ins w:id="385" w:author="Microsoft Office User" w:date="2022-01-18T13:22:00Z">
        <w:r w:rsidR="00BC299E">
          <w:rPr>
            <w:rFonts w:eastAsia="Times New Roman" w:cstheme="minorHAnsi"/>
            <w:color w:val="000000"/>
            <w:lang w:val="en-US"/>
          </w:rPr>
          <w:t xml:space="preserve"> effects, </w:t>
        </w:r>
      </w:ins>
      <w:ins w:id="386" w:author="Microsoft Office User" w:date="2022-01-18T13:20:00Z">
        <w:r>
          <w:rPr>
            <w:rFonts w:eastAsia="Times New Roman" w:cstheme="minorHAnsi"/>
            <w:color w:val="000000"/>
            <w:lang w:val="en-US"/>
          </w:rPr>
          <w:t xml:space="preserve">we </w:t>
        </w:r>
      </w:ins>
      <w:ins w:id="387" w:author="Microsoft Office User" w:date="2022-01-18T13:22:00Z">
        <w:r w:rsidR="00BC299E">
          <w:rPr>
            <w:rFonts w:eastAsia="Times New Roman" w:cstheme="minorHAnsi"/>
            <w:color w:val="000000"/>
            <w:lang w:val="en-US"/>
          </w:rPr>
          <w:t xml:space="preserve">conducted an additional analysis in which we </w:t>
        </w:r>
      </w:ins>
      <w:ins w:id="388" w:author="Microsoft Office User" w:date="2022-01-18T13:20:00Z">
        <w:r>
          <w:rPr>
            <w:rFonts w:eastAsia="Times New Roman" w:cstheme="minorHAnsi"/>
            <w:color w:val="000000"/>
            <w:lang w:val="en-US"/>
          </w:rPr>
          <w:t>modelled the overall probability of groups to turn right as a function of their members’</w:t>
        </w:r>
        <w:r>
          <w:rPr>
            <w:rFonts w:eastAsia="Times New Roman" w:cstheme="minorHAnsi"/>
            <w:color w:val="000000"/>
            <w:lang w:val="en-US"/>
          </w:rPr>
          <w:t xml:space="preserve"> </w:t>
        </w:r>
        <w:r>
          <w:rPr>
            <w:rFonts w:eastAsia="Times New Roman" w:cstheme="minorHAnsi"/>
            <w:color w:val="000000"/>
            <w:lang w:val="en-US"/>
          </w:rPr>
          <w:t xml:space="preserve">past left-right positions and past left-right movements relative to the group’s past heading. Similarly, we modelled the probability of groups to speed up as a function of their members’ past front-back positions and past front-back movements relative to the group’s heading (see below and supplements for detailed explanation of the process). </w:t>
        </w:r>
      </w:ins>
      <w:ins w:id="389" w:author="Microsoft Office User" w:date="2022-01-18T13:24:00Z">
        <w:r w:rsidR="00BC299E">
          <w:rPr>
            <w:rFonts w:eastAsia="Times New Roman" w:cstheme="minorHAnsi"/>
            <w:color w:val="000000"/>
            <w:lang w:val="en-US"/>
          </w:rPr>
          <w:t>These</w:t>
        </w:r>
      </w:ins>
      <w:ins w:id="390" w:author="Microsoft Office User" w:date="2022-01-18T13:20:00Z">
        <w:r>
          <w:rPr>
            <w:rFonts w:eastAsia="Times New Roman" w:cstheme="minorHAnsi"/>
            <w:color w:val="000000"/>
            <w:lang w:val="en-US"/>
          </w:rPr>
          <w:t xml:space="preserve"> analys</w:t>
        </w:r>
      </w:ins>
      <w:ins w:id="391" w:author="Microsoft Office User" w:date="2022-01-18T13:24:00Z">
        <w:r w:rsidR="00BC299E">
          <w:rPr>
            <w:rFonts w:eastAsia="Times New Roman" w:cstheme="minorHAnsi"/>
            <w:color w:val="000000"/>
            <w:lang w:val="en-US"/>
          </w:rPr>
          <w:t>e</w:t>
        </w:r>
      </w:ins>
      <w:ins w:id="392" w:author="Microsoft Office User" w:date="2022-01-18T13:20:00Z">
        <w:r>
          <w:rPr>
            <w:rFonts w:eastAsia="Times New Roman" w:cstheme="minorHAnsi"/>
            <w:color w:val="000000"/>
            <w:lang w:val="en-US"/>
          </w:rPr>
          <w:t xml:space="preserve">s revealed that in general, the future direction and speed of the group was more strongly associated with individuals’ relative speed than with their relative spatial positions </w:t>
        </w:r>
        <w:commentRangeStart w:id="393"/>
        <w:commentRangeStart w:id="394"/>
        <w:r>
          <w:rPr>
            <w:rFonts w:eastAsia="Times New Roman" w:cstheme="minorHAnsi"/>
            <w:color w:val="000000"/>
            <w:lang w:val="en-US"/>
          </w:rPr>
          <w:t xml:space="preserve">(figure 3). </w:t>
        </w:r>
        <w:commentRangeEnd w:id="393"/>
        <w:r>
          <w:rPr>
            <w:rStyle w:val="CommentReference"/>
            <w:lang w:val="en-CA" w:bidi="he-IL"/>
          </w:rPr>
          <w:commentReference w:id="393"/>
        </w:r>
        <w:commentRangeEnd w:id="394"/>
        <w:r>
          <w:rPr>
            <w:rStyle w:val="CommentReference"/>
            <w:lang w:val="en-CA" w:bidi="he-IL"/>
          </w:rPr>
          <w:commentReference w:id="394"/>
        </w:r>
        <w:r>
          <w:rPr>
            <w:rFonts w:eastAsia="Times New Roman" w:cstheme="minorHAnsi"/>
            <w:color w:val="000000"/>
            <w:lang w:val="en-US"/>
          </w:rPr>
          <w:t xml:space="preserve">Based on this result, </w:t>
        </w:r>
      </w:ins>
      <w:ins w:id="395" w:author="Microsoft Office User" w:date="2022-01-18T13:46:00Z">
        <w:r w:rsidR="00013304">
          <w:rPr>
            <w:rFonts w:eastAsia="Times New Roman" w:cstheme="minorHAnsi"/>
            <w:color w:val="000000"/>
            <w:lang w:val="en-US"/>
          </w:rPr>
          <w:t xml:space="preserve">and for the sake of simplicity, </w:t>
        </w:r>
      </w:ins>
      <w:ins w:id="396" w:author="Microsoft Office User" w:date="2022-01-18T13:20:00Z">
        <w:r>
          <w:rPr>
            <w:rFonts w:eastAsia="Times New Roman" w:cstheme="minorHAnsi"/>
            <w:color w:val="000000"/>
            <w:lang w:val="en-US"/>
          </w:rPr>
          <w:t>we focus</w:t>
        </w:r>
      </w:ins>
      <w:ins w:id="397" w:author="Microsoft Office User" w:date="2022-01-18T13:24:00Z">
        <w:r w:rsidR="00BC299E">
          <w:rPr>
            <w:rFonts w:eastAsia="Times New Roman" w:cstheme="minorHAnsi"/>
            <w:color w:val="000000"/>
            <w:lang w:val="en-US"/>
          </w:rPr>
          <w:t>ed</w:t>
        </w:r>
      </w:ins>
      <w:ins w:id="398" w:author="Microsoft Office User" w:date="2022-01-18T13:20:00Z">
        <w:r>
          <w:rPr>
            <w:rFonts w:eastAsia="Times New Roman" w:cstheme="minorHAnsi"/>
            <w:color w:val="000000"/>
            <w:lang w:val="en-US"/>
          </w:rPr>
          <w:t xml:space="preserve"> our </w:t>
        </w:r>
      </w:ins>
      <w:ins w:id="399" w:author="Microsoft Office User" w:date="2022-01-18T13:23:00Z">
        <w:r w:rsidR="00BC299E">
          <w:rPr>
            <w:rFonts w:eastAsia="Times New Roman" w:cstheme="minorHAnsi"/>
            <w:color w:val="000000"/>
            <w:lang w:val="en-US"/>
          </w:rPr>
          <w:t>main</w:t>
        </w:r>
      </w:ins>
      <w:ins w:id="400" w:author="Microsoft Office User" w:date="2022-01-18T13:20:00Z">
        <w:r>
          <w:rPr>
            <w:rFonts w:eastAsia="Times New Roman" w:cstheme="minorHAnsi"/>
            <w:color w:val="000000"/>
            <w:lang w:val="en-US"/>
          </w:rPr>
          <w:t xml:space="preserve"> analyses on </w:t>
        </w:r>
        <w:r>
          <w:rPr>
            <w:rFonts w:eastAsia="Times New Roman" w:cstheme="minorHAnsi"/>
            <w:color w:val="000000"/>
            <w:lang w:val="en-US"/>
          </w:rPr>
          <w:lastRenderedPageBreak/>
          <w:t>movement rather than position as a driver of influence</w:t>
        </w:r>
      </w:ins>
      <w:ins w:id="401" w:author="Microsoft Office User" w:date="2022-01-18T13:24:00Z">
        <w:r w:rsidR="00BC299E">
          <w:rPr>
            <w:rFonts w:eastAsia="Times New Roman" w:cstheme="minorHAnsi"/>
            <w:color w:val="000000"/>
            <w:lang w:val="en-US"/>
          </w:rPr>
          <w:t xml:space="preserve">, but we </w:t>
        </w:r>
      </w:ins>
      <w:ins w:id="402" w:author="Microsoft Office User" w:date="2022-01-18T13:25:00Z">
        <w:r w:rsidR="00BC299E">
          <w:rPr>
            <w:rFonts w:eastAsia="Times New Roman" w:cstheme="minorHAnsi"/>
            <w:color w:val="000000"/>
            <w:lang w:val="en-US"/>
          </w:rPr>
          <w:t xml:space="preserve">also </w:t>
        </w:r>
      </w:ins>
      <w:ins w:id="403" w:author="Microsoft Office User" w:date="2022-01-18T13:24:00Z">
        <w:r w:rsidR="00BC299E">
          <w:rPr>
            <w:rFonts w:eastAsia="Times New Roman" w:cstheme="minorHAnsi"/>
            <w:color w:val="000000"/>
            <w:lang w:val="en-US"/>
          </w:rPr>
          <w:t xml:space="preserve">present additional analyses </w:t>
        </w:r>
      </w:ins>
      <w:ins w:id="404" w:author="Microsoft Office User" w:date="2022-01-18T13:20:00Z">
        <w:r>
          <w:rPr>
            <w:rFonts w:eastAsia="Times New Roman" w:cstheme="minorHAnsi"/>
            <w:color w:val="000000"/>
            <w:lang w:val="en-US"/>
          </w:rPr>
          <w:t>investigating the role of position</w:t>
        </w:r>
      </w:ins>
      <w:ins w:id="405" w:author="Microsoft Office User" w:date="2022-01-18T13:24:00Z">
        <w:r w:rsidR="00BC299E">
          <w:rPr>
            <w:rFonts w:eastAsia="Times New Roman" w:cstheme="minorHAnsi"/>
            <w:color w:val="000000"/>
            <w:lang w:val="en-US"/>
          </w:rPr>
          <w:t xml:space="preserve">ing </w:t>
        </w:r>
      </w:ins>
      <w:ins w:id="406" w:author="Microsoft Office User" w:date="2022-01-18T13:25:00Z">
        <w:r w:rsidR="00BC299E">
          <w:rPr>
            <w:rFonts w:eastAsia="Times New Roman" w:cstheme="minorHAnsi"/>
            <w:color w:val="000000"/>
            <w:lang w:val="en-US"/>
          </w:rPr>
          <w:t>in the Supplement.</w:t>
        </w:r>
      </w:ins>
    </w:p>
    <w:p w14:paraId="539FF379" w14:textId="77777777" w:rsidR="00B70145" w:rsidRDefault="00B70145" w:rsidP="00B70145">
      <w:pPr>
        <w:spacing w:before="360" w:after="120" w:line="360" w:lineRule="auto"/>
        <w:jc w:val="both"/>
        <w:outlineLvl w:val="1"/>
        <w:rPr>
          <w:ins w:id="407" w:author="Microsoft Office User" w:date="2022-01-18T13:30:00Z"/>
          <w:rFonts w:eastAsia="Times New Roman" w:cstheme="minorHAnsi"/>
          <w:color w:val="000000"/>
          <w:lang w:val="en-US"/>
        </w:rPr>
      </w:pPr>
      <w:commentRangeStart w:id="408"/>
      <w:ins w:id="409" w:author="Microsoft Office User" w:date="2022-01-18T13:30:00Z">
        <w:r>
          <w:rPr>
            <w:rFonts w:eastAsia="Times New Roman" w:cstheme="minorHAnsi"/>
            <w:noProof/>
            <w:color w:val="000000"/>
            <w:lang w:val="en-US"/>
          </w:rPr>
          <mc:AlternateContent>
            <mc:Choice Requires="wpg">
              <w:drawing>
                <wp:anchor distT="0" distB="0" distL="114300" distR="114300" simplePos="0" relativeHeight="251719680" behindDoc="0" locked="0" layoutInCell="1" allowOverlap="1" wp14:anchorId="199D29F1" wp14:editId="276B000D">
                  <wp:simplePos x="0" y="0"/>
                  <wp:positionH relativeFrom="margin">
                    <wp:posOffset>-447503</wp:posOffset>
                  </wp:positionH>
                  <wp:positionV relativeFrom="paragraph">
                    <wp:posOffset>828675</wp:posOffset>
                  </wp:positionV>
                  <wp:extent cx="6613525" cy="2962275"/>
                  <wp:effectExtent l="0" t="0" r="3175" b="0"/>
                  <wp:wrapTopAndBottom/>
                  <wp:docPr id="3" name="Group 3"/>
                  <wp:cNvGraphicFramePr/>
                  <a:graphic xmlns:a="http://schemas.openxmlformats.org/drawingml/2006/main">
                    <a:graphicData uri="http://schemas.microsoft.com/office/word/2010/wordprocessingGroup">
                      <wpg:wgp>
                        <wpg:cNvGrpSpPr/>
                        <wpg:grpSpPr>
                          <a:xfrm>
                            <a:off x="0" y="0"/>
                            <a:ext cx="6613525" cy="2962275"/>
                            <a:chOff x="0" y="0"/>
                            <a:chExt cx="6613525" cy="2962275"/>
                          </a:xfrm>
                        </wpg:grpSpPr>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57150"/>
                              <a:ext cx="3190875" cy="2905125"/>
                            </a:xfrm>
                            <a:prstGeom prst="rect">
                              <a:avLst/>
                            </a:prstGeom>
                            <a:noFill/>
                            <a:ln>
                              <a:noFill/>
                            </a:ln>
                          </pic:spPr>
                        </pic:pic>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400425" y="38100"/>
                              <a:ext cx="3213100" cy="2924175"/>
                            </a:xfrm>
                            <a:prstGeom prst="rect">
                              <a:avLst/>
                            </a:prstGeom>
                            <a:noFill/>
                            <a:ln>
                              <a:noFill/>
                            </a:ln>
                          </pic:spPr>
                        </pic:pic>
                        <wpg:grpSp>
                          <wpg:cNvPr id="10" name="Group 10"/>
                          <wpg:cNvGrpSpPr/>
                          <wpg:grpSpPr>
                            <a:xfrm>
                              <a:off x="228600" y="0"/>
                              <a:ext cx="3816985" cy="427990"/>
                              <a:chOff x="245534" y="0"/>
                              <a:chExt cx="3817407" cy="428624"/>
                            </a:xfrm>
                          </wpg:grpSpPr>
                          <wps:wsp>
                            <wps:cNvPr id="11" name="Text Box 2"/>
                            <wps:cNvSpPr txBox="1">
                              <a:spLocks noChangeArrowheads="1"/>
                            </wps:cNvSpPr>
                            <wps:spPr bwMode="auto">
                              <a:xfrm>
                                <a:off x="245534" y="25400"/>
                                <a:ext cx="422274" cy="403224"/>
                              </a:xfrm>
                              <a:prstGeom prst="rect">
                                <a:avLst/>
                              </a:prstGeom>
                              <a:noFill/>
                              <a:ln w="9525">
                                <a:noFill/>
                                <a:miter lim="800000"/>
                                <a:headEnd/>
                                <a:tailEnd/>
                              </a:ln>
                            </wps:spPr>
                            <wps:txbx>
                              <w:txbxContent>
                                <w:p w14:paraId="069D46D5" w14:textId="77777777" w:rsidR="00B70145" w:rsidRPr="00AE3976" w:rsidRDefault="00B70145" w:rsidP="00B70145">
                                  <w:pPr>
                                    <w:rPr>
                                      <w:b/>
                                      <w:sz w:val="24"/>
                                      <w:szCs w:val="24"/>
                                      <w:lang w:val="en-US"/>
                                    </w:rPr>
                                  </w:pPr>
                                  <w:r w:rsidRPr="00AE3976">
                                    <w:rPr>
                                      <w:b/>
                                      <w:sz w:val="24"/>
                                      <w:szCs w:val="24"/>
                                    </w:rPr>
                                    <w:t>A.</w:t>
                                  </w:r>
                                </w:p>
                              </w:txbxContent>
                            </wps:txbx>
                            <wps:bodyPr rot="0" vert="horz" wrap="square" lIns="91440" tIns="45720" rIns="91440" bIns="45720" anchor="t" anchorCtr="0">
                              <a:spAutoFit/>
                            </wps:bodyPr>
                          </wps:wsp>
                          <wps:wsp>
                            <wps:cNvPr id="12" name="Text Box 12"/>
                            <wps:cNvSpPr txBox="1">
                              <a:spLocks noChangeArrowheads="1"/>
                            </wps:cNvSpPr>
                            <wps:spPr bwMode="auto">
                              <a:xfrm>
                                <a:off x="3640667" y="0"/>
                                <a:ext cx="422274" cy="403224"/>
                              </a:xfrm>
                              <a:prstGeom prst="rect">
                                <a:avLst/>
                              </a:prstGeom>
                              <a:noFill/>
                              <a:ln w="9525">
                                <a:noFill/>
                                <a:miter lim="800000"/>
                                <a:headEnd/>
                                <a:tailEnd/>
                              </a:ln>
                            </wps:spPr>
                            <wps:txbx>
                              <w:txbxContent>
                                <w:p w14:paraId="21FB3F7E" w14:textId="77777777" w:rsidR="00B70145" w:rsidRPr="00AE3976" w:rsidRDefault="00B70145" w:rsidP="00B70145">
                                  <w:pPr>
                                    <w:rPr>
                                      <w:b/>
                                      <w:sz w:val="24"/>
                                      <w:szCs w:val="24"/>
                                      <w:lang w:val="en-US"/>
                                    </w:rPr>
                                  </w:pPr>
                                  <w:r>
                                    <w:rPr>
                                      <w:b/>
                                      <w:sz w:val="24"/>
                                      <w:szCs w:val="24"/>
                                    </w:rPr>
                                    <w:t>B</w:t>
                                  </w:r>
                                  <w:r w:rsidRPr="00AE3976">
                                    <w:rPr>
                                      <w:b/>
                                      <w:sz w:val="24"/>
                                      <w:szCs w:val="24"/>
                                    </w:rPr>
                                    <w:t>.</w:t>
                                  </w:r>
                                </w:p>
                              </w:txbxContent>
                            </wps:txbx>
                            <wps:bodyPr rot="0" vert="horz" wrap="square" lIns="91440" tIns="45720" rIns="91440" bIns="45720" anchor="t" anchorCtr="0">
                              <a:spAutoFit/>
                            </wps:bodyPr>
                          </wps:wsp>
                        </wpg:grpSp>
                      </wpg:wgp>
                    </a:graphicData>
                  </a:graphic>
                </wp:anchor>
              </w:drawing>
            </mc:Choice>
            <mc:Fallback>
              <w:pict>
                <v:group w14:anchorId="199D29F1" id="Group 3" o:spid="_x0000_s1033" style="position:absolute;left:0;text-align:left;margin-left:-35.25pt;margin-top:65.25pt;width:520.75pt;height:233.25pt;z-index:251719680;mso-position-horizontal-relative:margin" coordsize="66135,296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">
                  <v:shape id="Picture 4" o:spid="_x0000_s1034" type="#_x0000_t75" style="position:absolute;top:571;width:31908;height:290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">
                    <v:imagedata r:id="rId14" o:title=""/>
                  </v:shape>
                  <v:shape id="Picture 9" o:spid="_x0000_s1035" type="#_x0000_t75" style="position:absolute;left:34004;top:381;width:32131;height:29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">
                    <v:imagedata r:id="rId15" o:title=""/>
                  </v:shape>
                  <v:group id="Group 10" o:spid="_x0000_s1036" style="position:absolute;left:2286;width:38169;height:4279" coordorigin="2455" coordsize="38174,4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Text Box 2" o:spid="_x0000_s1037" type="#_x0000_t202" style="position:absolute;left:2455;top:254;width:4223;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" filled="f" stroked="f">
                      <v:textbox style="mso-fit-shape-to-text:t">
                        <w:txbxContent>
                          <w:p w14:paraId="069D46D5" w14:textId="77777777" w:rsidR="00B70145" w:rsidRPr="00AE3976" w:rsidRDefault="00B70145" w:rsidP="00B70145">
                            <w:pPr>
                              <w:rPr>
                                <w:b/>
                                <w:sz w:val="24"/>
                                <w:szCs w:val="24"/>
                                <w:lang w:val="en-US"/>
                              </w:rPr>
                            </w:pPr>
                            <w:r w:rsidRPr="00AE3976">
                              <w:rPr>
                                <w:b/>
                                <w:sz w:val="24"/>
                                <w:szCs w:val="24"/>
                              </w:rPr>
                              <w:t>A.</w:t>
                            </w:r>
                          </w:p>
                        </w:txbxContent>
                      </v:textbox>
                    </v:shape>
                    <v:shape id="Text Box 12" o:spid="_x0000_s1038" type="#_x0000_t202" style="position:absolute;left:36406;width:4223;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" filled="f" stroked="f">
                      <v:textbox style="mso-fit-shape-to-text:t">
                        <w:txbxContent>
                          <w:p w14:paraId="21FB3F7E" w14:textId="77777777" w:rsidR="00B70145" w:rsidRPr="00AE3976" w:rsidRDefault="00B70145" w:rsidP="00B70145">
                            <w:pPr>
                              <w:rPr>
                                <w:b/>
                                <w:sz w:val="24"/>
                                <w:szCs w:val="24"/>
                                <w:lang w:val="en-US"/>
                              </w:rPr>
                            </w:pPr>
                            <w:r>
                              <w:rPr>
                                <w:b/>
                                <w:sz w:val="24"/>
                                <w:szCs w:val="24"/>
                              </w:rPr>
                              <w:t>B</w:t>
                            </w:r>
                            <w:r w:rsidRPr="00AE3976">
                              <w:rPr>
                                <w:b/>
                                <w:sz w:val="24"/>
                                <w:szCs w:val="24"/>
                              </w:rPr>
                              <w:t>.</w:t>
                            </w:r>
                          </w:p>
                        </w:txbxContent>
                      </v:textbox>
                    </v:shape>
                  </v:group>
                  <w10:wrap type="topAndBottom" anchorx="margin"/>
                </v:group>
              </w:pict>
            </mc:Fallback>
          </mc:AlternateContent>
        </w:r>
      </w:ins>
      <w:commentRangeEnd w:id="408"/>
      <w:ins w:id="410" w:author="Microsoft Office User" w:date="2022-01-18T13:31:00Z">
        <w:r>
          <w:rPr>
            <w:rStyle w:val="CommentReference"/>
            <w:lang w:val="en-CA" w:bidi="he-IL"/>
          </w:rPr>
          <w:commentReference w:id="408"/>
        </w:r>
      </w:ins>
    </w:p>
    <w:p w14:paraId="3A4C3BC1" w14:textId="0C3EB564" w:rsidR="00B70145" w:rsidRPr="004D78DE" w:rsidRDefault="00B70145" w:rsidP="00B70145">
      <w:pPr>
        <w:spacing w:before="360" w:after="120" w:line="240" w:lineRule="auto"/>
        <w:jc w:val="both"/>
        <w:outlineLvl w:val="1"/>
        <w:rPr>
          <w:ins w:id="411" w:author="Microsoft Office User" w:date="2022-01-18T13:30:00Z"/>
          <w:rFonts w:ascii="Arial" w:eastAsia="Times New Roman" w:hAnsi="Arial" w:cs="Arial"/>
          <w:color w:val="000000"/>
          <w:sz w:val="16"/>
          <w:szCs w:val="16"/>
          <w:lang w:val="en-US"/>
        </w:rPr>
      </w:pPr>
      <w:ins w:id="412" w:author="Microsoft Office User" w:date="2022-01-18T13:30:00Z">
        <w:r w:rsidRPr="004D78DE">
          <w:rPr>
            <w:rFonts w:ascii="Arial" w:eastAsia="Times New Roman" w:hAnsi="Arial" w:cs="Arial"/>
            <w:color w:val="000000"/>
            <w:sz w:val="16"/>
            <w:szCs w:val="16"/>
            <w:lang w:val="en-US"/>
          </w:rPr>
          <w:t>Figure 3. Predicted group outcome as a function of individual position and movement, modeled using data across all groups. (A) Predicted probability of a group to turn right as a function of individual left-right position</w:t>
        </w:r>
      </w:ins>
      <w:ins w:id="413" w:author="Microsoft Office User" w:date="2022-01-18T13:31:00Z">
        <w:r>
          <w:rPr>
            <w:rFonts w:ascii="Arial" w:eastAsia="Times New Roman" w:hAnsi="Arial" w:cs="Arial"/>
            <w:color w:val="000000"/>
            <w:sz w:val="16"/>
            <w:szCs w:val="16"/>
            <w:lang w:val="en-US"/>
          </w:rPr>
          <w:t xml:space="preserve"> (y-axis)</w:t>
        </w:r>
      </w:ins>
      <w:ins w:id="414" w:author="Microsoft Office User" w:date="2022-01-18T13:30:00Z">
        <w:r w:rsidRPr="004D78DE">
          <w:rPr>
            <w:rFonts w:ascii="Arial" w:eastAsia="Times New Roman" w:hAnsi="Arial" w:cs="Arial"/>
            <w:color w:val="000000"/>
            <w:sz w:val="16"/>
            <w:szCs w:val="16"/>
            <w:lang w:val="en-US"/>
          </w:rPr>
          <w:t xml:space="preserve"> and individua</w:t>
        </w:r>
      </w:ins>
      <w:ins w:id="415" w:author="Microsoft Office User" w:date="2022-01-18T13:31:00Z">
        <w:r>
          <w:rPr>
            <w:rFonts w:ascii="Arial" w:eastAsia="Times New Roman" w:hAnsi="Arial" w:cs="Arial"/>
            <w:color w:val="000000"/>
            <w:sz w:val="16"/>
            <w:szCs w:val="16"/>
            <w:lang w:val="en-US"/>
          </w:rPr>
          <w:t>l</w:t>
        </w:r>
      </w:ins>
      <w:ins w:id="416" w:author="Microsoft Office User" w:date="2022-01-18T13:30:00Z">
        <w:r w:rsidRPr="004D78DE">
          <w:rPr>
            <w:rFonts w:ascii="Arial" w:eastAsia="Times New Roman" w:hAnsi="Arial" w:cs="Arial"/>
            <w:color w:val="000000"/>
            <w:sz w:val="16"/>
            <w:szCs w:val="16"/>
            <w:lang w:val="en-US"/>
          </w:rPr>
          <w:t xml:space="preserve"> left-right speed</w:t>
        </w:r>
      </w:ins>
      <w:ins w:id="417" w:author="Microsoft Office User" w:date="2022-01-18T13:31:00Z">
        <w:r>
          <w:rPr>
            <w:rFonts w:ascii="Arial" w:eastAsia="Times New Roman" w:hAnsi="Arial" w:cs="Arial"/>
            <w:color w:val="000000"/>
            <w:sz w:val="16"/>
            <w:szCs w:val="16"/>
            <w:lang w:val="en-US"/>
          </w:rPr>
          <w:t xml:space="preserve"> (x-axis)</w:t>
        </w:r>
      </w:ins>
      <w:ins w:id="418" w:author="Microsoft Office User" w:date="2022-01-18T13:30:00Z">
        <w:r w:rsidRPr="004D78DE">
          <w:rPr>
            <w:rFonts w:ascii="Arial" w:eastAsia="Times New Roman" w:hAnsi="Arial" w:cs="Arial"/>
            <w:color w:val="000000"/>
            <w:sz w:val="16"/>
            <w:szCs w:val="16"/>
            <w:lang w:val="en-US"/>
          </w:rPr>
          <w:t>. (B) Predicted probability of a group to speed up as a function of individual front-back position</w:t>
        </w:r>
      </w:ins>
      <w:ins w:id="419" w:author="Microsoft Office User" w:date="2022-01-18T13:32:00Z">
        <w:r>
          <w:rPr>
            <w:rFonts w:ascii="Arial" w:eastAsia="Times New Roman" w:hAnsi="Arial" w:cs="Arial"/>
            <w:color w:val="000000"/>
            <w:sz w:val="16"/>
            <w:szCs w:val="16"/>
            <w:lang w:val="en-US"/>
          </w:rPr>
          <w:t xml:space="preserve"> (y-axis)</w:t>
        </w:r>
      </w:ins>
      <w:ins w:id="420" w:author="Microsoft Office User" w:date="2022-01-18T13:30:00Z">
        <w:r w:rsidRPr="004D78DE">
          <w:rPr>
            <w:rFonts w:ascii="Arial" w:eastAsia="Times New Roman" w:hAnsi="Arial" w:cs="Arial"/>
            <w:color w:val="000000"/>
            <w:sz w:val="16"/>
            <w:szCs w:val="16"/>
            <w:lang w:val="en-US"/>
          </w:rPr>
          <w:t xml:space="preserve"> and front-back movement</w:t>
        </w:r>
      </w:ins>
      <w:ins w:id="421" w:author="Microsoft Office User" w:date="2022-01-18T13:32:00Z">
        <w:r>
          <w:rPr>
            <w:rFonts w:ascii="Arial" w:eastAsia="Times New Roman" w:hAnsi="Arial" w:cs="Arial"/>
            <w:color w:val="000000"/>
            <w:sz w:val="16"/>
            <w:szCs w:val="16"/>
            <w:lang w:val="en-US"/>
          </w:rPr>
          <w:t xml:space="preserve"> (x-axis)</w:t>
        </w:r>
      </w:ins>
      <w:ins w:id="422" w:author="Microsoft Office User" w:date="2022-01-18T13:30:00Z">
        <w:r w:rsidRPr="004D78DE">
          <w:rPr>
            <w:rFonts w:ascii="Arial" w:eastAsia="Times New Roman" w:hAnsi="Arial" w:cs="Arial"/>
            <w:color w:val="000000"/>
            <w:sz w:val="16"/>
            <w:szCs w:val="16"/>
            <w:lang w:val="en-US"/>
          </w:rPr>
          <w:t>.</w:t>
        </w:r>
        <w:r>
          <w:rPr>
            <w:rFonts w:ascii="Arial" w:eastAsia="Times New Roman" w:hAnsi="Arial" w:cs="Arial"/>
            <w:color w:val="000000"/>
            <w:sz w:val="16"/>
            <w:szCs w:val="16"/>
            <w:lang w:val="en-US"/>
          </w:rPr>
          <w:t xml:space="preserve"> Axis limits extend to the 0.01-0.99% quantiles of each variable</w:t>
        </w:r>
      </w:ins>
      <w:ins w:id="423" w:author="Microsoft Office User" w:date="2022-01-18T13:32:00Z">
        <w:r>
          <w:rPr>
            <w:rFonts w:ascii="Arial" w:eastAsia="Times New Roman" w:hAnsi="Arial" w:cs="Arial"/>
            <w:color w:val="000000"/>
            <w:sz w:val="16"/>
            <w:szCs w:val="16"/>
            <w:lang w:val="en-US"/>
          </w:rPr>
          <w:t xml:space="preserve"> to show them on comparable scales</w:t>
        </w:r>
      </w:ins>
      <w:ins w:id="424" w:author="Microsoft Office User" w:date="2022-01-18T13:30:00Z">
        <w:r>
          <w:rPr>
            <w:rFonts w:ascii="Arial" w:eastAsia="Times New Roman" w:hAnsi="Arial" w:cs="Arial"/>
            <w:color w:val="000000"/>
            <w:sz w:val="16"/>
            <w:szCs w:val="16"/>
            <w:lang w:val="en-US"/>
          </w:rPr>
          <w:t>.</w:t>
        </w:r>
      </w:ins>
      <w:ins w:id="425" w:author="Microsoft Office User" w:date="2022-01-18T13:32:00Z">
        <w:r>
          <w:rPr>
            <w:rFonts w:ascii="Arial" w:eastAsia="Times New Roman" w:hAnsi="Arial" w:cs="Arial"/>
            <w:color w:val="000000"/>
            <w:sz w:val="16"/>
            <w:szCs w:val="16"/>
            <w:lang w:val="en-US"/>
          </w:rPr>
          <w:t xml:space="preserve"> </w:t>
        </w:r>
      </w:ins>
    </w:p>
    <w:p w14:paraId="2794C2C2" w14:textId="77777777" w:rsidR="00B70145" w:rsidRPr="006D69C5" w:rsidRDefault="00B70145" w:rsidP="008224A7">
      <w:pPr>
        <w:spacing w:after="0" w:line="360" w:lineRule="auto"/>
        <w:jc w:val="both"/>
        <w:rPr>
          <w:rFonts w:eastAsia="Times New Roman" w:cstheme="minorHAnsi"/>
          <w:lang w:val="en-US"/>
        </w:rPr>
      </w:pP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2CF8351D" w14:textId="265AA7D0" w:rsidR="008224A7"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 front-back position</w:t>
      </w:r>
      <w:ins w:id="426" w:author="Microsoft Office User" w:date="2022-01-18T13:34:00Z">
        <w:r w:rsidR="000408A6">
          <w:rPr>
            <w:rFonts w:cstheme="minorHAnsi"/>
            <w:lang w:val="en-US"/>
          </w:rPr>
          <w:t>s</w:t>
        </w:r>
      </w:ins>
      <w:r>
        <w:rPr>
          <w:rFonts w:cstheme="minorHAnsi"/>
          <w:lang w:val="en-US"/>
        </w:rPr>
        <w:t xml:space="preserve"> relative to the group direction of 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p>
    <w:p w14:paraId="44A226C8" w14:textId="615E14C4" w:rsidR="00F82420" w:rsidRDefault="006144B2" w:rsidP="00D27F62">
      <w:pPr>
        <w:spacing w:line="360" w:lineRule="auto"/>
        <w:jc w:val="both"/>
        <w:rPr>
          <w:rFonts w:cstheme="minorHAnsi"/>
          <w:lang w:val="en-US"/>
        </w:rPr>
      </w:pPr>
      <w:r>
        <w:rPr>
          <w:rFonts w:cstheme="minorHAnsi"/>
          <w:lang w:val="en-US"/>
        </w:rPr>
        <w:t>At time t, a</w:t>
      </w:r>
      <w:r w:rsidR="00655059">
        <w:rPr>
          <w:rFonts w:cstheme="minorHAnsi"/>
          <w:lang w:val="en-US"/>
        </w:rPr>
        <w:t xml:space="preserve"> given</w:t>
      </w:r>
      <w:r>
        <w:rPr>
          <w:rFonts w:cstheme="minorHAnsi"/>
          <w:lang w:val="en-US"/>
        </w:rPr>
        <w:t xml:space="preserve"> individual was considered in the front </w:t>
      </w:r>
      <w:r w:rsidR="00655059">
        <w:rPr>
          <w:rFonts w:cstheme="minorHAnsi"/>
          <w:lang w:val="en-US"/>
        </w:rPr>
        <w:t xml:space="preserve">half </w:t>
      </w:r>
      <w:r>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del w:id="427" w:author="Microsoft Office User" w:date="2022-01-18T13:34:00Z">
        <w:r w:rsidR="00127176" w:rsidDel="000408A6">
          <w:rPr>
            <w:rFonts w:cstheme="minorHAnsi"/>
            <w:lang w:val="en-US"/>
          </w:rPr>
          <w:delText xml:space="preserve">see </w:delText>
        </w:r>
      </w:del>
      <w:ins w:id="428" w:author="Microsoft Office User" w:date="2022-01-18T13:34:00Z">
        <w:r w:rsidR="000408A6">
          <w:rPr>
            <w:rFonts w:cstheme="minorHAnsi"/>
            <w:lang w:val="en-US"/>
          </w:rPr>
          <w:t>quantify</w:t>
        </w:r>
        <w:r w:rsidR="000408A6">
          <w:rPr>
            <w:rFonts w:cstheme="minorHAnsi"/>
            <w:lang w:val="en-US"/>
          </w:rPr>
          <w:t xml:space="preserve"> </w:t>
        </w:r>
      </w:ins>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t>
      </w:r>
    </w:p>
    <w:p w14:paraId="0CD2B4CC" w14:textId="66DAFE09" w:rsidR="008224A7" w:rsidRDefault="008224A7" w:rsidP="008224A7">
      <w:pPr>
        <w:spacing w:line="360" w:lineRule="auto"/>
        <w:jc w:val="both"/>
        <w:rPr>
          <w:rFonts w:cstheme="minorHAnsi"/>
          <w:lang w:val="en-US"/>
        </w:rPr>
      </w:pPr>
      <w:r>
        <w:rPr>
          <w:rFonts w:cstheme="minorHAnsi"/>
          <w:lang w:val="en-US"/>
        </w:rPr>
        <w:lastRenderedPageBreak/>
        <w:t xml:space="preserve">To test whether individuals at the front of groups have greater influence, we computed the Spearman correlation between the total proportion of time spent in the front for each individual and their turning and speeding influence scores.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t>RESULTS</w:t>
      </w:r>
    </w:p>
    <w:p w14:paraId="1F8F9220" w14:textId="47117BB4" w:rsidR="00127176" w:rsidRDefault="00127176" w:rsidP="00127176">
      <w:pPr>
        <w:spacing w:line="360" w:lineRule="auto"/>
        <w:jc w:val="both"/>
        <w:rPr>
          <w:rFonts w:cstheme="minorHAnsi"/>
          <w:b/>
          <w:bCs/>
          <w:lang w:val="en-US"/>
        </w:rPr>
      </w:pPr>
      <w:commentRangeStart w:id="429"/>
      <w:commentRangeStart w:id="430"/>
      <w:r>
        <w:rPr>
          <w:rFonts w:cstheme="minorHAnsi"/>
          <w:b/>
          <w:bCs/>
          <w:lang w:val="en-US"/>
        </w:rPr>
        <w:t>Movement</w:t>
      </w:r>
      <w:commentRangeEnd w:id="429"/>
      <w:r w:rsidR="00C97E1A">
        <w:rPr>
          <w:rStyle w:val="CommentReference"/>
          <w:lang w:val="en-CA" w:bidi="he-IL"/>
        </w:rPr>
        <w:commentReference w:id="429"/>
      </w:r>
      <w:commentRangeEnd w:id="430"/>
      <w:r w:rsidR="00D2072B">
        <w:rPr>
          <w:rStyle w:val="CommentReference"/>
          <w:lang w:val="en-CA" w:bidi="he-IL"/>
        </w:rPr>
        <w:commentReference w:id="430"/>
      </w:r>
      <w:r>
        <w:rPr>
          <w:rFonts w:cstheme="minorHAnsi"/>
          <w:b/>
          <w:bCs/>
          <w:lang w:val="en-US"/>
        </w:rPr>
        <w:t xml:space="preserve"> turning influence and </w:t>
      </w:r>
      <w:del w:id="431" w:author="Microsoft Office User" w:date="2022-01-18T14:33:00Z">
        <w:r w:rsidDel="00D2072B">
          <w:rPr>
            <w:rFonts w:cstheme="minorHAnsi"/>
            <w:b/>
            <w:bCs/>
            <w:lang w:val="en-US"/>
          </w:rPr>
          <w:delText xml:space="preserve">movement </w:delText>
        </w:r>
      </w:del>
      <w:r>
        <w:rPr>
          <w:rFonts w:cstheme="minorHAnsi"/>
          <w:b/>
          <w:bCs/>
          <w:lang w:val="en-US"/>
        </w:rPr>
        <w:t>speeding influence scores across</w:t>
      </w:r>
      <w:r w:rsidR="006F545A">
        <w:rPr>
          <w:rFonts w:cstheme="minorHAnsi"/>
          <w:b/>
          <w:bCs/>
          <w:lang w:val="en-US"/>
        </w:rPr>
        <w:t xml:space="preserve"> social</w:t>
      </w:r>
      <w:r>
        <w:rPr>
          <w:rFonts w:cstheme="minorHAnsi"/>
          <w:b/>
          <w:bCs/>
          <w:lang w:val="en-US"/>
        </w:rPr>
        <w:t xml:space="preserve"> status</w:t>
      </w:r>
      <w:r w:rsidR="00DE4325">
        <w:rPr>
          <w:rFonts w:cstheme="minorHAnsi"/>
          <w:b/>
          <w:bCs/>
          <w:lang w:val="en-US"/>
        </w:rPr>
        <w:t>es</w:t>
      </w:r>
      <w:r>
        <w:rPr>
          <w:rFonts w:cstheme="minorHAnsi"/>
          <w:b/>
          <w:bCs/>
          <w:lang w:val="en-US"/>
        </w:rPr>
        <w:t>:</w:t>
      </w:r>
      <w:r w:rsidR="00092024" w:rsidRPr="006D69C5">
        <w:rPr>
          <w:rFonts w:cstheme="minorHAnsi"/>
          <w:b/>
          <w:bCs/>
          <w:lang w:val="en-US"/>
        </w:rPr>
        <w:t xml:space="preserve"> </w:t>
      </w:r>
    </w:p>
    <w:p w14:paraId="0767E214" w14:textId="02DCDBC3" w:rsidR="00127176" w:rsidRDefault="00127176" w:rsidP="00127176">
      <w:pPr>
        <w:spacing w:line="360" w:lineRule="auto"/>
        <w:jc w:val="both"/>
        <w:rPr>
          <w:rFonts w:cstheme="minorHAnsi"/>
          <w:lang w:val="en-US"/>
        </w:rPr>
      </w:pPr>
      <w:r>
        <w:rPr>
          <w:rFonts w:cstheme="minorHAnsi"/>
          <w:lang w:val="en-US"/>
        </w:rPr>
        <w:t>We found</w:t>
      </w:r>
      <w:r w:rsidRPr="006D69C5">
        <w:rPr>
          <w:rFonts w:cstheme="minorHAnsi"/>
          <w:lang w:val="en-US"/>
        </w:rPr>
        <w:t xml:space="preserve"> a significant effect of status on</w:t>
      </w:r>
      <w:r>
        <w:rPr>
          <w:rFonts w:cstheme="minorHAnsi"/>
          <w:lang w:val="en-US"/>
        </w:rPr>
        <w:t xml:space="preserve"> </w:t>
      </w:r>
      <w:r w:rsidRPr="006D69C5">
        <w:rPr>
          <w:rFonts w:cstheme="minorHAnsi"/>
          <w:lang w:val="en-US"/>
        </w:rPr>
        <w:t xml:space="preserve">turning influence score (figure 5a, F = </w:t>
      </w:r>
      <w:proofErr w:type="gramStart"/>
      <w:r>
        <w:rPr>
          <w:rFonts w:cstheme="minorHAnsi"/>
          <w:lang w:val="en-US"/>
        </w:rPr>
        <w:t>5.19</w:t>
      </w:r>
      <w:r w:rsidRPr="006D69C5">
        <w:rPr>
          <w:rFonts w:cstheme="minorHAnsi"/>
          <w:lang w:val="en-US"/>
        </w:rPr>
        <w:t xml:space="preserve"> ;</w:t>
      </w:r>
      <w:proofErr w:type="gramEnd"/>
      <w:r w:rsidRPr="006D69C5">
        <w:rPr>
          <w:rFonts w:cstheme="minorHAnsi"/>
          <w:lang w:val="en-US"/>
        </w:rPr>
        <w:t xml:space="preserve"> DF = </w:t>
      </w:r>
      <w:r>
        <w:rPr>
          <w:rFonts w:cstheme="minorHAnsi"/>
          <w:lang w:val="en-US"/>
        </w:rPr>
        <w:t>40</w:t>
      </w:r>
      <w:r w:rsidRPr="006D69C5">
        <w:rPr>
          <w:rFonts w:cstheme="minorHAnsi"/>
          <w:lang w:val="en-US"/>
        </w:rPr>
        <w:t xml:space="preserve"> ; p-value = 0.00</w:t>
      </w:r>
      <w:r>
        <w:rPr>
          <w:rFonts w:cstheme="minorHAnsi"/>
          <w:lang w:val="en-US"/>
        </w:rPr>
        <w:t>18</w:t>
      </w:r>
      <w:r w:rsidRPr="006D69C5">
        <w:rPr>
          <w:rFonts w:cstheme="minorHAnsi"/>
          <w:lang w:val="en-US"/>
        </w:rPr>
        <w:t xml:space="preserve">), with the dominant female’s score </w:t>
      </w:r>
      <w:r>
        <w:rPr>
          <w:rFonts w:cstheme="minorHAnsi"/>
          <w:lang w:val="en-US"/>
        </w:rPr>
        <w:t xml:space="preserve">consistently </w:t>
      </w:r>
      <w:r w:rsidRPr="006D69C5">
        <w:rPr>
          <w:rFonts w:cstheme="minorHAnsi"/>
          <w:lang w:val="en-US"/>
        </w:rPr>
        <w:t xml:space="preserve">being </w:t>
      </w:r>
      <w:r>
        <w:rPr>
          <w:rFonts w:cstheme="minorHAnsi"/>
          <w:lang w:val="en-US"/>
        </w:rPr>
        <w:t>the highest or second highest of her group</w:t>
      </w:r>
      <w:ins w:id="432" w:author="Microsoft Office User" w:date="2022-01-18T13:47:00Z">
        <w:r w:rsidR="00013304">
          <w:rPr>
            <w:rFonts w:cstheme="minorHAnsi"/>
            <w:lang w:val="en-US"/>
          </w:rPr>
          <w:t xml:space="preserve"> across all groups</w:t>
        </w:r>
      </w:ins>
      <w:r w:rsidRPr="006D69C5">
        <w:rPr>
          <w:rFonts w:cstheme="minorHAnsi"/>
          <w:lang w:val="en-US"/>
        </w:rPr>
        <w:t xml:space="preserve">. </w:t>
      </w:r>
      <w:r>
        <w:rPr>
          <w:rFonts w:cstheme="minorHAnsi"/>
          <w:lang w:val="en-US"/>
        </w:rPr>
        <w:t>Post-hoc Tukey tests (see Supplements) showed that the score o</w:t>
      </w:r>
      <w:r w:rsidR="00DE4325">
        <w:rPr>
          <w:rFonts w:cstheme="minorHAnsi"/>
          <w:lang w:val="en-US"/>
        </w:rPr>
        <w:t>f</w:t>
      </w:r>
      <w:r>
        <w:rPr>
          <w:rFonts w:cstheme="minorHAnsi"/>
          <w:lang w:val="en-US"/>
        </w:rPr>
        <w:t xml:space="preserve"> dominant female</w:t>
      </w:r>
      <w:r w:rsidR="00DE4325">
        <w:rPr>
          <w:rFonts w:cstheme="minorHAnsi"/>
          <w:lang w:val="en-US"/>
        </w:rPr>
        <w:t>s</w:t>
      </w:r>
      <w:r>
        <w:rPr>
          <w:rFonts w:cstheme="minorHAnsi"/>
          <w:lang w:val="en-US"/>
        </w:rPr>
        <w:t xml:space="preserve"> was overall significantly higher than the scores of </w:t>
      </w:r>
      <w:r w:rsidR="00C91E28">
        <w:rPr>
          <w:rFonts w:cstheme="minorHAnsi"/>
          <w:lang w:val="en-US"/>
        </w:rPr>
        <w:t>all</w:t>
      </w:r>
      <w:r>
        <w:rPr>
          <w:rFonts w:cstheme="minorHAnsi"/>
          <w:lang w:val="en-US"/>
        </w:rPr>
        <w:t xml:space="preserve"> subordinate status (</w:t>
      </w:r>
      <w:proofErr w:type="gramStart"/>
      <w:r w:rsidR="00C91E28">
        <w:rPr>
          <w:rFonts w:cstheme="minorHAnsi"/>
          <w:lang w:val="en-US"/>
        </w:rPr>
        <w:t>i.e.</w:t>
      </w:r>
      <w:proofErr w:type="gramEnd"/>
      <w:r w:rsidR="00C91E28">
        <w:rPr>
          <w:rFonts w:cstheme="minorHAnsi"/>
          <w:lang w:val="en-US"/>
        </w:rPr>
        <w:t xml:space="preserve"> </w:t>
      </w:r>
      <w:r>
        <w:rPr>
          <w:rFonts w:cstheme="minorHAnsi"/>
          <w:lang w:val="en-US"/>
        </w:rPr>
        <w:t>non-dominant adults, yearlings and sub-adults), whereas the score of the dominant male was not significantly different from the scores of subordinat</w:t>
      </w:r>
      <w:r w:rsidR="00540989">
        <w:rPr>
          <w:rFonts w:cstheme="minorHAnsi"/>
          <w:lang w:val="en-US"/>
        </w:rPr>
        <w:t>es</w:t>
      </w:r>
      <w:r>
        <w:rPr>
          <w:rFonts w:cstheme="minorHAnsi"/>
          <w:lang w:val="en-US"/>
        </w:rPr>
        <w:t xml:space="preserve">.  </w:t>
      </w:r>
    </w:p>
    <w:p w14:paraId="5DF6C3B5" w14:textId="48DBE462" w:rsidR="00127176" w:rsidRPr="00DE4325" w:rsidRDefault="006A6C39" w:rsidP="00092024">
      <w:pPr>
        <w:spacing w:line="360" w:lineRule="auto"/>
        <w:jc w:val="both"/>
        <w:rPr>
          <w:rFonts w:cstheme="minorHAnsi"/>
          <w:lang w:val="en-US"/>
        </w:rPr>
      </w:pPr>
      <w:r>
        <w:rPr>
          <w:rFonts w:cstheme="minorHAnsi"/>
          <w:noProof/>
          <w:lang w:val="en-US"/>
        </w:rPr>
        <w:lastRenderedPageBreak/>
        <mc:AlternateContent>
          <mc:Choice Requires="wpg">
            <w:drawing>
              <wp:anchor distT="0" distB="0" distL="114300" distR="114300" simplePos="0" relativeHeight="251688960" behindDoc="0" locked="0" layoutInCell="1" allowOverlap="1" wp14:anchorId="2453B74C" wp14:editId="4C507F12">
                <wp:simplePos x="0" y="0"/>
                <wp:positionH relativeFrom="column">
                  <wp:posOffset>-279400</wp:posOffset>
                </wp:positionH>
                <wp:positionV relativeFrom="paragraph">
                  <wp:posOffset>1618615</wp:posOffset>
                </wp:positionV>
                <wp:extent cx="6593840" cy="6108700"/>
                <wp:effectExtent l="0" t="0" r="0" b="6350"/>
                <wp:wrapTopAndBottom/>
                <wp:docPr id="42" name="Group 42"/>
                <wp:cNvGraphicFramePr/>
                <a:graphic xmlns:a="http://schemas.openxmlformats.org/drawingml/2006/main">
                  <a:graphicData uri="http://schemas.microsoft.com/office/word/2010/wordprocessingGroup">
                    <wpg:wgp>
                      <wpg:cNvGrpSpPr/>
                      <wpg:grpSpPr>
                        <a:xfrm>
                          <a:off x="0" y="0"/>
                          <a:ext cx="6593840" cy="6108700"/>
                          <a:chOff x="0" y="0"/>
                          <a:chExt cx="6593840" cy="6108700"/>
                        </a:xfrm>
                      </wpg:grpSpPr>
                      <wpg:grpSp>
                        <wpg:cNvPr id="41" name="Group 41"/>
                        <wpg:cNvGrpSpPr/>
                        <wpg:grpSpPr>
                          <a:xfrm>
                            <a:off x="0" y="12700"/>
                            <a:ext cx="3547110" cy="6096000"/>
                            <a:chOff x="0" y="-25400"/>
                            <a:chExt cx="3547110" cy="6096000"/>
                          </a:xfrm>
                        </wpg:grpSpPr>
                        <pic:pic xmlns:pic="http://schemas.openxmlformats.org/drawingml/2006/picture">
                          <pic:nvPicPr>
                            <pic:cNvPr id="27" name="Picture 27"/>
                            <pic:cNvPicPr>
                              <a:picLocks noChangeAspect="1"/>
                            </pic:cNvPicPr>
                          </pic:nvPicPr>
                          <pic:blipFill rotWithShape="1">
                            <a:blip r:embed="rId17" cstate="print">
                              <a:extLst>
                                <a:ext uri="{28A0092B-C50C-407E-A947-70E740481C1C}">
                                  <a14:useLocalDpi xmlns:a14="http://schemas.microsoft.com/office/drawing/2010/main" val="0"/>
                                </a:ext>
                              </a:extLst>
                            </a:blip>
                            <a:srcRect t="5098"/>
                            <a:stretch/>
                          </pic:blipFill>
                          <pic:spPr bwMode="auto">
                            <a:xfrm>
                              <a:off x="0" y="171450"/>
                              <a:ext cx="3547110" cy="58991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92124" y="-25400"/>
                              <a:ext cx="422274" cy="403224"/>
                            </a:xfrm>
                            <a:prstGeom prst="rect">
                              <a:avLst/>
                            </a:prstGeom>
                            <a:noFill/>
                            <a:ln w="9525">
                              <a:noFill/>
                              <a:miter lim="800000"/>
                              <a:headEnd/>
                              <a:tailEnd/>
                            </a:ln>
                          </wps:spPr>
                          <wps:txbx>
                            <w:txbxContent>
                              <w:p w14:paraId="5641BB29" w14:textId="320BB066" w:rsidR="00C97E1A" w:rsidRPr="00AE3976" w:rsidRDefault="00C97E1A"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39" name="Group 39"/>
                        <wpg:cNvGrpSpPr/>
                        <wpg:grpSpPr>
                          <a:xfrm>
                            <a:off x="3524250" y="0"/>
                            <a:ext cx="3069590" cy="6090920"/>
                            <a:chOff x="0" y="0"/>
                            <a:chExt cx="3069590" cy="6090920"/>
                          </a:xfrm>
                        </wpg:grpSpPr>
                        <pic:pic xmlns:pic="http://schemas.openxmlformats.org/drawingml/2006/picture">
                          <pic:nvPicPr>
                            <pic:cNvPr id="28" name="Picture 28"/>
                            <pic:cNvPicPr>
                              <a:picLocks noChangeAspect="1"/>
                            </pic:cNvPicPr>
                          </pic:nvPicPr>
                          <pic:blipFill rotWithShape="1">
                            <a:blip r:embed="rId18" cstate="print">
                              <a:extLst>
                                <a:ext uri="{28A0092B-C50C-407E-A947-70E740481C1C}">
                                  <a14:useLocalDpi xmlns:a14="http://schemas.microsoft.com/office/drawing/2010/main" val="0"/>
                                </a:ext>
                              </a:extLst>
                            </a:blip>
                            <a:srcRect l="14066" t="5249"/>
                            <a:stretch/>
                          </pic:blipFill>
                          <pic:spPr bwMode="auto">
                            <a:xfrm>
                              <a:off x="19050" y="209550"/>
                              <a:ext cx="3050540" cy="5881370"/>
                            </a:xfrm>
                            <a:prstGeom prst="rect">
                              <a:avLst/>
                            </a:prstGeom>
                            <a:noFill/>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0"/>
                              <a:ext cx="324484" cy="403224"/>
                            </a:xfrm>
                            <a:prstGeom prst="rect">
                              <a:avLst/>
                            </a:prstGeom>
                            <a:noFill/>
                            <a:ln w="9525">
                              <a:noFill/>
                              <a:miter lim="800000"/>
                              <a:headEnd/>
                              <a:tailEnd/>
                            </a:ln>
                          </wps:spPr>
                          <wps:txbx>
                            <w:txbxContent>
                              <w:p w14:paraId="29794E15" w14:textId="2D7870FE" w:rsidR="00C97E1A" w:rsidRPr="00AE3976" w:rsidRDefault="00C97E1A"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wpg:grpSp>
                    </wpg:wgp>
                  </a:graphicData>
                </a:graphic>
              </wp:anchor>
            </w:drawing>
          </mc:Choice>
          <mc:Fallback>
            <w:pict>
              <v:group w14:anchorId="2453B74C" id="Group 42" o:spid="_x0000_s1039" style="position:absolute;left:0;text-align:left;margin-left:-22pt;margin-top:127.45pt;width:519.2pt;height:481pt;z-index:251688960" coordsize="65938,610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">
                <v:group id="Group 41" o:spid="_x0000_s1040" style="position:absolute;top:127;width:35471;height:60960" coordorigin=",-254" coordsize="35471,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 id="Picture 27" o:spid="_x0000_s1041" type="#_x0000_t75" style="position:absolute;top:1714;width:35471;height:58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">
                    <v:imagedata r:id="rId19" o:title="" croptop="3341f"/>
                  </v:shape>
                  <v:shape id="Text Box 2" o:spid="_x0000_s1042" type="#_x0000_t202" style="position:absolute;left:4921;top:-254;width:4222;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" filled="f" stroked="f">
                    <v:textbox style="mso-fit-shape-to-text:t">
                      <w:txbxContent>
                        <w:p w14:paraId="5641BB29" w14:textId="320BB066" w:rsidR="00C97E1A" w:rsidRPr="00AE3976" w:rsidRDefault="00C97E1A" w:rsidP="006A6C39">
                          <w:pPr>
                            <w:rPr>
                              <w:b/>
                              <w:sz w:val="24"/>
                              <w:szCs w:val="24"/>
                              <w:lang w:val="en-US"/>
                            </w:rPr>
                          </w:pPr>
                          <w:r w:rsidRPr="00AE3976">
                            <w:rPr>
                              <w:b/>
                              <w:sz w:val="24"/>
                              <w:szCs w:val="24"/>
                            </w:rPr>
                            <w:t>A.</w:t>
                          </w:r>
                        </w:p>
                      </w:txbxContent>
                    </v:textbox>
                  </v:shape>
                </v:group>
                <v:group id="Group 39" o:spid="_x0000_s1043" style="position:absolute;left:35242;width:30696;height:60909" coordsize="30695,60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shape id="Picture 28" o:spid="_x0000_s1044" type="#_x0000_t75" style="position:absolute;left:190;top:2095;width:30505;height:58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">
                    <v:imagedata r:id="rId20" o:title="" croptop="3440f" cropleft="9218f"/>
                  </v:shape>
                  <v:shape id="Text Box 2" o:spid="_x0000_s1045" type="#_x0000_t202" style="position:absolute;width:3244;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" filled="f" stroked="f">
                    <v:textbox style="mso-fit-shape-to-text:t">
                      <w:txbxContent>
                        <w:p w14:paraId="29794E15" w14:textId="2D7870FE" w:rsidR="00C97E1A" w:rsidRPr="00AE3976" w:rsidRDefault="00C97E1A" w:rsidP="006A6C39">
                          <w:pPr>
                            <w:rPr>
                              <w:b/>
                              <w:sz w:val="24"/>
                              <w:szCs w:val="24"/>
                              <w:lang w:val="en-US"/>
                            </w:rPr>
                          </w:pPr>
                          <w:r w:rsidRPr="00AE3976">
                            <w:rPr>
                              <w:b/>
                              <w:sz w:val="24"/>
                              <w:szCs w:val="24"/>
                            </w:rPr>
                            <w:t>B.</w:t>
                          </w:r>
                        </w:p>
                      </w:txbxContent>
                    </v:textbox>
                  </v:shape>
                </v:group>
                <w10:wrap type="topAndBottom"/>
              </v:group>
            </w:pict>
          </mc:Fallback>
        </mc:AlternateContent>
      </w:r>
      <w:r w:rsidR="00127176" w:rsidRPr="006D69C5">
        <w:rPr>
          <w:rFonts w:cstheme="minorHAnsi"/>
          <w:lang w:val="en-US"/>
        </w:rPr>
        <w:t xml:space="preserve">There was </w:t>
      </w:r>
      <w:r w:rsidR="00540989">
        <w:rPr>
          <w:rFonts w:cstheme="minorHAnsi"/>
          <w:lang w:val="en-US"/>
        </w:rPr>
        <w:t xml:space="preserve">also </w:t>
      </w:r>
      <w:r w:rsidR="00127176">
        <w:rPr>
          <w:rFonts w:cstheme="minorHAnsi"/>
          <w:lang w:val="en-US"/>
        </w:rPr>
        <w:t>a</w:t>
      </w:r>
      <w:r w:rsidR="00127176" w:rsidRPr="006D69C5">
        <w:rPr>
          <w:rFonts w:cstheme="minorHAnsi"/>
          <w:lang w:val="en-US"/>
        </w:rPr>
        <w:t xml:space="preserve"> significant difference between the </w:t>
      </w:r>
      <w:r w:rsidR="00127176">
        <w:rPr>
          <w:rFonts w:cstheme="minorHAnsi"/>
          <w:lang w:val="en-US"/>
        </w:rPr>
        <w:t xml:space="preserve">movement </w:t>
      </w:r>
      <w:r w:rsidR="00127176"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00127176" w:rsidRPr="006D69C5">
        <w:rPr>
          <w:rFonts w:cstheme="minorHAnsi"/>
          <w:lang w:val="en-US"/>
        </w:rPr>
        <w:t xml:space="preserve"> (figure 5b, F = </w:t>
      </w:r>
      <w:proofErr w:type="gramStart"/>
      <w:r w:rsidR="00DE4325">
        <w:rPr>
          <w:rFonts w:cstheme="minorHAnsi"/>
          <w:lang w:val="en-US"/>
        </w:rPr>
        <w:t>3.95</w:t>
      </w:r>
      <w:r w:rsidR="00127176" w:rsidRPr="006D69C5">
        <w:rPr>
          <w:rFonts w:cstheme="minorHAnsi"/>
          <w:lang w:val="en-US"/>
        </w:rPr>
        <w:t xml:space="preserve"> ;</w:t>
      </w:r>
      <w:proofErr w:type="gramEnd"/>
      <w:r w:rsidR="00127176" w:rsidRPr="006D69C5">
        <w:rPr>
          <w:rFonts w:cstheme="minorHAnsi"/>
          <w:lang w:val="en-US"/>
        </w:rPr>
        <w:t xml:space="preserve"> DF = </w:t>
      </w:r>
      <w:r w:rsidR="00DE4325">
        <w:rPr>
          <w:rFonts w:cstheme="minorHAnsi"/>
          <w:lang w:val="en-US"/>
        </w:rPr>
        <w:t>40</w:t>
      </w:r>
      <w:r w:rsidR="00127176" w:rsidRPr="006D69C5">
        <w:rPr>
          <w:rFonts w:cstheme="minorHAnsi"/>
          <w:lang w:val="en-US"/>
        </w:rPr>
        <w:t xml:space="preserve"> ; p-value = 0.</w:t>
      </w:r>
      <w:r w:rsidR="00DE4325">
        <w:rPr>
          <w:rFonts w:cstheme="minorHAnsi"/>
          <w:lang w:val="en-US"/>
        </w:rPr>
        <w:t>0086</w:t>
      </w:r>
      <w:r w:rsidR="00127176"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 supplements) showed that the score of dominant females was significantly higher than the score of yearlings and sub-adults but was not significantly different from the score of dominants males and non-dominant adults. The score of the dominant male was not significantly different from the scores of subordinate</w:t>
      </w:r>
      <w:r w:rsidR="00540989">
        <w:rPr>
          <w:rFonts w:cstheme="minorHAnsi"/>
          <w:lang w:val="en-US"/>
        </w:rPr>
        <w:t>s</w:t>
      </w:r>
      <w:r w:rsidR="00DE4325">
        <w:rPr>
          <w:rFonts w:cstheme="minorHAnsi"/>
          <w:lang w:val="en-US"/>
        </w:rPr>
        <w:t xml:space="preserve">.  </w:t>
      </w:r>
    </w:p>
    <w:p w14:paraId="0E1E17C8" w14:textId="1025441F" w:rsidR="00127176" w:rsidRDefault="00127176" w:rsidP="00127176">
      <w:pPr>
        <w:spacing w:line="240" w:lineRule="auto"/>
        <w:jc w:val="both"/>
        <w:rPr>
          <w:rFonts w:ascii="Arial" w:hAnsi="Arial" w:cs="Arial"/>
          <w:sz w:val="16"/>
          <w:szCs w:val="16"/>
          <w:lang w:val="en-US"/>
        </w:rPr>
      </w:pPr>
      <w:r w:rsidRPr="006D69C5">
        <w:rPr>
          <w:rFonts w:ascii="Arial" w:hAnsi="Arial" w:cs="Arial"/>
          <w:sz w:val="16"/>
          <w:szCs w:val="16"/>
          <w:lang w:val="en-US"/>
        </w:rPr>
        <w:t>Figure 5. Predicted influence scores for each recorded individual (colored dots) in the 5 study groups (vertical axis). Dot color indicates individual status as shown in the legend</w:t>
      </w:r>
      <w:r>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speeding influence). </w:t>
      </w:r>
      <w:r w:rsidRPr="006D69C5">
        <w:rPr>
          <w:rFonts w:ascii="Arial" w:hAnsi="Arial" w:cs="Arial"/>
          <w:sz w:val="16"/>
          <w:szCs w:val="16"/>
          <w:lang w:val="en-US"/>
        </w:rPr>
        <w:t xml:space="preserve"> (</w:t>
      </w:r>
      <w:r w:rsidR="00087EDB">
        <w:rPr>
          <w:rFonts w:ascii="Arial" w:hAnsi="Arial" w:cs="Arial"/>
          <w:sz w:val="16"/>
          <w:szCs w:val="16"/>
          <w:lang w:val="en-US"/>
        </w:rPr>
        <w:t>A</w:t>
      </w:r>
      <w:r w:rsidRPr="006D69C5">
        <w:rPr>
          <w:rFonts w:ascii="Arial" w:hAnsi="Arial" w:cs="Arial"/>
          <w:sz w:val="16"/>
          <w:szCs w:val="16"/>
          <w:lang w:val="en-US"/>
        </w:rPr>
        <w:t>) Turning influence score represents the probability that the group turns toward the same direction (left or right) that individual was moving to. (</w:t>
      </w:r>
      <w:r w:rsidR="00087EDB">
        <w:rPr>
          <w:rFonts w:ascii="Arial" w:hAnsi="Arial" w:cs="Arial"/>
          <w:sz w:val="16"/>
          <w:szCs w:val="16"/>
          <w:lang w:val="en-US"/>
        </w:rPr>
        <w:t>B</w:t>
      </w:r>
      <w:r w:rsidRPr="006D69C5">
        <w:rPr>
          <w:rFonts w:ascii="Arial" w:hAnsi="Arial" w:cs="Arial"/>
          <w:sz w:val="16"/>
          <w:szCs w:val="16"/>
          <w:lang w:val="en-US"/>
        </w:rPr>
        <w:t>) Speeding influence score represents the probability that the group speeds up after that individual had sped up towards the front of the group.</w:t>
      </w:r>
    </w:p>
    <w:p w14:paraId="6F22E6FF" w14:textId="3C1679B8" w:rsidR="00C97E1A" w:rsidRDefault="00C97E1A" w:rsidP="004307E4">
      <w:pPr>
        <w:spacing w:line="240" w:lineRule="auto"/>
        <w:jc w:val="both"/>
        <w:rPr>
          <w:rFonts w:cstheme="minorHAnsi"/>
          <w:lang w:val="en-US"/>
        </w:rPr>
      </w:pPr>
    </w:p>
    <w:p w14:paraId="45484ECD" w14:textId="2464FA19" w:rsidR="00C97E1A" w:rsidRPr="00C97E1A" w:rsidRDefault="00C97E1A" w:rsidP="004307E4">
      <w:pPr>
        <w:spacing w:line="240" w:lineRule="auto"/>
        <w:jc w:val="both"/>
        <w:rPr>
          <w:rFonts w:cstheme="minorHAnsi"/>
          <w:bCs/>
          <w:lang w:val="en-US"/>
        </w:rPr>
      </w:pPr>
      <w:r w:rsidRPr="00C97E1A">
        <w:rPr>
          <w:rFonts w:cstheme="minorHAnsi"/>
          <w:bCs/>
          <w:lang w:val="en-US"/>
        </w:rPr>
        <w:lastRenderedPageBreak/>
        <w:t xml:space="preserve">There was a positive correlation between </w:t>
      </w:r>
      <w:r>
        <w:rPr>
          <w:rFonts w:cstheme="minorHAnsi"/>
          <w:bCs/>
          <w:lang w:val="en-US"/>
        </w:rPr>
        <w:t>turning and speeding influence scores, (figure 6, F=14.</w:t>
      </w:r>
      <w:proofErr w:type="gramStart"/>
      <w:r>
        <w:rPr>
          <w:rFonts w:cstheme="minorHAnsi"/>
          <w:bCs/>
          <w:lang w:val="en-US"/>
        </w:rPr>
        <w:t>62 ;</w:t>
      </w:r>
      <w:proofErr w:type="gramEnd"/>
      <w:r>
        <w:rPr>
          <w:rFonts w:cstheme="minorHAnsi"/>
          <w:bCs/>
          <w:lang w:val="en-US"/>
        </w:rPr>
        <w:t xml:space="preserve"> DF = 47 ; p-value &lt; 0.001)</w:t>
      </w:r>
      <w:commentRangeStart w:id="433"/>
      <w:commentRangeStart w:id="434"/>
      <w:r>
        <w:rPr>
          <w:rFonts w:cstheme="minorHAnsi"/>
          <w:bCs/>
          <w:lang w:val="en-US"/>
        </w:rPr>
        <w:t>.</w:t>
      </w:r>
      <w:commentRangeEnd w:id="433"/>
      <w:r>
        <w:rPr>
          <w:rStyle w:val="CommentReference"/>
          <w:lang w:val="en-CA" w:bidi="he-IL"/>
        </w:rPr>
        <w:commentReference w:id="433"/>
      </w:r>
      <w:commentRangeEnd w:id="434"/>
      <w:r w:rsidR="00D2072B">
        <w:rPr>
          <w:rStyle w:val="CommentReference"/>
          <w:lang w:val="en-CA" w:bidi="he-IL"/>
        </w:rPr>
        <w:commentReference w:id="434"/>
      </w:r>
    </w:p>
    <w:p w14:paraId="6803CF07" w14:textId="54F3FBCC" w:rsidR="00C97E1A" w:rsidRDefault="00C97E1A" w:rsidP="004307E4">
      <w:pPr>
        <w:spacing w:line="240" w:lineRule="auto"/>
        <w:jc w:val="both"/>
        <w:rPr>
          <w:rFonts w:ascii="Arial" w:hAnsi="Arial" w:cs="Arial"/>
          <w:bCs/>
          <w:sz w:val="16"/>
          <w:szCs w:val="16"/>
          <w:lang w:val="en-US"/>
        </w:rPr>
      </w:pPr>
      <w:r>
        <w:rPr>
          <w:rFonts w:ascii="Arial" w:hAnsi="Arial" w:cs="Arial"/>
          <w:noProof/>
          <w:sz w:val="16"/>
          <w:szCs w:val="16"/>
          <w:lang w:val="en-US"/>
        </w:rPr>
        <w:drawing>
          <wp:anchor distT="0" distB="0" distL="114300" distR="114300" simplePos="0" relativeHeight="251717632" behindDoc="0" locked="0" layoutInCell="1" allowOverlap="1" wp14:anchorId="4BD63F4A" wp14:editId="4727B586">
            <wp:simplePos x="0" y="0"/>
            <wp:positionH relativeFrom="margin">
              <wp:align>center</wp:align>
            </wp:positionH>
            <wp:positionV relativeFrom="paragraph">
              <wp:posOffset>312420</wp:posOffset>
            </wp:positionV>
            <wp:extent cx="3939540" cy="3692525"/>
            <wp:effectExtent l="0" t="0" r="381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9540" cy="369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1131B" w14:textId="136CEE05" w:rsidR="004307E4" w:rsidRDefault="004307E4" w:rsidP="004307E4">
      <w:pPr>
        <w:spacing w:line="240" w:lineRule="auto"/>
        <w:jc w:val="both"/>
        <w:rPr>
          <w:rFonts w:ascii="Arial" w:hAnsi="Arial" w:cs="Arial"/>
          <w:bCs/>
          <w:sz w:val="16"/>
          <w:szCs w:val="16"/>
          <w:lang w:val="en-US"/>
        </w:rPr>
      </w:pPr>
      <w:r w:rsidRPr="00F60B59">
        <w:rPr>
          <w:rFonts w:ascii="Arial" w:hAnsi="Arial" w:cs="Arial"/>
          <w:bCs/>
          <w:sz w:val="16"/>
          <w:szCs w:val="16"/>
          <w:lang w:val="en-US"/>
        </w:rPr>
        <w:t>Fi</w:t>
      </w:r>
      <w:r>
        <w:rPr>
          <w:rFonts w:ascii="Arial" w:hAnsi="Arial" w:cs="Arial"/>
          <w:bCs/>
          <w:sz w:val="16"/>
          <w:szCs w:val="16"/>
          <w:lang w:val="en-US"/>
        </w:rPr>
        <w:t xml:space="preserve">gure 6. Individual movement turning influence score as a function </w:t>
      </w:r>
      <w:r w:rsidR="00C97E1A">
        <w:rPr>
          <w:rFonts w:ascii="Arial" w:hAnsi="Arial" w:cs="Arial"/>
          <w:bCs/>
          <w:sz w:val="16"/>
          <w:szCs w:val="16"/>
          <w:lang w:val="en-US"/>
        </w:rPr>
        <w:t>movement speeding influence score, showing a positive correlation between the two variables</w:t>
      </w:r>
      <w:r>
        <w:rPr>
          <w:rFonts w:ascii="Arial" w:hAnsi="Arial" w:cs="Arial"/>
          <w:bCs/>
          <w:sz w:val="16"/>
          <w:szCs w:val="16"/>
          <w:lang w:val="en-US"/>
        </w:rPr>
        <w:t>. Each dot represents one individual, with color indicating status and shape indicating group membership, as shown in legend.</w:t>
      </w:r>
    </w:p>
    <w:p w14:paraId="42CF7E8C" w14:textId="1E31395F" w:rsidR="00153648" w:rsidRPr="006D69C5" w:rsidRDefault="00153648" w:rsidP="00240432">
      <w:pPr>
        <w:spacing w:line="240" w:lineRule="auto"/>
        <w:ind w:left="360"/>
        <w:jc w:val="both"/>
        <w:rPr>
          <w:rFonts w:ascii="Arial" w:hAnsi="Arial" w:cs="Arial"/>
          <w:sz w:val="16"/>
          <w:szCs w:val="16"/>
          <w:lang w:val="en-US"/>
        </w:rPr>
      </w:pPr>
    </w:p>
    <w:p w14:paraId="4A1701F6" w14:textId="7F9AA9F1"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468DAABC" w14:textId="021F12B0" w:rsidR="00153648" w:rsidRPr="006D69C5" w:rsidRDefault="00540989" w:rsidP="00970204">
      <w:pPr>
        <w:spacing w:line="360" w:lineRule="auto"/>
        <w:jc w:val="both"/>
        <w:rPr>
          <w:rFonts w:cstheme="minorHAnsi"/>
          <w:lang w:val="en-US"/>
        </w:rPr>
      </w:pPr>
      <w:r w:rsidRPr="006D69C5">
        <w:rPr>
          <w:rFonts w:cstheme="minorHAnsi"/>
          <w:lang w:val="en-US"/>
        </w:rPr>
        <w:t xml:space="preserve">We found </w:t>
      </w:r>
      <w:r>
        <w:rPr>
          <w:rFonts w:cstheme="minorHAnsi"/>
          <w:lang w:val="en-US"/>
        </w:rPr>
        <w:t>that the</w:t>
      </w:r>
      <w:r w:rsidRPr="006D69C5">
        <w:rPr>
          <w:rFonts w:cstheme="minorHAnsi"/>
          <w:lang w:val="en-US"/>
        </w:rPr>
        <w:t xml:space="preserve"> </w:t>
      </w:r>
      <w:r>
        <w:rPr>
          <w:rFonts w:cstheme="minorHAnsi"/>
          <w:lang w:val="en-US"/>
        </w:rPr>
        <w:t xml:space="preserve">association between the </w:t>
      </w:r>
      <w:r w:rsidRPr="006D69C5">
        <w:rPr>
          <w:rFonts w:cstheme="minorHAnsi"/>
          <w:lang w:val="en-US"/>
        </w:rPr>
        <w:t xml:space="preserve">time spent in the front half of the group </w:t>
      </w:r>
      <w:r>
        <w:rPr>
          <w:rFonts w:cstheme="minorHAnsi"/>
          <w:lang w:val="en-US"/>
        </w:rPr>
        <w:t>and the social status of individuals varied</w:t>
      </w:r>
      <w:r w:rsidRPr="006D69C5">
        <w:rPr>
          <w:rFonts w:cstheme="minorHAnsi"/>
          <w:lang w:val="en-US"/>
        </w:rPr>
        <w:t xml:space="preserve"> between groups (figure </w:t>
      </w:r>
      <w:r>
        <w:rPr>
          <w:rFonts w:cstheme="minorHAnsi"/>
          <w:lang w:val="en-US"/>
        </w:rPr>
        <w:t>6</w:t>
      </w:r>
      <w:r w:rsidRPr="006D69C5">
        <w:rPr>
          <w:rFonts w:cstheme="minorHAnsi"/>
          <w:lang w:val="en-US"/>
        </w:rPr>
        <w:t>)</w:t>
      </w:r>
      <w:r>
        <w:rPr>
          <w:rFonts w:cstheme="minorHAnsi"/>
          <w:lang w:val="en-US"/>
        </w:rPr>
        <w:t>, with some showing a trend towards</w:t>
      </w:r>
      <w:r w:rsidRPr="006D69C5">
        <w:rPr>
          <w:rFonts w:cstheme="minorHAnsi"/>
          <w:lang w:val="en-US"/>
        </w:rPr>
        <w:t xml:space="preserve"> </w:t>
      </w:r>
      <w:r>
        <w:rPr>
          <w:rFonts w:cstheme="minorHAnsi"/>
          <w:lang w:val="en-US"/>
        </w:rPr>
        <w:t>more time spent in the front by the dominant female (HM2017, HM2019, NQ2021), some showing the opposite</w:t>
      </w:r>
      <w:r w:rsidR="00C97E1A">
        <w:rPr>
          <w:rFonts w:cstheme="minorHAnsi"/>
          <w:lang w:val="en-US"/>
        </w:rPr>
        <w:t xml:space="preserve"> </w:t>
      </w:r>
      <w:r>
        <w:rPr>
          <w:rFonts w:cstheme="minorHAnsi"/>
          <w:lang w:val="en-US"/>
        </w:rPr>
        <w:lastRenderedPageBreak/>
        <w:t>effect (</w:t>
      </w:r>
      <w:commentRangeStart w:id="435"/>
      <w:r>
        <w:rPr>
          <w:rFonts w:cstheme="minorHAnsi"/>
          <w:lang w:val="en-US"/>
        </w:rPr>
        <w:t>ZU21</w:t>
      </w:r>
      <w:commentRangeEnd w:id="435"/>
      <w:r w:rsidR="001C5741">
        <w:rPr>
          <w:rStyle w:val="CommentReference"/>
          <w:lang w:val="en-CA" w:bidi="he-IL"/>
        </w:rPr>
        <w:commentReference w:id="435"/>
      </w:r>
      <w:r>
        <w:rPr>
          <w:rFonts w:cstheme="minorHAnsi"/>
          <w:lang w:val="en-US"/>
        </w:rPr>
        <w:t>) and others no effect (L2019)</w:t>
      </w:r>
      <w:r w:rsidRPr="006D69C5">
        <w:rPr>
          <w:rFonts w:cstheme="minorHAnsi"/>
          <w:lang w:val="en-US"/>
        </w:rPr>
        <w:t xml:space="preserve">. The dominant male was </w:t>
      </w:r>
      <w:r>
        <w:rPr>
          <w:rFonts w:cstheme="minorHAnsi"/>
          <w:lang w:val="en-US"/>
        </w:rPr>
        <w:t>always</w:t>
      </w:r>
      <w:r w:rsidRPr="006D69C5">
        <w:rPr>
          <w:rFonts w:cstheme="minorHAnsi"/>
          <w:lang w:val="en-US"/>
        </w:rPr>
        <w:t xml:space="preserve"> more in the back half of </w:t>
      </w:r>
      <w:r w:rsidR="00C97E1A">
        <w:rPr>
          <w:rFonts w:cstheme="minorHAnsi"/>
          <w:noProof/>
          <w:lang w:val="en-US"/>
        </w:rPr>
        <w:drawing>
          <wp:anchor distT="0" distB="0" distL="114300" distR="114300" simplePos="0" relativeHeight="251701248" behindDoc="0" locked="0" layoutInCell="1" allowOverlap="1" wp14:anchorId="3D711F19" wp14:editId="596BA34E">
            <wp:simplePos x="0" y="0"/>
            <wp:positionH relativeFrom="margin">
              <wp:align>center</wp:align>
            </wp:positionH>
            <wp:positionV relativeFrom="paragraph">
              <wp:posOffset>605155</wp:posOffset>
            </wp:positionV>
            <wp:extent cx="4167505" cy="5562600"/>
            <wp:effectExtent l="0" t="0" r="444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7505"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69C5">
        <w:rPr>
          <w:rFonts w:cstheme="minorHAnsi"/>
          <w:lang w:val="en-US"/>
        </w:rPr>
        <w:t>the group, except in L201</w:t>
      </w:r>
      <w:r>
        <w:rPr>
          <w:rFonts w:cstheme="minorHAnsi"/>
          <w:lang w:val="en-US"/>
        </w:rPr>
        <w:t>9.</w:t>
      </w:r>
      <w:r w:rsidRPr="006D69C5">
        <w:rPr>
          <w:rFonts w:cstheme="minorHAnsi"/>
          <w:lang w:val="en-US"/>
        </w:rPr>
        <w:t xml:space="preserve"> </w:t>
      </w:r>
    </w:p>
    <w:p w14:paraId="43DBB7A7" w14:textId="14D6AF8C" w:rsidR="00153648" w:rsidRPr="006D69C5" w:rsidRDefault="00153648" w:rsidP="00153648">
      <w:pPr>
        <w:pStyle w:val="ListParagraph"/>
        <w:spacing w:line="240" w:lineRule="auto"/>
        <w:jc w:val="both"/>
        <w:rPr>
          <w:rFonts w:cstheme="minorHAnsi"/>
          <w:sz w:val="16"/>
          <w:szCs w:val="16"/>
          <w:lang w:val="en-US"/>
        </w:rPr>
      </w:pPr>
      <w:r w:rsidRPr="006D69C5">
        <w:rPr>
          <w:rFonts w:cstheme="minorHAnsi"/>
          <w:sz w:val="16"/>
          <w:szCs w:val="16"/>
          <w:lang w:val="en-US"/>
        </w:rPr>
        <w:t xml:space="preserve">Figure </w:t>
      </w:r>
      <w:r w:rsidR="00F60B59">
        <w:rPr>
          <w:rFonts w:cstheme="minorHAnsi"/>
          <w:sz w:val="16"/>
          <w:szCs w:val="16"/>
          <w:lang w:val="en-US"/>
        </w:rPr>
        <w:t>6</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for each individual</w:t>
      </w:r>
      <w:del w:id="436" w:author="Microsoft Office User" w:date="2022-01-18T14:40:00Z">
        <w:r w:rsidR="00F60B59" w:rsidDel="00C72A54">
          <w:rPr>
            <w:rFonts w:cstheme="minorHAnsi"/>
            <w:sz w:val="16"/>
            <w:szCs w:val="16"/>
            <w:lang w:val="en-US"/>
          </w:rPr>
          <w:delText>s</w:delText>
        </w:r>
      </w:del>
      <w:r w:rsidR="00F60B59">
        <w:rPr>
          <w:rFonts w:cstheme="minorHAnsi"/>
          <w:sz w:val="16"/>
          <w:szCs w:val="16"/>
          <w:lang w:val="en-US"/>
        </w:rPr>
        <w:t xml:space="preserve">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F2154D6" w14:textId="45ED86E3" w:rsidR="00153648" w:rsidRPr="006D69C5" w:rsidRDefault="00153648" w:rsidP="00153648">
      <w:pPr>
        <w:spacing w:line="360" w:lineRule="auto"/>
        <w:jc w:val="both"/>
        <w:rPr>
          <w:rFonts w:cstheme="minorHAnsi"/>
          <w:lang w:val="en-US"/>
        </w:rPr>
      </w:pPr>
    </w:p>
    <w:p w14:paraId="56467A47" w14:textId="2F7483DA" w:rsidR="00970204" w:rsidRPr="004E17BB" w:rsidRDefault="004307E4" w:rsidP="00240432">
      <w:pPr>
        <w:spacing w:line="360" w:lineRule="auto"/>
        <w:jc w:val="both"/>
        <w:rPr>
          <w:rFonts w:cstheme="minorHAnsi"/>
          <w:bCs/>
          <w:lang w:val="en-US"/>
        </w:rPr>
      </w:pPr>
      <w:r>
        <w:rPr>
          <w:rFonts w:cstheme="minorHAnsi"/>
          <w:noProof/>
          <w:lang w:val="en-US"/>
        </w:rPr>
        <w:lastRenderedPageBreak/>
        <mc:AlternateContent>
          <mc:Choice Requires="wpg">
            <w:drawing>
              <wp:anchor distT="0" distB="0" distL="114300" distR="114300" simplePos="0" relativeHeight="251716608" behindDoc="0" locked="0" layoutInCell="1" allowOverlap="1" wp14:anchorId="77DF3FF8" wp14:editId="35F9753B">
                <wp:simplePos x="0" y="0"/>
                <wp:positionH relativeFrom="column">
                  <wp:posOffset>-198120</wp:posOffset>
                </wp:positionH>
                <wp:positionV relativeFrom="paragraph">
                  <wp:posOffset>1065530</wp:posOffset>
                </wp:positionV>
                <wp:extent cx="6153150" cy="3027045"/>
                <wp:effectExtent l="0" t="0" r="0" b="1905"/>
                <wp:wrapTopAndBottom/>
                <wp:docPr id="18" name="Group 18"/>
                <wp:cNvGraphicFramePr/>
                <a:graphic xmlns:a="http://schemas.openxmlformats.org/drawingml/2006/main">
                  <a:graphicData uri="http://schemas.microsoft.com/office/word/2010/wordprocessingGroup">
                    <wpg:wgp>
                      <wpg:cNvGrpSpPr/>
                      <wpg:grpSpPr>
                        <a:xfrm>
                          <a:off x="0" y="0"/>
                          <a:ext cx="6153150" cy="3027045"/>
                          <a:chOff x="0" y="0"/>
                          <a:chExt cx="6153150" cy="3027045"/>
                        </a:xfrm>
                      </wpg:grpSpPr>
                      <wpg:grpSp>
                        <wpg:cNvPr id="55" name="Group 55"/>
                        <wpg:cNvGrpSpPr/>
                        <wpg:grpSpPr>
                          <a:xfrm>
                            <a:off x="350520" y="0"/>
                            <a:ext cx="3340987" cy="393700"/>
                            <a:chOff x="236220" y="15240"/>
                            <a:chExt cx="3342004" cy="394334"/>
                          </a:xfrm>
                        </wpg:grpSpPr>
                        <wps:wsp>
                          <wps:cNvPr id="51" name="Text Box 2"/>
                          <wps:cNvSpPr txBox="1">
                            <a:spLocks noChangeArrowheads="1"/>
                          </wps:cNvSpPr>
                          <wps:spPr bwMode="auto">
                            <a:xfrm>
                              <a:off x="236220" y="22860"/>
                              <a:ext cx="324484" cy="386714"/>
                            </a:xfrm>
                            <a:prstGeom prst="rect">
                              <a:avLst/>
                            </a:prstGeom>
                            <a:noFill/>
                            <a:ln w="9525">
                              <a:noFill/>
                              <a:miter lim="800000"/>
                              <a:headEnd/>
                              <a:tailEnd/>
                            </a:ln>
                          </wps:spPr>
                          <wps:txbx>
                            <w:txbxContent>
                              <w:p w14:paraId="20F58B93" w14:textId="77777777" w:rsidR="00C97E1A" w:rsidRPr="00127176" w:rsidRDefault="00C97E1A" w:rsidP="000E6A1B">
                                <w:pPr>
                                  <w:rPr>
                                    <w:b/>
                                    <w:lang w:val="en-US"/>
                                  </w:rPr>
                                </w:pPr>
                                <w:r>
                                  <w:rPr>
                                    <w:b/>
                                  </w:rPr>
                                  <w:t>A</w:t>
                                </w:r>
                                <w:r w:rsidRPr="00127176">
                                  <w:rPr>
                                    <w:b/>
                                  </w:rPr>
                                  <w:t>.</w:t>
                                </w:r>
                              </w:p>
                            </w:txbxContent>
                          </wps:txbx>
                          <wps:bodyPr rot="0" vert="horz" wrap="square" lIns="91440" tIns="45720" rIns="91440" bIns="45720" anchor="t" anchorCtr="0">
                            <a:spAutoFit/>
                          </wps:bodyPr>
                        </wps:wsp>
                        <wps:wsp>
                          <wps:cNvPr id="52" name="Text Box 2"/>
                          <wps:cNvSpPr txBox="1">
                            <a:spLocks noChangeArrowheads="1"/>
                          </wps:cNvSpPr>
                          <wps:spPr bwMode="auto">
                            <a:xfrm>
                              <a:off x="3253740" y="15240"/>
                              <a:ext cx="324484" cy="386714"/>
                            </a:xfrm>
                            <a:prstGeom prst="rect">
                              <a:avLst/>
                            </a:prstGeom>
                            <a:noFill/>
                            <a:ln w="9525">
                              <a:noFill/>
                              <a:miter lim="800000"/>
                              <a:headEnd/>
                              <a:tailEnd/>
                            </a:ln>
                          </wps:spPr>
                          <wps:txbx>
                            <w:txbxContent>
                              <w:p w14:paraId="44105365" w14:textId="295CA1F7" w:rsidR="00C97E1A" w:rsidRPr="00127176" w:rsidRDefault="00C97E1A" w:rsidP="000E6A1B">
                                <w:pPr>
                                  <w:rPr>
                                    <w:b/>
                                    <w:lang w:val="en-US"/>
                                  </w:rPr>
                                </w:pPr>
                                <w:r>
                                  <w:rPr>
                                    <w:b/>
                                  </w:rPr>
                                  <w:t>B</w:t>
                                </w:r>
                                <w:r w:rsidRPr="00127176">
                                  <w:rPr>
                                    <w:b/>
                                  </w:rPr>
                                  <w:t>.</w:t>
                                </w:r>
                              </w:p>
                            </w:txbxContent>
                          </wps:txbx>
                          <wps:bodyPr rot="0" vert="horz" wrap="square" lIns="91440" tIns="45720" rIns="91440" bIns="45720" anchor="t" anchorCtr="0">
                            <a:spAutoFit/>
                          </wps:bodyPr>
                        </wps:wsp>
                      </wpg:grpSp>
                      <pic:pic xmlns:pic="http://schemas.openxmlformats.org/drawingml/2006/picture">
                        <pic:nvPicPr>
                          <pic:cNvPr id="13" name="Picture 13"/>
                          <pic:cNvPicPr>
                            <a:picLocks noChangeAspect="1"/>
                          </pic:cNvPicPr>
                        </pic:nvPicPr>
                        <pic:blipFill rotWithShape="1">
                          <a:blip r:embed="rId23" cstate="print">
                            <a:extLst>
                              <a:ext uri="{28A0092B-C50C-407E-A947-70E740481C1C}">
                                <a14:useLocalDpi xmlns:a14="http://schemas.microsoft.com/office/drawing/2010/main" val="0"/>
                              </a:ext>
                            </a:extLst>
                          </a:blip>
                          <a:srcRect t="7764"/>
                          <a:stretch/>
                        </pic:blipFill>
                        <pic:spPr bwMode="auto">
                          <a:xfrm>
                            <a:off x="3086100" y="198120"/>
                            <a:ext cx="3067050" cy="28289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205740"/>
                            <a:ext cx="3016250" cy="2811780"/>
                          </a:xfrm>
                          <a:prstGeom prst="rect">
                            <a:avLst/>
                          </a:prstGeom>
                          <a:noFill/>
                          <a:ln>
                            <a:noFill/>
                          </a:ln>
                        </pic:spPr>
                      </pic:pic>
                    </wpg:wgp>
                  </a:graphicData>
                </a:graphic>
              </wp:anchor>
            </w:drawing>
          </mc:Choice>
          <mc:Fallback>
            <w:pict>
              <v:group w14:anchorId="77DF3FF8" id="Group 18" o:spid="_x0000_s1046" style="position:absolute;left:0;text-align:left;margin-left:-15.6pt;margin-top:83.9pt;width:484.5pt;height:238.35pt;z-index:251716608" coordsize="61531,302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">
                <v:group id="Group 55" o:spid="_x0000_s1047" style="position:absolute;left:3505;width:33410;height:3937" coordorigin="2362,152" coordsize="33420,3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Text Box 2" o:spid="_x0000_s1048" type="#_x0000_t202" style="position:absolute;left:2362;top:228;width:3245;height:3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" filled="f" stroked="f">
                    <v:textbox style="mso-fit-shape-to-text:t">
                      <w:txbxContent>
                        <w:p w14:paraId="20F58B93" w14:textId="77777777" w:rsidR="00C97E1A" w:rsidRPr="00127176" w:rsidRDefault="00C97E1A" w:rsidP="000E6A1B">
                          <w:pPr>
                            <w:rPr>
                              <w:b/>
                              <w:lang w:val="en-US"/>
                            </w:rPr>
                          </w:pPr>
                          <w:r>
                            <w:rPr>
                              <w:b/>
                            </w:rPr>
                            <w:t>A</w:t>
                          </w:r>
                          <w:r w:rsidRPr="00127176">
                            <w:rPr>
                              <w:b/>
                            </w:rPr>
                            <w:t>.</w:t>
                          </w:r>
                        </w:p>
                      </w:txbxContent>
                    </v:textbox>
                  </v:shape>
                  <v:shape id="Text Box 2" o:spid="_x0000_s1049" type="#_x0000_t202" style="position:absolute;left:32537;top:152;width:3245;height:3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" filled="f" stroked="f">
                    <v:textbox style="mso-fit-shape-to-text:t">
                      <w:txbxContent>
                        <w:p w14:paraId="44105365" w14:textId="295CA1F7" w:rsidR="00C97E1A" w:rsidRPr="00127176" w:rsidRDefault="00C97E1A" w:rsidP="000E6A1B">
                          <w:pPr>
                            <w:rPr>
                              <w:b/>
                              <w:lang w:val="en-US"/>
                            </w:rPr>
                          </w:pPr>
                          <w:r>
                            <w:rPr>
                              <w:b/>
                            </w:rPr>
                            <w:t>B</w:t>
                          </w:r>
                          <w:r w:rsidRPr="00127176">
                            <w:rPr>
                              <w:b/>
                            </w:rPr>
                            <w:t>.</w:t>
                          </w:r>
                        </w:p>
                      </w:txbxContent>
                    </v:textbox>
                  </v:shape>
                </v:group>
                <v:shape id="Picture 13" o:spid="_x0000_s1050" type="#_x0000_t75" style="position:absolute;left:30861;top:1981;width:30670;height:2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">
                  <v:imagedata r:id="rId25" o:title="" croptop="5088f"/>
                </v:shape>
                <v:shape id="Picture 16" o:spid="_x0000_s1051" type="#_x0000_t75" style="position:absolute;top:2057;width:30162;height:28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">
                  <v:imagedata r:id="rId26" o:title=""/>
                </v:shape>
                <w10:wrap type="topAndBottom"/>
              </v:group>
            </w:pict>
          </mc:Fallback>
        </mc:AlternateContent>
      </w:r>
      <w:r w:rsidR="00856CD0" w:rsidRPr="00856CD0">
        <w:rPr>
          <w:rFonts w:cstheme="minorHAnsi"/>
          <w:bCs/>
          <w:lang w:val="en-US"/>
        </w:rPr>
        <w:t xml:space="preserve">We found a positive </w:t>
      </w:r>
      <w:r w:rsidR="00856CD0">
        <w:rPr>
          <w:rFonts w:cstheme="minorHAnsi"/>
          <w:bCs/>
          <w:lang w:val="en-US"/>
        </w:rPr>
        <w:t xml:space="preserve">correlation between individual movement turning influence score and overall proportion of time spent in the front half (figure 7.a, </w:t>
      </w:r>
      <w:r w:rsidR="00437B75">
        <w:rPr>
          <w:rFonts w:cstheme="minorHAnsi"/>
          <w:bCs/>
          <w:lang w:val="en-US"/>
        </w:rPr>
        <w:t>F=6.</w:t>
      </w:r>
      <w:proofErr w:type="gramStart"/>
      <w:r w:rsidR="00437B75">
        <w:rPr>
          <w:rFonts w:cstheme="minorHAnsi"/>
          <w:bCs/>
          <w:lang w:val="en-US"/>
        </w:rPr>
        <w:t>039 ;</w:t>
      </w:r>
      <w:proofErr w:type="gramEnd"/>
      <w:r w:rsidR="00437B75">
        <w:rPr>
          <w:rFonts w:cstheme="minorHAnsi"/>
          <w:bCs/>
          <w:lang w:val="en-US"/>
        </w:rPr>
        <w:t xml:space="preserve"> DF = 47 ; p-value = 0.018), but </w:t>
      </w:r>
      <w:commentRangeStart w:id="437"/>
      <w:r w:rsidR="00437B75">
        <w:rPr>
          <w:rFonts w:cstheme="minorHAnsi"/>
          <w:bCs/>
          <w:lang w:val="en-US"/>
        </w:rPr>
        <w:t>no correlation</w:t>
      </w:r>
      <w:commentRangeEnd w:id="437"/>
      <w:r w:rsidR="00A05008">
        <w:rPr>
          <w:rStyle w:val="CommentReference"/>
          <w:lang w:val="en-CA" w:bidi="he-IL"/>
        </w:rPr>
        <w:commentReference w:id="437"/>
      </w:r>
      <w:r w:rsidR="00437B75">
        <w:rPr>
          <w:rFonts w:cstheme="minorHAnsi"/>
          <w:bCs/>
          <w:lang w:val="en-US"/>
        </w:rPr>
        <w:t xml:space="preserve"> between individual movement speeding influence and overall proportion of time spent in the front half (figure 7.a, F=0.628 ; DF = 47 ; p-value = 0.</w:t>
      </w:r>
      <w:commentRangeStart w:id="438"/>
      <w:r w:rsidR="00437B75">
        <w:rPr>
          <w:rFonts w:cstheme="minorHAnsi"/>
          <w:bCs/>
          <w:lang w:val="en-US"/>
        </w:rPr>
        <w:t>432</w:t>
      </w:r>
      <w:commentRangeEnd w:id="438"/>
      <w:r w:rsidR="00C72A54">
        <w:rPr>
          <w:rStyle w:val="CommentReference"/>
          <w:lang w:val="en-CA" w:bidi="he-IL"/>
        </w:rPr>
        <w:commentReference w:id="438"/>
      </w:r>
      <w:r w:rsidR="00437B75">
        <w:rPr>
          <w:rFonts w:cstheme="minorHAnsi"/>
          <w:bCs/>
          <w:lang w:val="en-US"/>
        </w:rPr>
        <w:t>).</w:t>
      </w:r>
    </w:p>
    <w:p w14:paraId="0D411060" w14:textId="1E6785D2" w:rsidR="00F60B59" w:rsidRDefault="00F60B59" w:rsidP="00AC2367">
      <w:pPr>
        <w:spacing w:line="240" w:lineRule="auto"/>
        <w:jc w:val="both"/>
        <w:rPr>
          <w:rFonts w:ascii="Arial" w:hAnsi="Arial" w:cs="Arial"/>
          <w:bCs/>
          <w:sz w:val="16"/>
          <w:szCs w:val="16"/>
          <w:lang w:val="en-US"/>
        </w:rPr>
      </w:pPr>
      <w:r w:rsidRPr="00F60B59">
        <w:rPr>
          <w:rFonts w:ascii="Arial" w:hAnsi="Arial" w:cs="Arial"/>
          <w:bCs/>
          <w:sz w:val="16"/>
          <w:szCs w:val="16"/>
          <w:lang w:val="en-US"/>
        </w:rPr>
        <w:t>Fi</w:t>
      </w:r>
      <w:r>
        <w:rPr>
          <w:rFonts w:ascii="Arial" w:hAnsi="Arial" w:cs="Arial"/>
          <w:bCs/>
          <w:sz w:val="16"/>
          <w:szCs w:val="16"/>
          <w:lang w:val="en-US"/>
        </w:rPr>
        <w:t>gure 7. Individual movement turning influence score (a) and movement speeding influence score (b) as a function of overall proportion of time spent in the front half of the group. Each dot represents one individual, with color indicating status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Pr>
          <w:rFonts w:ascii="Arial" w:hAnsi="Arial" w:cs="Arial"/>
          <w:bCs/>
          <w:sz w:val="16"/>
          <w:szCs w:val="16"/>
          <w:lang w:val="en-US"/>
        </w:rPr>
        <w:t>.</w:t>
      </w:r>
    </w:p>
    <w:p w14:paraId="1E1794BF" w14:textId="396E0F6E" w:rsidR="00F60B59" w:rsidRDefault="00F60B59" w:rsidP="00240432">
      <w:pPr>
        <w:spacing w:line="360" w:lineRule="auto"/>
        <w:jc w:val="both"/>
        <w:rPr>
          <w:rFonts w:ascii="Arial" w:hAnsi="Arial" w:cs="Arial"/>
          <w:bCs/>
          <w:sz w:val="16"/>
          <w:szCs w:val="16"/>
          <w:lang w:val="en-US"/>
        </w:rPr>
      </w:pP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12E50D31" w14:textId="55584F91" w:rsidR="00CC6EA4" w:rsidRPr="006D69C5" w:rsidRDefault="00CC6EA4" w:rsidP="00CC6EA4">
      <w:pPr>
        <w:spacing w:line="360" w:lineRule="auto"/>
        <w:jc w:val="both"/>
        <w:rPr>
          <w:rFonts w:cstheme="minorHAnsi"/>
          <w:lang w:val="en-US"/>
        </w:rPr>
      </w:pPr>
      <w:bookmarkStart w:id="439" w:name="_Hlk90889829"/>
      <w:r>
        <w:rPr>
          <w:rFonts w:cstheme="minorHAnsi"/>
          <w:lang w:val="en-US"/>
        </w:rPr>
        <w:t>Using a suite of metrics to quantify influence, we analyze high-resolution tracking data across five different social groups to reveal how influence is distributed in meerkat social groups</w:t>
      </w:r>
      <w:r w:rsidRPr="006D69C5">
        <w:rPr>
          <w:rFonts w:cstheme="minorHAnsi"/>
          <w:lang w:val="en-US"/>
        </w:rPr>
        <w:t>.</w:t>
      </w:r>
      <w:r>
        <w:rPr>
          <w:rFonts w:cstheme="minorHAnsi"/>
          <w:lang w:val="en-US"/>
        </w:rPr>
        <w:t xml:space="preserve"> </w:t>
      </w:r>
      <w:commentRangeStart w:id="440"/>
      <w:r>
        <w:rPr>
          <w:rFonts w:cstheme="minorHAnsi"/>
          <w:lang w:val="en-US"/>
        </w:rPr>
        <w:t xml:space="preserve">In order to assess influence accurately, we first tried to identify an individual cue which influenced the movement of the group. </w:t>
      </w:r>
      <w:bookmarkEnd w:id="439"/>
      <w:r>
        <w:rPr>
          <w:rFonts w:cstheme="minorHAnsi"/>
          <w:lang w:val="en-US"/>
        </w:rPr>
        <w:t>We</w:t>
      </w:r>
      <w:r w:rsidRPr="006D69C5">
        <w:rPr>
          <w:rFonts w:cstheme="minorHAnsi"/>
          <w:lang w:val="en-US"/>
        </w:rPr>
        <w:t xml:space="preserve"> found that </w:t>
      </w:r>
      <w:proofErr w:type="gramStart"/>
      <w:r w:rsidRPr="006D69C5">
        <w:rPr>
          <w:rFonts w:cstheme="minorHAnsi"/>
          <w:lang w:val="en-US"/>
        </w:rPr>
        <w:t>overall</w:t>
      </w:r>
      <w:proofErr w:type="gramEnd"/>
      <w:r w:rsidRPr="006D69C5">
        <w:rPr>
          <w:rFonts w:cstheme="minorHAnsi"/>
          <w:lang w:val="en-US"/>
        </w:rPr>
        <w:t xml:space="preserve"> </w:t>
      </w:r>
      <w:r>
        <w:rPr>
          <w:rFonts w:cstheme="minorHAnsi"/>
          <w:lang w:val="en-US"/>
        </w:rPr>
        <w:t xml:space="preserve">an individual’s movement </w:t>
      </w:r>
      <w:r w:rsidRPr="006D69C5">
        <w:rPr>
          <w:rFonts w:cstheme="minorHAnsi"/>
          <w:lang w:val="en-US"/>
        </w:rPr>
        <w:t xml:space="preserve">is more important </w:t>
      </w:r>
      <w:r>
        <w:rPr>
          <w:rFonts w:cstheme="minorHAnsi"/>
          <w:lang w:val="en-US"/>
        </w:rPr>
        <w:t xml:space="preserve">than its spatial location </w:t>
      </w:r>
      <w:r w:rsidRPr="006D69C5">
        <w:rPr>
          <w:rFonts w:cstheme="minorHAnsi"/>
          <w:lang w:val="en-US"/>
        </w:rPr>
        <w:t xml:space="preserve">in predicting which direction </w:t>
      </w:r>
      <w:r>
        <w:rPr>
          <w:rFonts w:cstheme="minorHAnsi"/>
          <w:lang w:val="en-US"/>
        </w:rPr>
        <w:t>the</w:t>
      </w:r>
      <w:r w:rsidRPr="006D69C5">
        <w:rPr>
          <w:rFonts w:cstheme="minorHAnsi"/>
          <w:lang w:val="en-US"/>
        </w:rPr>
        <w:t xml:space="preserve"> group </w:t>
      </w:r>
      <w:r>
        <w:rPr>
          <w:rFonts w:cstheme="minorHAnsi"/>
          <w:lang w:val="en-US"/>
        </w:rPr>
        <w:t>will move next</w:t>
      </w:r>
      <w:r w:rsidRPr="006D69C5">
        <w:rPr>
          <w:rFonts w:cstheme="minorHAnsi"/>
          <w:lang w:val="en-US"/>
        </w:rPr>
        <w:t xml:space="preserve">, or when it will accelerate. Though </w:t>
      </w:r>
      <w:r>
        <w:rPr>
          <w:rFonts w:cstheme="minorHAnsi"/>
          <w:lang w:val="en-US"/>
        </w:rPr>
        <w:t>studies of collective movement in fish</w:t>
      </w:r>
      <w:r w:rsidR="0043299C">
        <w:rPr>
          <w:rFonts w:cstheme="minorHAnsi"/>
          <w:lang w:val="en-US"/>
        </w:rPr>
        <w:t xml:space="preserve"> </w:t>
      </w:r>
      <w:r w:rsidR="0043299C">
        <w:rPr>
          <w:rFonts w:cstheme="minorHAnsi"/>
          <w:lang w:val="en-US"/>
        </w:rPr>
        <w:fldChar w:fldCharType="begin"/>
      </w:r>
      <w:r w:rsidR="0043299C">
        <w:rPr>
          <w:rFonts w:cstheme="minorHAnsi"/>
          <w:lang w:val="en-US"/>
        </w:rPr>
        <w:instrText xml:space="preserve"> ADDIN ZOTERO_ITEM CSL_CITATION {"citationID":"8lF3TlTE","properties":{"formattedCitation":"(Herbert-Read et al. 2011; Katz et al. 2011)","plainCitation":"(Herbert-Read et al. 2011; Katz et al. 2011)","noteIndex":0},"citationItems":[{"id":2811,"uris":["http://zotero.org/users/5080349/items/D3GTCS5C"],"uri":["http://zotero.org/users/5080349/items/D3GTCS5C"],"itemData":{"id":2811,"type":"article-journal","abstract":"Collective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D."}],"issued":{"date-parts":[["2011",11,15]]}}}],"schema":"https://github.com/citation-style-language/schema/raw/master/csl-citation.json"} </w:instrText>
      </w:r>
      <w:r w:rsidR="0043299C">
        <w:rPr>
          <w:rFonts w:cstheme="minorHAnsi"/>
          <w:lang w:val="en-US"/>
        </w:rPr>
        <w:fldChar w:fldCharType="separate"/>
      </w:r>
      <w:r w:rsidR="0043299C" w:rsidRPr="0043299C">
        <w:rPr>
          <w:rFonts w:ascii="Calibri" w:hAnsi="Calibri" w:cs="Calibri"/>
        </w:rPr>
        <w:t>(Herbert-Read et al. 2011; Katz et al. 2011)</w:t>
      </w:r>
      <w:r w:rsidR="0043299C">
        <w:rPr>
          <w:rFonts w:cstheme="minorHAnsi"/>
          <w:lang w:val="en-US"/>
        </w:rPr>
        <w:fldChar w:fldCharType="end"/>
      </w:r>
      <w:r>
        <w:rPr>
          <w:rFonts w:cstheme="minorHAnsi"/>
          <w:lang w:val="en-US"/>
        </w:rPr>
        <w:t xml:space="preserve"> or birds </w:t>
      </w:r>
      <w:r>
        <w:rPr>
          <w:rFonts w:cstheme="minorHAnsi"/>
          <w:lang w:val="en-US"/>
        </w:rPr>
        <w:fldChar w:fldCharType="begin"/>
      </w:r>
      <w:r w:rsidR="0043299C">
        <w:rPr>
          <w:rFonts w:cstheme="minorHAnsi"/>
          <w:lang w:val="en-US"/>
        </w:rPr>
        <w:instrText xml:space="preserve"> ADDIN ZOTERO_ITEM CSL_CITATION {"citationID":"pUwO3iXH","properties":{"formattedCitation":"(Ballerini et al. 2008; Nagy et al. 2010)","plainCitation":"(Ballerini et al. 2008; Nagy et al. 2010)","noteIndex":0},"citationItems":[{"id":71,"uris":["http://zotero.org/users/5080349/items/G8QUHI5Z"],"uri":["http://zotero.org/users/5080349/items/G8QUHI5Z"],"itemData":{"id":71,"type":"article-journal","abstract":"Numerical models indicate that collective animal behavior may emerge from simple local rules of interaction among the individuals. However, very little is known about the nature of such interaction, so that models and theories mostly rely on aprioristic assumptions. By reconstructing the three-dimensional positions of individual birds in airborne flocks of a few thousand members, we show that the interaction does not depend on the metric distance, as most current models and theories assume, but rather on the topological distance. In fact, we discovered that each bird interacts on average with a fixed number of neighbors (six to seven), rather than with all neighbors within a fixed metric distance. We argue that a topological interaction is indispensable to maintain a flock's cohesion against the large density changes caused by external perturbations, typically predation. We support this hypothesis by numerical simulations, showing that a topological interaction grants significantly higher cohesion of the aggregation compared with a standard metric one.","container-title":"Proceedings of the National Academy of Sciences","DOI":"10.1073/pnas.0711437105","ISSN":"0027-8424, 1091-6490","issue":"4","journalAbbreviation":"PNAS","language":"en","note":"PMID: 18227508","page":"1232-1237","source":"www.pnas.org","title":"Interaction ruling animal collective behavior depends on topological rather than metric distance: Evidence from a field study","title-short":"Interaction ruling animal collective behavior depends on topological rather than metric distance","volume":"105","author":[{"family":"Ballerini","given":"M."},{"family":"Cabibbo","given":"N."},{"family":"Candelier","given":"R."},{"family":"Cavagna","given":"A."},{"family":"Cisbani","given":"E."},{"family":"Giardina","given":"I."},{"family":"Lecomte","given":"V."},{"family":"Orlandi","given":"A."},{"family":"Parisi","given":"G."},{"family":"Procaccini","given":"A."},{"family":"Viale","given":"M."},{"family":"Zdravkovic","given":"V."}],"issued":{"date-parts":[["2008",1,29]]}}},{"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Ballerini</w:t>
      </w:r>
      <w:proofErr w:type="spellEnd"/>
      <w:r w:rsidR="0043299C" w:rsidRPr="0043299C">
        <w:rPr>
          <w:rFonts w:ascii="Calibri" w:hAnsi="Calibri" w:cs="Calibri"/>
          <w:lang w:val="en-US"/>
        </w:rPr>
        <w:t xml:space="preserve"> et al. 2008; Nagy et al. 2010)</w:t>
      </w:r>
      <w:r>
        <w:rPr>
          <w:rFonts w:cstheme="minorHAnsi"/>
          <w:lang w:val="en-US"/>
        </w:rPr>
        <w:fldChar w:fldCharType="end"/>
      </w:r>
      <w:r>
        <w:rPr>
          <w:rFonts w:cstheme="minorHAnsi"/>
          <w:lang w:val="en-US"/>
        </w:rPr>
        <w:t xml:space="preserve"> </w:t>
      </w:r>
      <w:r w:rsidRPr="006D69C5">
        <w:rPr>
          <w:rFonts w:cstheme="minorHAnsi"/>
          <w:lang w:val="en-US"/>
        </w:rPr>
        <w:t xml:space="preserve">often </w:t>
      </w:r>
      <w:r>
        <w:rPr>
          <w:rFonts w:cstheme="minorHAnsi"/>
          <w:lang w:val="en-US"/>
        </w:rPr>
        <w:t>found</w:t>
      </w:r>
      <w:r w:rsidRPr="006D69C5">
        <w:rPr>
          <w:rFonts w:cstheme="minorHAnsi"/>
          <w:lang w:val="en-US"/>
        </w:rPr>
        <w:t xml:space="preserve"> individual position to be an important predictor of where other individuals are going to be moving next, our findings make sense in the light of the particular type of movement exhibited by </w:t>
      </w:r>
      <w:r>
        <w:rPr>
          <w:rFonts w:cstheme="minorHAnsi"/>
          <w:lang w:val="en-US"/>
        </w:rPr>
        <w:t xml:space="preserve">terrestrial animal groups such as </w:t>
      </w:r>
      <w:r w:rsidRPr="006D69C5">
        <w:rPr>
          <w:rFonts w:cstheme="minorHAnsi"/>
          <w:lang w:val="en-US"/>
        </w:rPr>
        <w:t>meerkat</w:t>
      </w:r>
      <w:ins w:id="441" w:author="Microsoft Office User" w:date="2022-01-18T14:46:00Z">
        <w:r w:rsidR="001975BA">
          <w:rPr>
            <w:rFonts w:cstheme="minorHAnsi"/>
            <w:lang w:val="en-US"/>
          </w:rPr>
          <w:t>s</w:t>
        </w:r>
      </w:ins>
      <w:r w:rsidRPr="006D69C5">
        <w:rPr>
          <w:rFonts w:cstheme="minorHAnsi"/>
          <w:lang w:val="en-US"/>
        </w:rPr>
        <w:t>. Indeed, contrary to animals in the studies cited above which tend to be always in</w:t>
      </w:r>
      <w:r>
        <w:rPr>
          <w:rFonts w:cstheme="minorHAnsi"/>
          <w:lang w:val="en-US"/>
        </w:rPr>
        <w:t xml:space="preserve"> polarized</w:t>
      </w:r>
      <w:r w:rsidRPr="006D69C5">
        <w:rPr>
          <w:rFonts w:cstheme="minorHAnsi"/>
          <w:lang w:val="en-US"/>
        </w:rPr>
        <w:t xml:space="preserve"> motion and for which therefore position is a strong indicator of direction, a lot of the time each individual meerkat is foraging independently from others while the group as a whole is relatively stationary</w:t>
      </w:r>
      <w:r>
        <w:rPr>
          <w:rFonts w:cstheme="minorHAnsi"/>
          <w:lang w:val="en-US"/>
        </w:rPr>
        <w:t>.</w:t>
      </w:r>
      <w:r w:rsidRPr="006D69C5">
        <w:rPr>
          <w:rFonts w:cstheme="minorHAnsi"/>
          <w:lang w:val="en-US"/>
        </w:rPr>
        <w:t xml:space="preserve"> </w:t>
      </w:r>
      <w:r>
        <w:rPr>
          <w:rFonts w:cstheme="minorHAnsi"/>
          <w:lang w:val="en-US"/>
        </w:rPr>
        <w:t>Thus,</w:t>
      </w:r>
      <w:r w:rsidRPr="006D69C5">
        <w:rPr>
          <w:rFonts w:cstheme="minorHAnsi"/>
          <w:lang w:val="en-US"/>
        </w:rPr>
        <w:t xml:space="preserve"> their </w:t>
      </w:r>
      <w:r>
        <w:rPr>
          <w:rFonts w:cstheme="minorHAnsi"/>
          <w:lang w:val="en-US"/>
        </w:rPr>
        <w:t xml:space="preserve">current </w:t>
      </w:r>
      <w:r w:rsidRPr="006D69C5">
        <w:rPr>
          <w:rFonts w:cstheme="minorHAnsi"/>
          <w:lang w:val="en-US"/>
        </w:rPr>
        <w:t xml:space="preserve">position in the group doesn’t necessarily entail the direction where they want to go next. Rather, </w:t>
      </w:r>
      <w:r>
        <w:rPr>
          <w:rFonts w:cstheme="minorHAnsi"/>
          <w:lang w:val="en-US"/>
        </w:rPr>
        <w:t>our</w:t>
      </w:r>
      <w:r w:rsidRPr="006D69C5">
        <w:rPr>
          <w:rFonts w:cstheme="minorHAnsi"/>
          <w:lang w:val="en-US"/>
        </w:rPr>
        <w:t xml:space="preserve"> results</w:t>
      </w:r>
      <w:r>
        <w:rPr>
          <w:rFonts w:cstheme="minorHAnsi"/>
          <w:lang w:val="en-US"/>
        </w:rPr>
        <w:t xml:space="preserve"> indicate that </w:t>
      </w:r>
      <w:r>
        <w:rPr>
          <w:rFonts w:cstheme="minorHAnsi"/>
          <w:lang w:val="en-US"/>
        </w:rPr>
        <w:lastRenderedPageBreak/>
        <w:t>meerkat’s</w:t>
      </w:r>
      <w:r w:rsidRPr="006D69C5">
        <w:rPr>
          <w:rFonts w:cstheme="minorHAnsi"/>
          <w:lang w:val="en-US"/>
        </w:rPr>
        <w:t xml:space="preserve"> likelihood to influence the group’s direction of movement increases with the speed at which they move </w:t>
      </w:r>
      <w:r>
        <w:rPr>
          <w:rFonts w:cstheme="minorHAnsi"/>
          <w:lang w:val="en-US"/>
        </w:rPr>
        <w:t>in</w:t>
      </w:r>
      <w:r w:rsidRPr="006D69C5">
        <w:rPr>
          <w:rFonts w:cstheme="minorHAnsi"/>
          <w:lang w:val="en-US"/>
        </w:rPr>
        <w:t xml:space="preserve"> that particular direction.</w:t>
      </w:r>
      <w:r>
        <w:rPr>
          <w:rFonts w:cstheme="minorHAnsi"/>
          <w:lang w:val="en-US"/>
        </w:rPr>
        <w:t xml:space="preserve"> Individuals therefore likely draw information more from the movement than the location of others. </w:t>
      </w:r>
      <w:commentRangeEnd w:id="440"/>
      <w:r w:rsidR="00752F44">
        <w:rPr>
          <w:rStyle w:val="CommentReference"/>
          <w:lang w:val="en-CA" w:bidi="he-IL"/>
        </w:rPr>
        <w:commentReference w:id="440"/>
      </w:r>
    </w:p>
    <w:p w14:paraId="7837C1CD" w14:textId="350DF7B0" w:rsidR="00CC6EA4" w:rsidRDefault="00CC6EA4" w:rsidP="00CC6EA4">
      <w:pPr>
        <w:spacing w:line="360" w:lineRule="auto"/>
        <w:jc w:val="both"/>
        <w:rPr>
          <w:rFonts w:cstheme="minorHAnsi"/>
          <w:lang w:val="en-US"/>
        </w:rPr>
      </w:pPr>
      <w:r>
        <w:rPr>
          <w:rFonts w:cstheme="minorHAnsi"/>
          <w:lang w:val="en-US"/>
        </w:rPr>
        <w:t>A</w:t>
      </w:r>
      <w:r w:rsidRPr="006D69C5">
        <w:rPr>
          <w:rFonts w:cstheme="minorHAnsi"/>
          <w:lang w:val="en-US"/>
        </w:rPr>
        <w:t xml:space="preserve">cross </w:t>
      </w:r>
      <w:r>
        <w:rPr>
          <w:rFonts w:cstheme="minorHAnsi"/>
          <w:lang w:val="en-US"/>
        </w:rPr>
        <w:t>the</w:t>
      </w:r>
      <w:r w:rsidRPr="006D69C5">
        <w:rPr>
          <w:rFonts w:cstheme="minorHAnsi"/>
          <w:lang w:val="en-US"/>
        </w:rPr>
        <w:t xml:space="preserve"> </w:t>
      </w:r>
      <w:r>
        <w:rPr>
          <w:rFonts w:cstheme="minorHAnsi"/>
          <w:lang w:val="en-US"/>
        </w:rPr>
        <w:t>five</w:t>
      </w:r>
      <w:r w:rsidRPr="006D69C5">
        <w:rPr>
          <w:rFonts w:cstheme="minorHAnsi"/>
          <w:lang w:val="en-US"/>
        </w:rPr>
        <w:t xml:space="preserve"> </w:t>
      </w:r>
      <w:r>
        <w:rPr>
          <w:rFonts w:cstheme="minorHAnsi"/>
          <w:lang w:val="en-US"/>
        </w:rPr>
        <w:t>social</w:t>
      </w:r>
      <w:r w:rsidRPr="006D69C5">
        <w:rPr>
          <w:rFonts w:cstheme="minorHAnsi"/>
          <w:lang w:val="en-US"/>
        </w:rPr>
        <w:t xml:space="preserve"> groups</w:t>
      </w:r>
      <w:r>
        <w:rPr>
          <w:rFonts w:cstheme="minorHAnsi"/>
          <w:lang w:val="en-US"/>
        </w:rPr>
        <w:t xml:space="preserve"> we monitored</w:t>
      </w:r>
      <w:r w:rsidRPr="006D69C5">
        <w:rPr>
          <w:rFonts w:cstheme="minorHAnsi"/>
          <w:lang w:val="en-US"/>
        </w:rPr>
        <w:t xml:space="preserve">, </w:t>
      </w:r>
      <w:del w:id="442" w:author="Microsoft Office User" w:date="2022-01-18T14:56:00Z">
        <w:r w:rsidDel="0032111E">
          <w:rPr>
            <w:rFonts w:cstheme="minorHAnsi"/>
            <w:lang w:val="en-CA"/>
          </w:rPr>
          <w:delText xml:space="preserve">the </w:delText>
        </w:r>
      </w:del>
      <w:ins w:id="443" w:author="Microsoft Office User" w:date="2022-01-18T14:56:00Z">
        <w:r w:rsidR="0032111E">
          <w:rPr>
            <w:rFonts w:cstheme="minorHAnsi"/>
            <w:lang w:val="en-CA"/>
          </w:rPr>
          <w:t>each group’s</w:t>
        </w:r>
        <w:r w:rsidR="0032111E">
          <w:rPr>
            <w:rFonts w:cstheme="minorHAnsi"/>
            <w:lang w:val="en-CA"/>
          </w:rPr>
          <w:t xml:space="preserve"> </w:t>
        </w:r>
      </w:ins>
      <w:r>
        <w:rPr>
          <w:rFonts w:cstheme="minorHAnsi"/>
          <w:lang w:val="en-CA"/>
        </w:rPr>
        <w:t>dominant female</w:t>
      </w:r>
      <w:del w:id="444" w:author="Microsoft Office User" w:date="2022-01-18T14:56:00Z">
        <w:r w:rsidDel="0032111E">
          <w:rPr>
            <w:rFonts w:cstheme="minorHAnsi"/>
            <w:lang w:val="en-CA"/>
          </w:rPr>
          <w:delText>s</w:delText>
        </w:r>
      </w:del>
      <w:r>
        <w:rPr>
          <w:rFonts w:cstheme="minorHAnsi"/>
          <w:lang w:val="en-CA"/>
        </w:rPr>
        <w:t xml:space="preserve"> represented </w:t>
      </w:r>
      <w:ins w:id="445" w:author="Microsoft Office User" w:date="2022-01-18T14:56:00Z">
        <w:r w:rsidR="0032111E">
          <w:rPr>
            <w:rFonts w:cstheme="minorHAnsi"/>
            <w:lang w:val="en-CA"/>
          </w:rPr>
          <w:t xml:space="preserve">a </w:t>
        </w:r>
      </w:ins>
      <w:r>
        <w:rPr>
          <w:rFonts w:cstheme="minorHAnsi"/>
          <w:lang w:val="en-CA"/>
        </w:rPr>
        <w:t>clear outlier</w:t>
      </w:r>
      <w:del w:id="446" w:author="Microsoft Office User" w:date="2022-01-18T14:56:00Z">
        <w:r w:rsidDel="0032111E">
          <w:rPr>
            <w:rFonts w:cstheme="minorHAnsi"/>
            <w:lang w:val="en-CA"/>
          </w:rPr>
          <w:delText>s</w:delText>
        </w:r>
      </w:del>
      <w:r>
        <w:rPr>
          <w:rFonts w:cstheme="minorHAnsi"/>
          <w:lang w:val="en-CA"/>
        </w:rPr>
        <w:t xml:space="preserve"> in terms of turning influence</w:t>
      </w:r>
      <w:r>
        <w:rPr>
          <w:rFonts w:cstheme="minorHAnsi"/>
          <w:lang w:val="en-US"/>
        </w:rPr>
        <w:t>.</w:t>
      </w:r>
      <w:r w:rsidRPr="006D69C5">
        <w:rPr>
          <w:rFonts w:cstheme="minorHAnsi"/>
          <w:lang w:val="en-US"/>
        </w:rPr>
        <w:t xml:space="preserve"> </w:t>
      </w:r>
      <w:r>
        <w:rPr>
          <w:rFonts w:cstheme="minorHAnsi"/>
          <w:lang w:val="en-US"/>
        </w:rPr>
        <w:t>Dominant females had</w:t>
      </w:r>
      <w:r w:rsidRPr="006D69C5">
        <w:rPr>
          <w:rFonts w:cstheme="minorHAnsi"/>
          <w:lang w:val="en-US"/>
        </w:rPr>
        <w:t xml:space="preserve"> significantly higher </w:t>
      </w:r>
      <w:r>
        <w:rPr>
          <w:rFonts w:cstheme="minorHAnsi"/>
          <w:lang w:val="en-US"/>
        </w:rPr>
        <w:t xml:space="preserve">movement </w:t>
      </w:r>
      <w:r w:rsidRPr="006D69C5">
        <w:rPr>
          <w:rFonts w:cstheme="minorHAnsi"/>
          <w:lang w:val="en-US"/>
        </w:rPr>
        <w:t xml:space="preserve">turning influence, meaning that the rest of the group </w:t>
      </w:r>
      <w:r>
        <w:rPr>
          <w:rFonts w:cstheme="minorHAnsi"/>
          <w:lang w:val="en-US"/>
        </w:rPr>
        <w:t>was</w:t>
      </w:r>
      <w:r w:rsidRPr="006D69C5">
        <w:rPr>
          <w:rFonts w:cstheme="minorHAnsi"/>
          <w:lang w:val="en-US"/>
        </w:rPr>
        <w:t xml:space="preserve"> more likely to </w:t>
      </w:r>
      <w:r>
        <w:rPr>
          <w:rFonts w:cstheme="minorHAnsi"/>
          <w:lang w:val="en-US"/>
        </w:rPr>
        <w:t xml:space="preserve">follow </w:t>
      </w:r>
      <w:del w:id="447" w:author="Microsoft Office User" w:date="2022-01-18T17:08:00Z">
        <w:r w:rsidDel="00752F44">
          <w:rPr>
            <w:rFonts w:cstheme="minorHAnsi"/>
            <w:lang w:val="en-US"/>
          </w:rPr>
          <w:delText xml:space="preserve">her </w:delText>
        </w:r>
      </w:del>
      <w:ins w:id="448" w:author="Microsoft Office User" w:date="2022-01-18T17:08:00Z">
        <w:r w:rsidR="00752F44">
          <w:rPr>
            <w:rFonts w:cstheme="minorHAnsi"/>
            <w:lang w:val="en-US"/>
          </w:rPr>
          <w:t>their</w:t>
        </w:r>
        <w:r w:rsidR="00752F44">
          <w:rPr>
            <w:rFonts w:cstheme="minorHAnsi"/>
            <w:lang w:val="en-US"/>
          </w:rPr>
          <w:t xml:space="preserve"> </w:t>
        </w:r>
      </w:ins>
      <w:r>
        <w:rPr>
          <w:rFonts w:cstheme="minorHAnsi"/>
          <w:lang w:val="en-US"/>
        </w:rPr>
        <w:t>movement direction</w:t>
      </w:r>
      <w:ins w:id="449" w:author="Microsoft Office User" w:date="2022-01-18T17:08:00Z">
        <w:r w:rsidR="00752F44">
          <w:rPr>
            <w:rFonts w:cstheme="minorHAnsi"/>
            <w:lang w:val="en-US"/>
          </w:rPr>
          <w:t>s</w:t>
        </w:r>
      </w:ins>
      <w:r>
        <w:rPr>
          <w:rFonts w:cstheme="minorHAnsi"/>
          <w:lang w:val="en-US"/>
        </w:rPr>
        <w:t xml:space="preserve"> </w:t>
      </w:r>
      <w:r w:rsidRPr="006D69C5">
        <w:rPr>
          <w:rFonts w:cstheme="minorHAnsi"/>
          <w:lang w:val="en-US"/>
        </w:rPr>
        <w:t xml:space="preserve">than </w:t>
      </w:r>
      <w:ins w:id="450" w:author="Microsoft Office User" w:date="2022-01-18T17:08:00Z">
        <w:r w:rsidR="00752F44">
          <w:rPr>
            <w:rFonts w:cstheme="minorHAnsi"/>
            <w:lang w:val="en-US"/>
          </w:rPr>
          <w:t xml:space="preserve">that of </w:t>
        </w:r>
      </w:ins>
      <w:r w:rsidRPr="006D69C5">
        <w:rPr>
          <w:rFonts w:cstheme="minorHAnsi"/>
          <w:lang w:val="en-US"/>
        </w:rPr>
        <w:t>any</w:t>
      </w:r>
      <w:r>
        <w:rPr>
          <w:rFonts w:cstheme="minorHAnsi"/>
          <w:lang w:val="en-US"/>
        </w:rPr>
        <w:t xml:space="preserve"> of the</w:t>
      </w:r>
      <w:r w:rsidRPr="006D69C5">
        <w:rPr>
          <w:rFonts w:cstheme="minorHAnsi"/>
          <w:lang w:val="en-US"/>
        </w:rPr>
        <w:t xml:space="preserve"> other statuses</w:t>
      </w:r>
      <w:ins w:id="451" w:author="Microsoft Office User" w:date="2022-01-18T14:55:00Z">
        <w:r w:rsidR="0032111E">
          <w:rPr>
            <w:rFonts w:asciiTheme="majorHAnsi" w:hAnsiTheme="majorHAnsi" w:cstheme="majorHAnsi"/>
            <w:lang w:val="en-US"/>
          </w:rPr>
          <w:t xml:space="preserve">. </w:t>
        </w:r>
      </w:ins>
      <w:del w:id="452" w:author="Microsoft Office User" w:date="2022-01-18T14:55:00Z">
        <w:r w:rsidDel="0032111E">
          <w:rPr>
            <w:rFonts w:asciiTheme="majorHAnsi" w:hAnsiTheme="majorHAnsi" w:cstheme="majorHAnsi"/>
            <w:lang w:val="en-US"/>
          </w:rPr>
          <w:delText>, c</w:delText>
        </w:r>
        <w:r w:rsidDel="0032111E">
          <w:rPr>
            <w:rFonts w:eastAsia="Arial" w:cstheme="minorHAnsi"/>
            <w:color w:val="000000"/>
            <w:lang w:val="en-US"/>
          </w:rPr>
          <w:delText>ontrary to</w:delText>
        </w:r>
      </w:del>
      <w:ins w:id="453" w:author="Microsoft Office User" w:date="2022-01-18T14:55:00Z">
        <w:r w:rsidR="0032111E">
          <w:rPr>
            <w:rFonts w:asciiTheme="majorHAnsi" w:hAnsiTheme="majorHAnsi" w:cstheme="majorHAnsi"/>
            <w:lang w:val="en-US"/>
          </w:rPr>
          <w:t>In contrast,</w:t>
        </w:r>
      </w:ins>
      <w:r>
        <w:rPr>
          <w:rFonts w:eastAsia="Arial" w:cstheme="minorHAnsi"/>
          <w:color w:val="000000"/>
          <w:lang w:val="en-US"/>
        </w:rPr>
        <w:t xml:space="preserve"> </w:t>
      </w:r>
      <w:r w:rsidRPr="00E36B08">
        <w:rPr>
          <w:rFonts w:eastAsia="Arial" w:cstheme="minorHAnsi"/>
          <w:color w:val="000000"/>
          <w:lang w:val="en-US"/>
        </w:rPr>
        <w:t>dominant male</w:t>
      </w:r>
      <w:r>
        <w:rPr>
          <w:rFonts w:eastAsia="Arial" w:cstheme="minorHAnsi"/>
          <w:color w:val="000000"/>
          <w:lang w:val="en-US"/>
        </w:rPr>
        <w:t>s</w:t>
      </w:r>
      <w:ins w:id="454" w:author="Microsoft Office User" w:date="2022-01-18T14:55:00Z">
        <w:r w:rsidR="0032111E">
          <w:rPr>
            <w:rFonts w:eastAsia="Arial" w:cstheme="minorHAnsi"/>
            <w:color w:val="000000"/>
            <w:lang w:val="en-US"/>
          </w:rPr>
          <w:t xml:space="preserve"> did not appear to have outsized influence relative to other adults</w:t>
        </w:r>
      </w:ins>
      <w:ins w:id="455" w:author="Microsoft Office User" w:date="2022-01-18T14:56:00Z">
        <w:r w:rsidR="0032111E">
          <w:rPr>
            <w:rFonts w:eastAsia="Arial" w:cstheme="minorHAnsi"/>
            <w:color w:val="000000"/>
            <w:lang w:val="en-US"/>
          </w:rPr>
          <w:t xml:space="preserve"> in social groups</w:t>
        </w:r>
      </w:ins>
      <w:r w:rsidRPr="00E36B08">
        <w:rPr>
          <w:rFonts w:cstheme="minorHAnsi"/>
          <w:lang w:val="en-US"/>
        </w:rPr>
        <w:t>.</w:t>
      </w:r>
      <w:r w:rsidRPr="006D69C5">
        <w:rPr>
          <w:rFonts w:cstheme="minorHAnsi"/>
          <w:lang w:val="en-US"/>
        </w:rPr>
        <w:t xml:space="preserve"> </w:t>
      </w:r>
      <w:ins w:id="456" w:author="Microsoft Office User" w:date="2022-01-18T17:08:00Z">
        <w:r w:rsidR="00752F44">
          <w:rPr>
            <w:rFonts w:cstheme="minorHAnsi"/>
            <w:lang w:val="en-US"/>
          </w:rPr>
          <w:t>The finding that dominant females</w:t>
        </w:r>
      </w:ins>
      <w:ins w:id="457" w:author="Microsoft Office User" w:date="2022-01-18T17:09:00Z">
        <w:r w:rsidR="00752F44">
          <w:rPr>
            <w:rFonts w:cstheme="minorHAnsi"/>
            <w:lang w:val="en-US"/>
          </w:rPr>
          <w:t xml:space="preserve"> appear to wield more influence than dominant males </w:t>
        </w:r>
      </w:ins>
      <w:del w:id="458" w:author="Microsoft Office User" w:date="2022-01-18T17:09:00Z">
        <w:r w:rsidDel="00752F44">
          <w:rPr>
            <w:rFonts w:cstheme="minorHAnsi"/>
            <w:lang w:val="en-US"/>
          </w:rPr>
          <w:delText>Many other studies in mammals have found females to be more influential than males regarding group movement</w:delText>
        </w:r>
      </w:del>
      <w:ins w:id="459" w:author="Microsoft Office User" w:date="2022-01-18T17:09:00Z">
        <w:r w:rsidR="00752F44">
          <w:rPr>
            <w:rFonts w:cstheme="minorHAnsi"/>
            <w:lang w:val="en-US"/>
          </w:rPr>
          <w:t xml:space="preserve">is consistent with studies of other social mammals </w:t>
        </w:r>
      </w:ins>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{"citationID":"NxjCSuAR","properties":{"formattedCitation":"(Holekamp et al. 2000; Barelli et al. 2008; Van Belle et al. 2013; Tokuyama and Furuichi 2017)","plainCitation":"(Holekamp et al. 2000; Barelli et al. 2008; Van Belle et al. 2013; Tokuyama and Furuichi 2017)","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Holekamp</w:t>
      </w:r>
      <w:proofErr w:type="spellEnd"/>
      <w:r w:rsidR="0043299C" w:rsidRPr="0043299C">
        <w:rPr>
          <w:rFonts w:ascii="Calibri" w:hAnsi="Calibri" w:cs="Calibri"/>
          <w:lang w:val="en-US"/>
        </w:rPr>
        <w:t xml:space="preserve"> et al. 2000; </w:t>
      </w:r>
      <w:proofErr w:type="spellStart"/>
      <w:r w:rsidR="0043299C" w:rsidRPr="0043299C">
        <w:rPr>
          <w:rFonts w:ascii="Calibri" w:hAnsi="Calibri" w:cs="Calibri"/>
          <w:lang w:val="en-US"/>
        </w:rPr>
        <w:t>Barelli</w:t>
      </w:r>
      <w:proofErr w:type="spellEnd"/>
      <w:r w:rsidR="0043299C" w:rsidRPr="0043299C">
        <w:rPr>
          <w:rFonts w:ascii="Calibri" w:hAnsi="Calibri" w:cs="Calibri"/>
          <w:lang w:val="en-US"/>
        </w:rPr>
        <w:t xml:space="preserve"> et al. 2008; Van Belle et al. 2013; Tokuyama and </w:t>
      </w:r>
      <w:proofErr w:type="spellStart"/>
      <w:r w:rsidR="0043299C" w:rsidRPr="0043299C">
        <w:rPr>
          <w:rFonts w:ascii="Calibri" w:hAnsi="Calibri" w:cs="Calibri"/>
          <w:lang w:val="en-US"/>
        </w:rPr>
        <w:t>Furuichi</w:t>
      </w:r>
      <w:proofErr w:type="spellEnd"/>
      <w:r w:rsidR="0043299C" w:rsidRPr="0043299C">
        <w:rPr>
          <w:rFonts w:ascii="Calibri" w:hAnsi="Calibri" w:cs="Calibri"/>
          <w:lang w:val="en-US"/>
        </w:rPr>
        <w:t xml:space="preserve"> 2017)</w:t>
      </w:r>
      <w:r>
        <w:rPr>
          <w:rFonts w:cstheme="minorHAnsi"/>
          <w:lang w:val="en-US"/>
        </w:rPr>
        <w:fldChar w:fldCharType="end"/>
      </w:r>
      <w:ins w:id="460" w:author="Microsoft Office User" w:date="2022-01-18T17:10:00Z">
        <w:r w:rsidR="00752F44">
          <w:rPr>
            <w:rFonts w:cstheme="minorHAnsi"/>
            <w:lang w:val="en-US"/>
          </w:rPr>
          <w:t xml:space="preserve">. These results are often </w:t>
        </w:r>
      </w:ins>
      <w:del w:id="461" w:author="Microsoft Office User" w:date="2022-01-18T17:10:00Z">
        <w:r w:rsidDel="00752F44">
          <w:rPr>
            <w:rFonts w:cstheme="minorHAnsi"/>
            <w:lang w:val="en-US"/>
          </w:rPr>
          <w:delText xml:space="preserve">, </w:delText>
        </w:r>
      </w:del>
      <w:ins w:id="462" w:author="Microsoft Office User" w:date="2022-01-18T17:10:00Z">
        <w:r w:rsidR="00752F44">
          <w:rPr>
            <w:rFonts w:cstheme="minorHAnsi"/>
            <w:lang w:val="en-US"/>
          </w:rPr>
          <w:t xml:space="preserve">interpreted in light of the higher energetic requirements of reproduction in mammalian females, </w:t>
        </w:r>
      </w:ins>
      <w:ins w:id="463" w:author="Microsoft Office User" w:date="2022-01-18T17:11:00Z">
        <w:r w:rsidR="00752F44">
          <w:rPr>
            <w:rFonts w:cstheme="minorHAnsi"/>
            <w:lang w:val="en-US"/>
          </w:rPr>
          <w:t xml:space="preserve">with leadership potentially </w:t>
        </w:r>
      </w:ins>
      <w:del w:id="464" w:author="Microsoft Office User" w:date="2022-01-18T17:10:00Z">
        <w:r w:rsidDel="00752F44">
          <w:rPr>
            <w:rFonts w:cstheme="minorHAnsi"/>
            <w:lang w:val="en-US"/>
          </w:rPr>
          <w:delText xml:space="preserve">with the interpretation that this </w:delText>
        </w:r>
      </w:del>
      <w:r>
        <w:rPr>
          <w:rFonts w:cstheme="minorHAnsi"/>
          <w:lang w:val="en-US"/>
        </w:rPr>
        <w:t>provid</w:t>
      </w:r>
      <w:ins w:id="465" w:author="Microsoft Office User" w:date="2022-01-18T17:11:00Z">
        <w:r w:rsidR="00752F44">
          <w:rPr>
            <w:rFonts w:cstheme="minorHAnsi"/>
            <w:lang w:val="en-US"/>
          </w:rPr>
          <w:t>ing</w:t>
        </w:r>
      </w:ins>
      <w:del w:id="466" w:author="Microsoft Office User" w:date="2022-01-18T17:11:00Z">
        <w:r w:rsidDel="00752F44">
          <w:rPr>
            <w:rFonts w:cstheme="minorHAnsi"/>
            <w:lang w:val="en-US"/>
          </w:rPr>
          <w:delText>es</w:delText>
        </w:r>
      </w:del>
      <w:r>
        <w:rPr>
          <w:rFonts w:cstheme="minorHAnsi"/>
          <w:lang w:val="en-US"/>
        </w:rPr>
        <w:t xml:space="preserve"> </w:t>
      </w:r>
      <w:del w:id="467" w:author="Microsoft Office User" w:date="2022-01-18T17:11:00Z">
        <w:r w:rsidDel="00752F44">
          <w:rPr>
            <w:rFonts w:cstheme="minorHAnsi"/>
            <w:lang w:val="en-US"/>
          </w:rPr>
          <w:delText xml:space="preserve">them </w:delText>
        </w:r>
      </w:del>
      <w:ins w:id="468" w:author="Microsoft Office User" w:date="2022-01-18T17:11:00Z">
        <w:r w:rsidR="00752F44">
          <w:rPr>
            <w:rFonts w:cstheme="minorHAnsi"/>
            <w:lang w:val="en-US"/>
          </w:rPr>
          <w:t>females</w:t>
        </w:r>
        <w:r w:rsidR="00752F44">
          <w:rPr>
            <w:rFonts w:cstheme="minorHAnsi"/>
            <w:lang w:val="en-US"/>
          </w:rPr>
          <w:t xml:space="preserve"> </w:t>
        </w:r>
      </w:ins>
      <w:r>
        <w:rPr>
          <w:rFonts w:cstheme="minorHAnsi"/>
          <w:lang w:val="en-US"/>
        </w:rPr>
        <w:t xml:space="preserve">with priority </w:t>
      </w:r>
      <w:ins w:id="469" w:author="Microsoft Office User" w:date="2022-01-18T14:57:00Z">
        <w:r w:rsidR="0032111E">
          <w:rPr>
            <w:rFonts w:cstheme="minorHAnsi"/>
            <w:lang w:val="en-US"/>
          </w:rPr>
          <w:t xml:space="preserve">of </w:t>
        </w:r>
      </w:ins>
      <w:r>
        <w:rPr>
          <w:rFonts w:cstheme="minorHAnsi"/>
          <w:lang w:val="en-US"/>
        </w:rPr>
        <w:t xml:space="preserve">access to higher-quality resources, therefore compensating the costs of </w:t>
      </w:r>
      <w:del w:id="470" w:author="Microsoft Office User" w:date="2022-01-18T17:11:00Z">
        <w:r w:rsidDel="00752F44">
          <w:rPr>
            <w:rFonts w:cstheme="minorHAnsi"/>
            <w:lang w:val="en-US"/>
          </w:rPr>
          <w:delText>reproduction</w:delText>
        </w:r>
      </w:del>
      <w:ins w:id="471" w:author="Microsoft Office User" w:date="2022-01-18T17:11:00Z">
        <w:r w:rsidR="00752F44">
          <w:rPr>
            <w:rFonts w:cstheme="minorHAnsi"/>
            <w:lang w:val="en-US"/>
          </w:rPr>
          <w:t>pregnancy and/or lactation</w:t>
        </w:r>
      </w:ins>
      <w:r>
        <w:rPr>
          <w:rFonts w:cstheme="minorHAnsi"/>
          <w:lang w:val="en-US"/>
        </w:rPr>
        <w:t>.</w:t>
      </w:r>
      <w:del w:id="472" w:author="Microsoft Office User" w:date="2022-01-18T17:12:00Z">
        <w:r w:rsidDel="00752F44">
          <w:rPr>
            <w:rFonts w:cstheme="minorHAnsi"/>
            <w:lang w:val="en-US"/>
          </w:rPr>
          <w:delText xml:space="preserve"> </w:delText>
        </w:r>
      </w:del>
      <w:r>
        <w:rPr>
          <w:rFonts w:cstheme="minorHAnsi"/>
          <w:lang w:val="en-US"/>
        </w:rPr>
        <w:t xml:space="preserve"> The extent to which </w:t>
      </w:r>
      <w:del w:id="473" w:author="Microsoft Office User" w:date="2022-01-18T17:12:00Z">
        <w:r w:rsidDel="00D54D22">
          <w:rPr>
            <w:rFonts w:cstheme="minorHAnsi"/>
            <w:lang w:val="en-US"/>
          </w:rPr>
          <w:delText xml:space="preserve">this </w:delText>
        </w:r>
      </w:del>
      <w:ins w:id="474" w:author="Microsoft Office User" w:date="2022-01-18T17:12:00Z">
        <w:r w:rsidR="00D54D22">
          <w:rPr>
            <w:rFonts w:cstheme="minorHAnsi"/>
            <w:lang w:val="en-US"/>
          </w:rPr>
          <w:t>these arguments</w:t>
        </w:r>
        <w:r w:rsidR="00D54D22">
          <w:rPr>
            <w:rFonts w:cstheme="minorHAnsi"/>
            <w:lang w:val="en-US"/>
          </w:rPr>
          <w:t xml:space="preserve"> </w:t>
        </w:r>
      </w:ins>
      <w:del w:id="475" w:author="Microsoft Office User" w:date="2022-01-18T17:12:00Z">
        <w:r w:rsidDel="00D54D22">
          <w:rPr>
            <w:rFonts w:cstheme="minorHAnsi"/>
            <w:lang w:val="en-US"/>
          </w:rPr>
          <w:delText xml:space="preserve">is </w:delText>
        </w:r>
      </w:del>
      <w:r>
        <w:rPr>
          <w:rFonts w:cstheme="minorHAnsi"/>
          <w:lang w:val="en-US"/>
        </w:rPr>
        <w:t xml:space="preserve">also </w:t>
      </w:r>
      <w:del w:id="476" w:author="Microsoft Office User" w:date="2022-01-18T17:12:00Z">
        <w:r w:rsidDel="00D54D22">
          <w:rPr>
            <w:rFonts w:cstheme="minorHAnsi"/>
            <w:lang w:val="en-US"/>
          </w:rPr>
          <w:delText>the case in</w:delText>
        </w:r>
      </w:del>
      <w:ins w:id="477" w:author="Microsoft Office User" w:date="2022-01-18T17:12:00Z">
        <w:r w:rsidR="00D54D22">
          <w:rPr>
            <w:rFonts w:cstheme="minorHAnsi"/>
            <w:lang w:val="en-US"/>
          </w:rPr>
          <w:t>apply to</w:t>
        </w:r>
      </w:ins>
      <w:r>
        <w:rPr>
          <w:rFonts w:cstheme="minorHAnsi"/>
          <w:lang w:val="en-US"/>
        </w:rPr>
        <w:t xml:space="preserve"> meerkats is debatable. Indeed, meerkats are notable cooperative breeders </w:t>
      </w:r>
      <w:r>
        <w:rPr>
          <w:rFonts w:cstheme="minorHAnsi"/>
          <w:lang w:val="en-US"/>
        </w:rPr>
        <w:fldChar w:fldCharType="begin"/>
      </w:r>
      <w:r w:rsidR="0043299C">
        <w:rPr>
          <w:rFonts w:cstheme="minorHAnsi"/>
          <w:lang w:val="en-US"/>
        </w:rPr>
        <w:instrText xml:space="preserve"> ADDIN ZOTERO_ITEM CSL_CITATION {"citationID":"mPA8OQ7g","properties":{"formattedCitation":"(Clutton-Brock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Clutton</w:t>
      </w:r>
      <w:proofErr w:type="spellEnd"/>
      <w:r w:rsidR="0043299C" w:rsidRPr="0043299C">
        <w:rPr>
          <w:rFonts w:ascii="Calibri" w:hAnsi="Calibri" w:cs="Calibri"/>
          <w:lang w:val="en-US"/>
        </w:rPr>
        <w:t>-Brock et al. 1998)</w:t>
      </w:r>
      <w:r>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birth the cost of reproduction is distributed </w:t>
      </w:r>
      <w:del w:id="478" w:author="Microsoft Office User" w:date="2022-01-18T14:57:00Z">
        <w:r w:rsidDel="0032111E">
          <w:rPr>
            <w:rFonts w:cstheme="minorHAnsi"/>
            <w:lang w:val="en-US"/>
          </w:rPr>
          <w:delText xml:space="preserve">between </w:delText>
        </w:r>
      </w:del>
      <w:ins w:id="479" w:author="Microsoft Office User" w:date="2022-01-18T14:57:00Z">
        <w:r w:rsidR="0032111E">
          <w:rPr>
            <w:rFonts w:cstheme="minorHAnsi"/>
            <w:lang w:val="en-US"/>
          </w:rPr>
          <w:t>among</w:t>
        </w:r>
        <w:r w:rsidR="0032111E">
          <w:rPr>
            <w:rFonts w:cstheme="minorHAnsi"/>
            <w:lang w:val="en-US"/>
          </w:rPr>
          <w:t xml:space="preserve"> </w:t>
        </w:r>
      </w:ins>
      <w:r>
        <w:rPr>
          <w:rFonts w:cstheme="minorHAnsi"/>
          <w:lang w:val="en-US"/>
        </w:rPr>
        <w:t>group members.</w:t>
      </w:r>
      <w:ins w:id="480" w:author="Microsoft Office User" w:date="2022-01-18T17:12:00Z">
        <w:r w:rsidR="00D54D22">
          <w:rPr>
            <w:rFonts w:cstheme="minorHAnsi"/>
            <w:lang w:val="en-US"/>
          </w:rPr>
          <w:t xml:space="preserve"> In our study, we also found that dominant females wielded outsized influence over group direction regardless of their reproductive stat</w:t>
        </w:r>
      </w:ins>
      <w:ins w:id="481" w:author="Microsoft Office User" w:date="2022-01-18T17:13:00Z">
        <w:r w:rsidR="00D54D22">
          <w:rPr>
            <w:rFonts w:cstheme="minorHAnsi"/>
            <w:lang w:val="en-US"/>
          </w:rPr>
          <w:t>us (provide some info on it here or in the table).</w:t>
        </w:r>
      </w:ins>
      <w:r>
        <w:rPr>
          <w:rFonts w:cstheme="minorHAnsi"/>
          <w:lang w:val="en-US"/>
        </w:rPr>
        <w:t xml:space="preserve"> </w:t>
      </w:r>
      <w:r>
        <w:rPr>
          <w:rFonts w:cstheme="minorHAnsi"/>
          <w:lang w:val="en-CA"/>
        </w:rPr>
        <w:t xml:space="preserve">An alternative </w:t>
      </w:r>
      <w:del w:id="482" w:author="Microsoft Office User" w:date="2022-01-18T17:13:00Z">
        <w:r w:rsidDel="00D54D22">
          <w:rPr>
            <w:rFonts w:cstheme="minorHAnsi"/>
            <w:lang w:val="en-CA"/>
          </w:rPr>
          <w:delText xml:space="preserve">hypothesis </w:delText>
        </w:r>
      </w:del>
      <w:ins w:id="483" w:author="Microsoft Office User" w:date="2022-01-18T17:13:00Z">
        <w:r w:rsidR="00D54D22">
          <w:rPr>
            <w:rFonts w:cstheme="minorHAnsi"/>
            <w:lang w:val="en-CA"/>
          </w:rPr>
          <w:t>explanation</w:t>
        </w:r>
        <w:r w:rsidR="00D54D22">
          <w:rPr>
            <w:rFonts w:cstheme="minorHAnsi"/>
            <w:lang w:val="en-CA"/>
          </w:rPr>
          <w:t xml:space="preserve"> </w:t>
        </w:r>
      </w:ins>
      <w:r>
        <w:rPr>
          <w:rFonts w:cstheme="minorHAnsi"/>
          <w:lang w:val="en-CA"/>
        </w:rPr>
        <w:t xml:space="preserve">could be that </w:t>
      </w:r>
      <w:del w:id="484" w:author="Microsoft Office User" w:date="2022-01-18T17:13:00Z">
        <w:r w:rsidDel="00D54D22">
          <w:rPr>
            <w:rFonts w:cstheme="minorHAnsi"/>
            <w:lang w:val="en-CA"/>
          </w:rPr>
          <w:delText xml:space="preserve">individuals with more influence over group direction are the ones with more </w:delText>
        </w:r>
      </w:del>
      <w:r>
        <w:rPr>
          <w:rFonts w:cstheme="minorHAnsi"/>
          <w:lang w:val="en-CA"/>
        </w:rPr>
        <w:t xml:space="preserve">experience </w:t>
      </w:r>
      <w:del w:id="485" w:author="Microsoft Office User" w:date="2022-01-18T17:14:00Z">
        <w:r w:rsidDel="00D54D22">
          <w:rPr>
            <w:rFonts w:cstheme="minorHAnsi"/>
            <w:lang w:val="en-CA"/>
          </w:rPr>
          <w:delText>within the territory</w:delText>
        </w:r>
      </w:del>
      <w:ins w:id="486" w:author="Microsoft Office User" w:date="2022-01-18T17:13:00Z">
        <w:r w:rsidR="00D54D22">
          <w:rPr>
            <w:rFonts w:cstheme="minorHAnsi"/>
            <w:lang w:val="en-CA"/>
          </w:rPr>
          <w:t>drives influence patterns, with individuals</w:t>
        </w:r>
      </w:ins>
      <w:ins w:id="487" w:author="Microsoft Office User" w:date="2022-01-18T17:14:00Z">
        <w:r w:rsidR="00D54D22">
          <w:rPr>
            <w:rFonts w:cstheme="minorHAnsi"/>
            <w:lang w:val="en-CA"/>
          </w:rPr>
          <w:t xml:space="preserve"> more experienced in the territory</w:t>
        </w:r>
      </w:ins>
      <w:ins w:id="488" w:author="Microsoft Office User" w:date="2022-01-18T17:13:00Z">
        <w:r w:rsidR="00D54D22">
          <w:rPr>
            <w:rFonts w:cstheme="minorHAnsi"/>
            <w:lang w:val="en-CA"/>
          </w:rPr>
          <w:t xml:space="preserve"> more often influencing th</w:t>
        </w:r>
      </w:ins>
      <w:ins w:id="489" w:author="Microsoft Office User" w:date="2022-01-18T17:14:00Z">
        <w:r w:rsidR="00D54D22">
          <w:rPr>
            <w:rFonts w:cstheme="minorHAnsi"/>
            <w:lang w:val="en-CA"/>
          </w:rPr>
          <w:t>e group direction</w:t>
        </w:r>
      </w:ins>
      <w:r>
        <w:rPr>
          <w:rFonts w:cstheme="minorHAnsi"/>
          <w:lang w:val="en-CA"/>
        </w:rPr>
        <w:t>.</w:t>
      </w:r>
      <w:r w:rsidRPr="003649B8">
        <w:rPr>
          <w:rFonts w:cstheme="minorHAnsi"/>
          <w:lang w:val="en-CA"/>
        </w:rPr>
        <w:t xml:space="preserve"> </w:t>
      </w:r>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del w:id="490" w:author="Microsoft Office User" w:date="2022-01-18T17:14:00Z">
        <w:r w:rsidRPr="006D69C5" w:rsidDel="00D54D22">
          <w:rPr>
            <w:rFonts w:cstheme="minorHAnsi"/>
            <w:lang w:val="en-US"/>
          </w:rPr>
          <w:delText xml:space="preserve">within </w:delText>
        </w:r>
      </w:del>
      <w:ins w:id="491" w:author="Microsoft Office User" w:date="2022-01-18T17:14:00Z">
        <w:r w:rsidR="00D54D22">
          <w:rPr>
            <w:rFonts w:cstheme="minorHAnsi"/>
            <w:lang w:val="en-US"/>
          </w:rPr>
          <w:t>over</w:t>
        </w:r>
        <w:r w:rsidR="00D54D22" w:rsidRPr="006D69C5">
          <w:rPr>
            <w:rFonts w:cstheme="minorHAnsi"/>
            <w:lang w:val="en-US"/>
          </w:rPr>
          <w:t xml:space="preserve"> </w:t>
        </w:r>
      </w:ins>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Kranstauber</w:t>
      </w:r>
      <w:proofErr w:type="spellEnd"/>
      <w:r w:rsidR="0043299C" w:rsidRPr="0043299C">
        <w:rPr>
          <w:rFonts w:ascii="Calibri" w:hAnsi="Calibri" w:cs="Calibri"/>
          <w:lang w:val="en-US"/>
        </w:rPr>
        <w:t xml:space="preserve"> et al. 2019)</w:t>
      </w:r>
      <w:r>
        <w:rPr>
          <w:rFonts w:cstheme="minorHAnsi"/>
          <w:lang w:val="en-US"/>
        </w:rPr>
        <w:fldChar w:fldCharType="end"/>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del w:id="492" w:author="Microsoft Office User" w:date="2022-01-18T17:14:00Z">
        <w:r w:rsidRPr="006D69C5" w:rsidDel="00D54D22">
          <w:rPr>
            <w:rFonts w:cstheme="minorHAnsi"/>
            <w:lang w:val="en-US"/>
          </w:rPr>
          <w:delText xml:space="preserve">are </w:delText>
        </w:r>
      </w:del>
      <w:ins w:id="493" w:author="Microsoft Office User" w:date="2022-01-18T17:14:00Z">
        <w:r w:rsidR="00D54D22">
          <w:rPr>
            <w:rFonts w:cstheme="minorHAnsi"/>
            <w:lang w:val="en-US"/>
          </w:rPr>
          <w:t xml:space="preserve">typically </w:t>
        </w:r>
      </w:ins>
      <w:del w:id="494" w:author="Microsoft Office User" w:date="2022-01-18T17:14:00Z">
        <w:r w:rsidRPr="006D69C5" w:rsidDel="00D54D22">
          <w:rPr>
            <w:rFonts w:cstheme="minorHAnsi"/>
            <w:lang w:val="en-US"/>
          </w:rPr>
          <w:delText>the most experienced ones in terms of navigating within this</w:delText>
        </w:r>
      </w:del>
      <w:ins w:id="495" w:author="Microsoft Office User" w:date="2022-01-18T17:14:00Z">
        <w:r w:rsidR="00D54D22">
          <w:rPr>
            <w:rFonts w:cstheme="minorHAnsi"/>
            <w:lang w:val="en-US"/>
          </w:rPr>
          <w:t xml:space="preserve">have the most experience </w:t>
        </w:r>
      </w:ins>
      <w:ins w:id="496" w:author="Microsoft Office User" w:date="2022-01-18T17:15:00Z">
        <w:r w:rsidR="00D54D22">
          <w:rPr>
            <w:rFonts w:cstheme="minorHAnsi"/>
            <w:lang w:val="en-US"/>
          </w:rPr>
          <w:t>navigating within the</w:t>
        </w:r>
      </w:ins>
      <w:r w:rsidRPr="006D69C5">
        <w:rPr>
          <w:rFonts w:cstheme="minorHAnsi"/>
          <w:lang w:val="en-US"/>
        </w:rPr>
        <w:t xml:space="preserve"> group’s home range</w:t>
      </w:r>
      <w:del w:id="497" w:author="Microsoft Office User" w:date="2022-01-18T17:15:00Z">
        <w:r w:rsidRPr="006D69C5" w:rsidDel="00D54D22">
          <w:rPr>
            <w:rFonts w:cstheme="minorHAnsi"/>
            <w:lang w:val="en-US"/>
          </w:rPr>
          <w:delText xml:space="preserve">, and </w:delText>
        </w:r>
        <w:r w:rsidDel="00D54D22">
          <w:rPr>
            <w:rFonts w:cstheme="minorHAnsi"/>
            <w:lang w:val="en-US"/>
          </w:rPr>
          <w:delText>c</w:delText>
        </w:r>
        <w:r w:rsidRPr="006D69C5" w:rsidDel="00D54D22">
          <w:rPr>
            <w:rFonts w:cstheme="minorHAnsi"/>
            <w:lang w:val="en-US"/>
          </w:rPr>
          <w:delText>ould thus be more likely to be followed by other less experienced individuals</w:delText>
        </w:r>
      </w:del>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score</w:t>
      </w:r>
      <w:r>
        <w:rPr>
          <w:rFonts w:cstheme="minorHAnsi"/>
          <w:lang w:val="en-US"/>
        </w:rPr>
        <w:t>s (see figure 5)</w:t>
      </w:r>
      <w:r w:rsidRPr="006D69C5">
        <w:rPr>
          <w:rFonts w:cstheme="minorHAnsi"/>
          <w:lang w:val="en-US"/>
        </w:rPr>
        <w:t>.</w:t>
      </w:r>
      <w:r>
        <w:rPr>
          <w:rFonts w:cstheme="minorHAnsi"/>
          <w:lang w:val="en-US"/>
        </w:rPr>
        <w:t xml:space="preserve"> However according to this reasoning, we would expect higher influence in older subordinate statuses than in younger ones</w:t>
      </w:r>
      <w:ins w:id="498" w:author="Microsoft Office User" w:date="2022-01-18T14:58:00Z">
        <w:r w:rsidR="0032111E">
          <w:rPr>
            <w:rFonts w:cstheme="minorHAnsi"/>
            <w:lang w:val="en-US"/>
          </w:rPr>
          <w:t>, which was not the case in our data</w:t>
        </w:r>
      </w:ins>
      <w:r>
        <w:rPr>
          <w:rFonts w:cstheme="minorHAnsi"/>
          <w:lang w:val="en-US"/>
        </w:rPr>
        <w:t xml:space="preserve">. </w:t>
      </w:r>
      <w:del w:id="499" w:author="Microsoft Office User" w:date="2022-01-18T14:58:00Z">
        <w:r w:rsidDel="0032111E">
          <w:rPr>
            <w:rFonts w:cstheme="minorHAnsi"/>
            <w:lang w:val="en-US"/>
          </w:rPr>
          <w:delText>Since it was not the case here, i</w:delText>
        </w:r>
      </w:del>
      <w:ins w:id="500" w:author="Microsoft Office User" w:date="2022-01-18T14:58:00Z">
        <w:r w:rsidR="0032111E">
          <w:rPr>
            <w:rFonts w:cstheme="minorHAnsi"/>
            <w:lang w:val="en-US"/>
          </w:rPr>
          <w:t>I</w:t>
        </w:r>
      </w:ins>
      <w:r>
        <w:rPr>
          <w:rFonts w:cstheme="minorHAnsi"/>
          <w:lang w:val="en-US"/>
        </w:rPr>
        <w:t>t is</w:t>
      </w:r>
      <w:ins w:id="501" w:author="Microsoft Office User" w:date="2022-01-18T14:58:00Z">
        <w:r w:rsidR="0032111E">
          <w:rPr>
            <w:rFonts w:cstheme="minorHAnsi"/>
            <w:lang w:val="en-US"/>
          </w:rPr>
          <w:t xml:space="preserve"> therefore</w:t>
        </w:r>
      </w:ins>
      <w:r>
        <w:rPr>
          <w:rFonts w:cstheme="minorHAnsi"/>
          <w:lang w:val="en-US"/>
        </w:rPr>
        <w:t xml:space="preserve"> likely that experience is not the only factor explaining the turning influence differences observed.</w:t>
      </w:r>
    </w:p>
    <w:p w14:paraId="0E12CDBC" w14:textId="3F2BE4F4" w:rsidR="00CC6EA4" w:rsidRDefault="00CC6EA4" w:rsidP="00CC6EA4">
      <w:pPr>
        <w:spacing w:line="360" w:lineRule="auto"/>
        <w:jc w:val="both"/>
        <w:rPr>
          <w:rFonts w:cstheme="minorHAnsi"/>
          <w:lang w:val="en-US"/>
        </w:rPr>
      </w:pPr>
      <w:r>
        <w:rPr>
          <w:rFonts w:cstheme="minorHAnsi"/>
          <w:lang w:val="en-CA"/>
        </w:rPr>
        <w:lastRenderedPageBreak/>
        <w:t xml:space="preserve">Individuals with high influence on group turning also tended to have high influence on group speed but in contrast to turning influence, </w:t>
      </w:r>
      <w:r w:rsidRPr="006D69C5">
        <w:rPr>
          <w:rFonts w:cstheme="minorHAnsi"/>
          <w:lang w:val="en-US"/>
        </w:rPr>
        <w:t xml:space="preserve">there </w:t>
      </w:r>
      <w:r>
        <w:rPr>
          <w:rFonts w:cstheme="minorHAnsi"/>
          <w:lang w:val="en-US"/>
        </w:rPr>
        <w:t>were</w:t>
      </w:r>
      <w:r w:rsidRPr="006D69C5">
        <w:rPr>
          <w:rFonts w:cstheme="minorHAnsi"/>
          <w:lang w:val="en-US"/>
        </w:rPr>
        <w:t xml:space="preserve"> </w:t>
      </w:r>
      <w:r>
        <w:rPr>
          <w:rFonts w:cstheme="minorHAnsi"/>
          <w:lang w:val="en-US"/>
        </w:rPr>
        <w:t>less striking</w:t>
      </w:r>
      <w:r w:rsidRPr="006D69C5">
        <w:rPr>
          <w:rFonts w:cstheme="minorHAnsi"/>
          <w:lang w:val="en-US"/>
        </w:rPr>
        <w:t xml:space="preserve"> </w:t>
      </w:r>
      <w:r>
        <w:rPr>
          <w:rFonts w:cstheme="minorHAnsi"/>
          <w:lang w:val="en-US"/>
        </w:rPr>
        <w:t xml:space="preserve">intra-group </w:t>
      </w:r>
      <w:r w:rsidRPr="006D69C5">
        <w:rPr>
          <w:rFonts w:cstheme="minorHAnsi"/>
          <w:lang w:val="en-US"/>
        </w:rPr>
        <w:t>difference</w:t>
      </w:r>
      <w:r>
        <w:rPr>
          <w:rFonts w:cstheme="minorHAnsi"/>
          <w:lang w:val="en-US"/>
        </w:rPr>
        <w:t>s between status in terms of speeding influence.</w:t>
      </w:r>
      <w:r w:rsidRPr="006D69C5">
        <w:rPr>
          <w:rFonts w:cstheme="minorHAnsi"/>
          <w:lang w:val="en-US"/>
        </w:rPr>
        <w:t xml:space="preserve"> </w:t>
      </w:r>
      <w:r>
        <w:rPr>
          <w:rFonts w:cstheme="minorHAnsi"/>
          <w:lang w:val="en-US"/>
        </w:rPr>
        <w:t>In particular, all adult statuses (dominant female, dominant male and other adults)</w:t>
      </w:r>
      <w:r w:rsidRPr="006D69C5">
        <w:rPr>
          <w:rFonts w:cstheme="minorHAnsi"/>
          <w:lang w:val="en-US"/>
        </w:rPr>
        <w:t xml:space="preserve"> had a similar chance of speeding the group up when they were moving faster than the centroid, or slowing it down when moving slower than the centroid</w:t>
      </w:r>
      <w:r>
        <w:rPr>
          <w:rFonts w:cstheme="minorHAnsi"/>
          <w:lang w:val="en-US"/>
        </w:rPr>
        <w:t xml:space="preserve">. </w:t>
      </w:r>
      <w:r w:rsidRPr="006D69C5">
        <w:rPr>
          <w:rFonts w:cstheme="minorHAnsi"/>
          <w:lang w:val="en-US"/>
        </w:rPr>
        <w:t xml:space="preserve">The dominant female therefore seems to have more </w:t>
      </w:r>
      <w:r>
        <w:rPr>
          <w:rFonts w:cstheme="minorHAnsi"/>
          <w:lang w:val="en-US"/>
        </w:rPr>
        <w:t>influence</w:t>
      </w:r>
      <w:r w:rsidRPr="006D69C5">
        <w:rPr>
          <w:rFonts w:cstheme="minorHAnsi"/>
          <w:lang w:val="en-US"/>
        </w:rPr>
        <w:t xml:space="preserve"> over the direction of travel of the group, than </w:t>
      </w:r>
      <w:r>
        <w:rPr>
          <w:rFonts w:cstheme="minorHAnsi"/>
          <w:lang w:val="en-US"/>
        </w:rPr>
        <w:t xml:space="preserve">over </w:t>
      </w:r>
      <w:r w:rsidRPr="006D69C5">
        <w:rPr>
          <w:rFonts w:cstheme="minorHAnsi"/>
          <w:lang w:val="en-US"/>
        </w:rPr>
        <w:t>its speed</w:t>
      </w:r>
      <w:r>
        <w:rPr>
          <w:rFonts w:cstheme="minorHAnsi"/>
          <w:lang w:val="en-US"/>
        </w:rPr>
        <w:t xml:space="preserve">. </w:t>
      </w:r>
      <w:r w:rsidR="00DD7FEC">
        <w:rPr>
          <w:rFonts w:cstheme="minorHAnsi"/>
          <w:lang w:val="en-US"/>
        </w:rPr>
        <w:t>Interestingly, this reflects recent results found about sleep site selection in meerkats</w:t>
      </w:r>
      <w:ins w:id="502" w:author="Microsoft Office User" w:date="2022-01-18T14:59:00Z">
        <w:r w:rsidR="0032111E">
          <w:rPr>
            <w:rFonts w:cstheme="minorHAnsi"/>
            <w:lang w:val="en-US"/>
          </w:rPr>
          <w:t>.</w:t>
        </w:r>
      </w:ins>
      <w:del w:id="503" w:author="Microsoft Office User" w:date="2022-01-18T14:59:00Z">
        <w:r w:rsidR="00DD7FEC" w:rsidDel="0032111E">
          <w:rPr>
            <w:rFonts w:cstheme="minorHAnsi"/>
            <w:lang w:val="en-US"/>
          </w:rPr>
          <w:delText>;</w:delText>
        </w:r>
      </w:del>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proofErr w:type="spellStart"/>
      <w:r w:rsidR="00DD7FEC" w:rsidRPr="00DD7FEC">
        <w:rPr>
          <w:rFonts w:ascii="Calibri" w:hAnsi="Calibri" w:cs="Calibri"/>
          <w:lang w:val="en-US"/>
        </w:rPr>
        <w:t>Strandburg-Peshkin</w:t>
      </w:r>
      <w:proofErr w:type="spellEnd"/>
      <w:r w:rsidR="00DD7FEC" w:rsidRPr="00DD7FEC">
        <w:rPr>
          <w:rFonts w:ascii="Calibri" w:hAnsi="Calibri" w:cs="Calibri"/>
          <w:lang w:val="en-US"/>
        </w:rPr>
        <w:t xml:space="preserve"> et al. 2020</w:t>
      </w:r>
      <w:r w:rsidR="00DD7FEC">
        <w:rPr>
          <w:rFonts w:cstheme="minorHAnsi"/>
          <w:lang w:val="en-US"/>
        </w:rPr>
        <w:fldChar w:fldCharType="end"/>
      </w:r>
      <w:r w:rsidR="00DD7FEC">
        <w:rPr>
          <w:rFonts w:cstheme="minorHAnsi"/>
          <w:lang w:val="en-US"/>
        </w:rPr>
        <w:t>, which looked at burrow switches (influence 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Gall et al. 2017</w:t>
      </w:r>
      <w:r w:rsidR="005556CC">
        <w:rPr>
          <w:rFonts w:cstheme="minorHAnsi"/>
          <w:lang w:val="en-US"/>
        </w:rPr>
        <w:fldChar w:fldCharType="end"/>
      </w:r>
      <w:r w:rsidR="005556CC">
        <w:rPr>
          <w:rFonts w:cstheme="minorHAnsi"/>
          <w:lang w:val="en-US"/>
        </w:rPr>
        <w:t>, which looked at the timing of return to the communal burrow (influence on speed) did not.</w:t>
      </w:r>
      <w:r w:rsidR="00DD7FEC">
        <w:rPr>
          <w:rFonts w:cstheme="minorHAnsi"/>
          <w:lang w:val="en-US"/>
        </w:rPr>
        <w:t xml:space="preserve"> </w:t>
      </w:r>
      <w:r>
        <w:rPr>
          <w:rFonts w:cstheme="minorHAnsi"/>
          <w:lang w:val="en-US"/>
        </w:rPr>
        <w:t xml:space="preserve">Decisions about direction of movement and decisions about speed of movement usually differ in that the former are discrete whereas the latter are continuous </w:t>
      </w:r>
      <w:r>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w:t>
      </w:r>
      <w:proofErr w:type="spellStart"/>
      <w:r w:rsidR="0043299C" w:rsidRPr="0043299C">
        <w:rPr>
          <w:rFonts w:ascii="Calibri" w:hAnsi="Calibri" w:cs="Calibri"/>
          <w:lang w:val="en-US"/>
        </w:rPr>
        <w:t>Conradt</w:t>
      </w:r>
      <w:proofErr w:type="spellEnd"/>
      <w:r w:rsidR="0043299C" w:rsidRPr="0043299C">
        <w:rPr>
          <w:rFonts w:ascii="Calibri" w:hAnsi="Calibri" w:cs="Calibri"/>
          <w:lang w:val="en-US"/>
        </w:rPr>
        <w:t xml:space="preserve"> and Roper 2010)</w:t>
      </w:r>
      <w:r>
        <w:rPr>
          <w:rFonts w:cstheme="minorHAnsi"/>
          <w:lang w:val="en-US"/>
        </w:rPr>
        <w:fldChar w:fldCharType="end"/>
      </w:r>
      <w:r>
        <w:rPr>
          <w:rFonts w:cstheme="minorHAnsi"/>
          <w:lang w:val="en-US"/>
        </w:rPr>
        <w:t>. In the case of meerkats, this means that c</w:t>
      </w:r>
      <w:r w:rsidRPr="006D69C5">
        <w:rPr>
          <w:rFonts w:cstheme="minorHAnsi"/>
          <w:lang w:val="en-US"/>
        </w:rPr>
        <w:t>ontrary to timing decision</w:t>
      </w:r>
      <w:r>
        <w:rPr>
          <w:rFonts w:cstheme="minorHAnsi"/>
          <w:lang w:val="en-US"/>
        </w:rPr>
        <w:t>s</w:t>
      </w:r>
      <w:r w:rsidRPr="006D69C5">
        <w:rPr>
          <w:rFonts w:cstheme="minorHAnsi"/>
          <w:lang w:val="en-US"/>
        </w:rPr>
        <w:t xml:space="preserve">, wrong decisions regarding the direction of movement could end up being very costly for all individuals in the groups, as they could end up in a location with little food, or no sleeping burrows, or in rival territories. Thus, it makes sense that </w:t>
      </w:r>
      <w:r>
        <w:rPr>
          <w:rFonts w:cstheme="minorHAnsi"/>
          <w:lang w:val="en-US"/>
        </w:rPr>
        <w:t>experienced individuals, such as the dominant females of the group,</w:t>
      </w:r>
      <w:r w:rsidRPr="006D69C5">
        <w:rPr>
          <w:rFonts w:cstheme="minorHAnsi"/>
          <w:lang w:val="en-US"/>
        </w:rPr>
        <w:t xml:space="preserve"> are more likely to </w:t>
      </w:r>
      <w:r>
        <w:rPr>
          <w:rFonts w:cstheme="minorHAnsi"/>
          <w:lang w:val="en-US"/>
        </w:rPr>
        <w:t>influence</w:t>
      </w:r>
      <w:r w:rsidRPr="006D69C5">
        <w:rPr>
          <w:rFonts w:cstheme="minorHAnsi"/>
          <w:lang w:val="en-US"/>
        </w:rPr>
        <w:t xml:space="preserve"> decisions involving directions</w:t>
      </w:r>
      <w:r>
        <w:rPr>
          <w:rFonts w:cstheme="minorHAnsi"/>
          <w:lang w:val="en-US"/>
        </w:rPr>
        <w:t xml:space="preserve"> than decisions involving speed</w:t>
      </w:r>
      <w:r w:rsidRPr="006D69C5">
        <w:rPr>
          <w:rFonts w:cstheme="minorHAnsi"/>
          <w:lang w:val="en-US"/>
        </w:rPr>
        <w:t>.</w:t>
      </w:r>
      <w:r>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 Because speed of the group could have repercussions on individuals’ ability to locate food, and because q</w:t>
      </w:r>
      <w:r w:rsidRPr="006D69C5">
        <w:rPr>
          <w:rFonts w:cstheme="minorHAnsi"/>
          <w:lang w:val="en-US"/>
        </w:rPr>
        <w:t>uorum mechanisms, akin to a voting process by which a certain threshold of individuals giving a specific type of call is required for the group to start moving, ha</w:t>
      </w:r>
      <w:r>
        <w:rPr>
          <w:rFonts w:cstheme="minorHAnsi"/>
          <w:lang w:val="en-US"/>
        </w:rPr>
        <w:t>ve</w:t>
      </w:r>
      <w:r w:rsidRPr="006D69C5">
        <w:rPr>
          <w:rFonts w:cstheme="minorHAnsi"/>
          <w:lang w:val="en-US"/>
        </w:rPr>
        <w:t xml:space="preserve"> already been shown in meerkats (Bousquet et al. 2011),</w:t>
      </w:r>
      <w:r>
        <w:rPr>
          <w:rFonts w:cstheme="minorHAnsi"/>
          <w:lang w:val="en-US"/>
        </w:rPr>
        <w:t xml:space="preserve"> in future works it could be very interesting to incorporate data about individual foraging success, as well as vocalizations, within our influence framework, to further our understanding of the interactions between these aspects.</w:t>
      </w:r>
      <w:r w:rsidRPr="00763D8F">
        <w:rPr>
          <w:rFonts w:cstheme="minorHAnsi"/>
          <w:lang w:val="en-US"/>
        </w:rPr>
        <w:t xml:space="preserve"> </w:t>
      </w:r>
    </w:p>
    <w:p w14:paraId="026B6D4F" w14:textId="30DC4741" w:rsidR="00CC6EA4" w:rsidRDefault="00CC6EA4" w:rsidP="00CC6EA4">
      <w:pPr>
        <w:spacing w:line="360" w:lineRule="auto"/>
        <w:jc w:val="both"/>
        <w:rPr>
          <w:rFonts w:cstheme="minorHAnsi"/>
          <w:lang w:val="en-US"/>
        </w:rPr>
      </w:pPr>
      <w:r w:rsidRPr="006D69C5">
        <w:rPr>
          <w:rFonts w:cstheme="minorHAnsi"/>
          <w:lang w:val="en-US"/>
        </w:rPr>
        <w:t xml:space="preserve">The tendency to be in the front of the group is often taken as a proxy for leadership in studies of </w:t>
      </w:r>
      <w:r>
        <w:rPr>
          <w:rFonts w:cstheme="minorHAnsi"/>
          <w:lang w:val="en-US"/>
        </w:rPr>
        <w:t>group</w:t>
      </w:r>
      <w:r w:rsidRPr="006D69C5">
        <w:rPr>
          <w:rFonts w:cstheme="minorHAnsi"/>
          <w:lang w:val="en-US"/>
        </w:rPr>
        <w:t xml:space="preserve"> movement.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movement turning influence and proportion of time spent in the front half of the group. </w:t>
      </w:r>
      <w:proofErr w:type="gramStart"/>
      <w:r>
        <w:rPr>
          <w:rFonts w:cstheme="minorHAnsi"/>
          <w:lang w:val="en-US"/>
        </w:rPr>
        <w:t>However</w:t>
      </w:r>
      <w:proofErr w:type="gramEnd"/>
      <w:r>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r>
        <w:rPr>
          <w:rFonts w:cstheme="minorHAnsi"/>
          <w:lang w:val="en-US"/>
        </w:rPr>
        <w:t xml:space="preserve">These </w:t>
      </w:r>
      <w:r>
        <w:rPr>
          <w:rFonts w:cstheme="minorHAnsi"/>
          <w:lang w:val="en-US"/>
        </w:rPr>
        <w:lastRenderedPageBreak/>
        <w:t xml:space="preserve">results </w:t>
      </w:r>
      <w:r w:rsidRPr="006D69C5">
        <w:rPr>
          <w:rFonts w:cstheme="minorHAnsi"/>
          <w:lang w:val="en-US"/>
        </w:rPr>
        <w:t xml:space="preserve">highlight that individuals in moving social groups don’t necessarily need to be </w:t>
      </w:r>
      <w:r>
        <w:rPr>
          <w:rFonts w:cstheme="minorHAnsi"/>
          <w:lang w:val="en-US"/>
        </w:rPr>
        <w:t>at the front</w:t>
      </w:r>
      <w:r w:rsidRPr="006D69C5">
        <w:rPr>
          <w:rFonts w:cstheme="minorHAnsi"/>
          <w:lang w:val="en-US"/>
        </w:rPr>
        <w:t xml:space="preserve"> position in order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 xml:space="preserve">Rosenthal et al., 2015; </w:t>
      </w:r>
      <w:proofErr w:type="spellStart"/>
      <w:r w:rsidRPr="004E4421">
        <w:rPr>
          <w:rFonts w:ascii="Calibri" w:hAnsi="Calibri" w:cs="Calibri"/>
          <w:lang w:val="en-US"/>
        </w:rPr>
        <w:t>Strandburg-Peshkin</w:t>
      </w:r>
      <w:proofErr w:type="spellEnd"/>
      <w:r w:rsidRPr="004E4421">
        <w:rPr>
          <w:rFonts w:ascii="Calibri" w:hAnsi="Calibri" w:cs="Calibri"/>
          <w:lang w:val="en-US"/>
        </w:rPr>
        <w:t xml:space="preserve"> et al., 2013)</w:t>
      </w:r>
      <w:r>
        <w:rPr>
          <w:rFonts w:cstheme="minorHAnsi"/>
          <w:lang w:val="en-US"/>
        </w:rPr>
        <w:fldChar w:fldCharType="end"/>
      </w:r>
      <w:r>
        <w:rPr>
          <w:rFonts w:cstheme="minorHAnsi"/>
          <w:lang w:val="en-US"/>
        </w:rPr>
        <w:t xml:space="preserve">. However in the meerkats’ habitat, tall sour grass or bushes often impede visibility ,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 xml:space="preserve">(Bousquet et al. 2011; Reber et al. 2013; </w:t>
      </w:r>
      <w:proofErr w:type="spellStart"/>
      <w:r w:rsidR="0043299C" w:rsidRPr="0043299C">
        <w:rPr>
          <w:rFonts w:ascii="Calibri" w:hAnsi="Calibri" w:cs="Calibri"/>
        </w:rPr>
        <w:t>Manser</w:t>
      </w:r>
      <w:proofErr w:type="spellEnd"/>
      <w:r w:rsidR="0043299C" w:rsidRPr="0043299C">
        <w:rPr>
          <w:rFonts w:ascii="Calibri" w:hAnsi="Calibri" w:cs="Calibri"/>
        </w:rPr>
        <w:t xml:space="preserve"> et al. 2014; Gall and </w:t>
      </w:r>
      <w:proofErr w:type="spellStart"/>
      <w:r w:rsidR="0043299C" w:rsidRPr="0043299C">
        <w:rPr>
          <w:rFonts w:ascii="Calibri" w:hAnsi="Calibri" w:cs="Calibri"/>
        </w:rPr>
        <w:t>Manser</w:t>
      </w:r>
      <w:proofErr w:type="spellEnd"/>
      <w:r w:rsidR="0043299C" w:rsidRPr="0043299C">
        <w:rPr>
          <w:rFonts w:ascii="Calibri" w:hAnsi="Calibri" w:cs="Calibri"/>
        </w:rPr>
        <w:t xml:space="preserve"> 2017)</w:t>
      </w:r>
      <w:r>
        <w:rPr>
          <w:rFonts w:cstheme="minorHAnsi"/>
          <w:lang w:val="en-US"/>
        </w:rPr>
        <w:fldChar w:fldCharType="end"/>
      </w:r>
      <w:r w:rsidRPr="004E4421">
        <w:rPr>
          <w:rFonts w:cstheme="minorHAnsi"/>
        </w:rPr>
        <w:t xml:space="preserve">. </w:t>
      </w:r>
      <w:r>
        <w:rPr>
          <w:rFonts w:cstheme="minorHAnsi"/>
          <w:lang w:val="en-US"/>
        </w:rPr>
        <w:t>Thus, they have the potential to convey information, and therefore influence others, from anywhere in the group. This decoupling of front position and influence over direction highlights that, depending on the species,</w:t>
      </w:r>
      <w:r w:rsidRPr="006D69C5">
        <w:rPr>
          <w:rFonts w:cstheme="minorHAnsi"/>
          <w:lang w:val="en-US"/>
        </w:rPr>
        <w:t xml:space="preserve"> the ordering of individuals along the axis of movement alone might </w:t>
      </w:r>
      <w:r>
        <w:rPr>
          <w:rFonts w:cstheme="minorHAnsi"/>
          <w:lang w:val="en-US"/>
        </w:rPr>
        <w:t xml:space="preserve">not necessarily be a </w:t>
      </w:r>
      <w:r w:rsidRPr="006D69C5">
        <w:rPr>
          <w:rFonts w:cstheme="minorHAnsi"/>
          <w:lang w:val="en-US"/>
        </w:rPr>
        <w:t xml:space="preserve">reliable metric to infer influence and should be used in complement with other metrics. </w:t>
      </w:r>
      <w:r>
        <w:rPr>
          <w:rFonts w:cstheme="minorHAnsi"/>
          <w:lang w:val="en-US"/>
        </w:rPr>
        <w:t xml:space="preserve">Moreover, understanding when and how individuals are able to exert influence from the back of groups, and how this is linked to the mechanisms of information transfer employed,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tenure at the time of data collection amongst dominant females of our study (104 weeks against 38 weeks maximum</w:t>
      </w:r>
      <w:r>
        <w:rPr>
          <w:rFonts w:cstheme="minorHAnsi"/>
          <w:lang w:val="en-US"/>
        </w:rPr>
        <w:t>, see table S2 in Supplements</w:t>
      </w:r>
      <w:r w:rsidRPr="006D69C5">
        <w:rPr>
          <w:rFonts w:cstheme="minorHAnsi"/>
          <w:lang w:val="en-US"/>
        </w:rPr>
        <w:t xml:space="preserve">). 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better and better established within a group, </w:t>
      </w:r>
      <w:r>
        <w:rPr>
          <w:rFonts w:cstheme="minorHAnsi"/>
          <w:lang w:val="en-US"/>
        </w:rPr>
        <w:t>she</w:t>
      </w:r>
      <w:r w:rsidRPr="006D69C5">
        <w:rPr>
          <w:rFonts w:cstheme="minorHAnsi"/>
          <w:lang w:val="en-US"/>
        </w:rPr>
        <w:t xml:space="preserve"> might become more and more able to influence the group from any position. </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DBEC462" w14:textId="2014F7B8" w:rsidR="00CC6EA4" w:rsidRDefault="00CC6EA4" w:rsidP="00CC6EA4">
      <w:pPr>
        <w:spacing w:line="360" w:lineRule="auto"/>
        <w:jc w:val="both"/>
        <w:rPr>
          <w:rFonts w:cstheme="minorHAnsi"/>
          <w:lang w:val="en-US"/>
        </w:rPr>
      </w:pPr>
      <w:r>
        <w:rPr>
          <w:rFonts w:cstheme="minorHAnsi"/>
          <w:lang w:val="en-US"/>
        </w:rPr>
        <w:t xml:space="preserve">Overall our results </w:t>
      </w:r>
      <w:del w:id="504" w:author="Microsoft Office User" w:date="2022-01-18T17:18:00Z">
        <w:r w:rsidDel="005C09DE">
          <w:rPr>
            <w:rFonts w:cstheme="minorHAnsi"/>
            <w:lang w:val="en-US"/>
          </w:rPr>
          <w:delText>show that meerkats seem to influence the direction and speed of the groups via their movement in certain directions more than via their relative positions within the group. D</w:delText>
        </w:r>
      </w:del>
      <w:ins w:id="505" w:author="Microsoft Office User" w:date="2022-01-18T17:18:00Z">
        <w:r w:rsidR="005C09DE">
          <w:rPr>
            <w:rFonts w:cstheme="minorHAnsi"/>
            <w:lang w:val="en-US"/>
          </w:rPr>
          <w:t>show that d</w:t>
        </w:r>
      </w:ins>
      <w:r>
        <w:rPr>
          <w:rFonts w:cstheme="minorHAnsi"/>
          <w:lang w:val="en-US"/>
        </w:rPr>
        <w:t>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take the lead.</w:t>
      </w:r>
    </w:p>
    <w:p w14:paraId="3A809607" w14:textId="77777777" w:rsidR="00CC6EA4" w:rsidRDefault="00CC6EA4" w:rsidP="00CC6EA4">
      <w:pPr>
        <w:spacing w:line="360" w:lineRule="auto"/>
        <w:jc w:val="both"/>
        <w:rPr>
          <w:rFonts w:cstheme="minorHAnsi"/>
          <w:lang w:val="en-US"/>
        </w:rPr>
      </w:pPr>
      <w:r>
        <w:rPr>
          <w:rFonts w:cstheme="minorHAnsi"/>
          <w:lang w:val="en-US"/>
        </w:rPr>
        <w:t xml:space="preserve">The methodological approach developed here is species-general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approaches 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xml:space="preserve">, in order to gain a more complete picture of the distribution and variability of influence in social groups. The method could also be used in combination with other features, such as vocalizations, to assess how such features impact influence dynamics. The results </w:t>
      </w:r>
      <w:r>
        <w:rPr>
          <w:rFonts w:cstheme="minorHAnsi"/>
          <w:lang w:val="en-US"/>
        </w:rPr>
        <w:lastRenderedPageBreak/>
        <w:t>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57257AE5" w14:textId="76F341E3" w:rsidR="00D87226" w:rsidRDefault="005C09DE" w:rsidP="00614F18">
      <w:pPr>
        <w:spacing w:line="360" w:lineRule="auto"/>
        <w:jc w:val="both"/>
        <w:rPr>
          <w:ins w:id="506" w:author="Microsoft Office User" w:date="2022-01-18T17:19:00Z"/>
          <w:rFonts w:cstheme="minorHAnsi"/>
          <w:lang w:val="en-US"/>
        </w:rPr>
      </w:pPr>
      <w:ins w:id="507" w:author="Microsoft Office User" w:date="2022-01-18T17:18:00Z">
        <w:r>
          <w:rPr>
            <w:rFonts w:cstheme="minorHAnsi"/>
            <w:lang w:val="en-US"/>
          </w:rPr>
          <w:t xml:space="preserve">Overall comments on discussion and </w:t>
        </w:r>
      </w:ins>
      <w:ins w:id="508" w:author="Microsoft Office User" w:date="2022-01-18T17:19:00Z">
        <w:r>
          <w:rPr>
            <w:rFonts w:cstheme="minorHAnsi"/>
            <w:lang w:val="en-US"/>
          </w:rPr>
          <w:t>conclusion:</w:t>
        </w:r>
      </w:ins>
    </w:p>
    <w:p w14:paraId="0AA67583" w14:textId="011F4022" w:rsidR="005C09DE" w:rsidRDefault="005C09DE" w:rsidP="00614F18">
      <w:pPr>
        <w:spacing w:line="360" w:lineRule="auto"/>
        <w:jc w:val="both"/>
        <w:rPr>
          <w:ins w:id="509" w:author="Microsoft Office User" w:date="2022-01-18T17:20:00Z"/>
          <w:rFonts w:cstheme="minorHAnsi"/>
          <w:lang w:val="en-US"/>
        </w:rPr>
      </w:pPr>
      <w:ins w:id="510" w:author="Microsoft Office User" w:date="2022-01-18T17:19:00Z">
        <w:r>
          <w:rPr>
            <w:rFonts w:cstheme="minorHAnsi"/>
            <w:lang w:val="en-US"/>
          </w:rPr>
          <w:t>First of all, the concluding paragraph is great</w:t>
        </w:r>
      </w:ins>
      <w:ins w:id="511" w:author="Microsoft Office User" w:date="2022-01-18T17:20:00Z">
        <w:r>
          <w:rPr>
            <w:rFonts w:cstheme="minorHAnsi"/>
            <w:lang w:val="en-US"/>
          </w:rPr>
          <w:t>! I think it sums it up very nicely and also highlights the generalizability of the method.</w:t>
        </w:r>
      </w:ins>
    </w:p>
    <w:p w14:paraId="26EC1605" w14:textId="0ECCB754" w:rsidR="005C09DE" w:rsidRDefault="005C09DE" w:rsidP="00614F18">
      <w:pPr>
        <w:spacing w:line="360" w:lineRule="auto"/>
        <w:jc w:val="both"/>
        <w:rPr>
          <w:rFonts w:cstheme="minorHAnsi"/>
          <w:lang w:val="en-US"/>
        </w:rPr>
      </w:pPr>
      <w:ins w:id="512" w:author="Microsoft Office User" w:date="2022-01-18T17:20:00Z">
        <w:r>
          <w:rPr>
            <w:rFonts w:cstheme="minorHAnsi"/>
            <w:lang w:val="en-US"/>
          </w:rPr>
          <w:t xml:space="preserve">The discussion is also much improved. I still think the discussion focuses a bit too much on meerkats, which makes the paper seem more </w:t>
        </w:r>
      </w:ins>
      <w:ins w:id="513" w:author="Microsoft Office User" w:date="2022-01-18T17:22:00Z">
        <w:r>
          <w:rPr>
            <w:rFonts w:cstheme="minorHAnsi"/>
            <w:lang w:val="en-US"/>
          </w:rPr>
          <w:t>species</w:t>
        </w:r>
      </w:ins>
      <w:ins w:id="514" w:author="Microsoft Office User" w:date="2022-01-18T17:20:00Z">
        <w:r>
          <w:rPr>
            <w:rFonts w:cstheme="minorHAnsi"/>
            <w:lang w:val="en-US"/>
          </w:rPr>
          <w:t xml:space="preserve">-specific than it </w:t>
        </w:r>
      </w:ins>
      <w:ins w:id="515" w:author="Microsoft Office User" w:date="2022-01-18T17:21:00Z">
        <w:r>
          <w:rPr>
            <w:rFonts w:cstheme="minorHAnsi"/>
            <w:lang w:val="en-US"/>
          </w:rPr>
          <w:t>really is. In some cases, you could broaden it out a bit by simply introducing the various discussion points as general concepts and then bringing them into the context of the meerkat system</w:t>
        </w:r>
      </w:ins>
      <w:ins w:id="516" w:author="Microsoft Office User" w:date="2022-01-18T17:22:00Z">
        <w:r>
          <w:rPr>
            <w:rFonts w:cstheme="minorHAnsi"/>
            <w:lang w:val="en-US"/>
          </w:rPr>
          <w:t>,</w:t>
        </w:r>
      </w:ins>
      <w:ins w:id="517" w:author="Microsoft Office User" w:date="2022-01-18T17:21:00Z">
        <w:r>
          <w:rPr>
            <w:rFonts w:cstheme="minorHAnsi"/>
            <w:lang w:val="en-US"/>
          </w:rPr>
          <w:t xml:space="preserve"> rather than immediately going to the meerkats. </w:t>
        </w:r>
      </w:ins>
      <w:ins w:id="518" w:author="Microsoft Office User" w:date="2022-01-18T17:22:00Z">
        <w:r>
          <w:rPr>
            <w:rFonts w:cstheme="minorHAnsi"/>
            <w:lang w:val="en-US"/>
          </w:rPr>
          <w:t>I’m happy to think</w:t>
        </w:r>
        <w:r w:rsidR="00C160E5">
          <w:rPr>
            <w:rFonts w:cstheme="minorHAnsi"/>
            <w:lang w:val="en-US"/>
          </w:rPr>
          <w:t xml:space="preserve"> more with you about how to accomplish this, but </w:t>
        </w:r>
      </w:ins>
      <w:ins w:id="519" w:author="Microsoft Office User" w:date="2022-01-18T17:23:00Z">
        <w:r w:rsidR="00C160E5">
          <w:rPr>
            <w:rFonts w:cstheme="minorHAnsi"/>
            <w:lang w:val="en-US"/>
          </w:rPr>
          <w:t>I also wanted to get the MS back to you relatively quickly so I’m going to leave it for now.</w:t>
        </w:r>
      </w:ins>
    </w:p>
    <w:p w14:paraId="38A1871A" w14:textId="77777777" w:rsidR="00D87226" w:rsidRDefault="00D87226" w:rsidP="00614F18">
      <w:pPr>
        <w:spacing w:line="360" w:lineRule="auto"/>
        <w:jc w:val="both"/>
        <w:rPr>
          <w:rFonts w:cstheme="minorHAnsi"/>
          <w:b/>
          <w:sz w:val="28"/>
          <w:lang w:val="en-US"/>
        </w:rPr>
      </w:pPr>
      <w:r w:rsidRPr="00D87226">
        <w:rPr>
          <w:rFonts w:cstheme="minorHAnsi"/>
          <w:b/>
          <w:sz w:val="28"/>
          <w:lang w:val="en-US"/>
        </w:rPr>
        <w:t>ACKNOWLEDGMENTS</w:t>
      </w:r>
    </w:p>
    <w:p w14:paraId="0D915DEA" w14:textId="57D36BD3" w:rsidR="00F0342C" w:rsidRDefault="00F0342C" w:rsidP="00F0342C">
      <w:pPr>
        <w:spacing w:line="360" w:lineRule="auto"/>
        <w:jc w:val="both"/>
        <w:rPr>
          <w:rFonts w:cstheme="minorHAnsi"/>
          <w:lang w:val="en-US"/>
        </w:rPr>
      </w:pPr>
      <w:r w:rsidRPr="00F0759E">
        <w:rPr>
          <w:rFonts w:cstheme="minorHAnsi"/>
          <w:lang w:val="en-US"/>
        </w:rPr>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commentRangeStart w:id="520"/>
      <w:r w:rsidRPr="00F16119">
        <w:rPr>
          <w:rFonts w:cstheme="minorHAnsi"/>
          <w:b/>
          <w:sz w:val="24"/>
          <w:lang w:val="en-US"/>
        </w:rPr>
        <w:t>Funding</w:t>
      </w:r>
      <w:commentRangeEnd w:id="520"/>
      <w:r>
        <w:rPr>
          <w:rStyle w:val="CommentReference"/>
          <w:lang w:val="en-CA" w:bidi="he-IL"/>
        </w:rPr>
        <w:commentReference w:id="520"/>
      </w:r>
    </w:p>
    <w:p w14:paraId="23A6CC09" w14:textId="27E13AE8" w:rsidR="00F16119" w:rsidDel="006D6297" w:rsidRDefault="006D6297" w:rsidP="00614F18">
      <w:pPr>
        <w:spacing w:line="360" w:lineRule="auto"/>
        <w:jc w:val="both"/>
        <w:rPr>
          <w:del w:id="521" w:author="Microsoft Office User" w:date="2022-01-18T15:07:00Z"/>
        </w:rPr>
      </w:pPr>
      <w:ins w:id="522" w:author="Microsoft Office User" w:date="2022-01-18T15:07:00Z">
        <w:r>
          <w:lastRenderedPageBreak/>
          <w:t xml:space="preserve">This </w:t>
        </w:r>
        <w:proofErr w:type="spellStart"/>
        <w:r>
          <w:t>work</w:t>
        </w:r>
        <w:proofErr w:type="spellEnd"/>
        <w:r>
          <w:t xml:space="preserve"> </w:t>
        </w:r>
        <w:proofErr w:type="spellStart"/>
        <w:r>
          <w:t>was</w:t>
        </w:r>
        <w:proofErr w:type="spellEnd"/>
        <w:r>
          <w:t xml:space="preserve"> </w:t>
        </w:r>
        <w:proofErr w:type="spellStart"/>
        <w:r>
          <w:t>supported</w:t>
        </w:r>
        <w:proofErr w:type="spellEnd"/>
        <w:r>
          <w:t xml:space="preserve"> by HFSP </w:t>
        </w:r>
        <w:proofErr w:type="spellStart"/>
        <w:r>
          <w:t>award</w:t>
        </w:r>
        <w:proofErr w:type="spellEnd"/>
        <w:r>
          <w:t xml:space="preserve"> RGP0051/2019 to ASP</w:t>
        </w:r>
      </w:ins>
    </w:p>
    <w:p w14:paraId="2FB02C53" w14:textId="55183E32" w:rsidR="00B06060" w:rsidRPr="00B06060" w:rsidRDefault="006D6297" w:rsidP="00B06060">
      <w:pPr>
        <w:spacing w:line="360" w:lineRule="auto"/>
        <w:jc w:val="both"/>
        <w:rPr>
          <w:ins w:id="523" w:author="Microsoft Office User" w:date="2022-01-18T16:26:00Z"/>
          <w:lang w:val="en-DE"/>
        </w:rPr>
      </w:pPr>
      <w:ins w:id="524" w:author="Microsoft Office User" w:date="2022-01-18T15:07:00Z">
        <w:r>
          <w:t xml:space="preserve"> </w:t>
        </w:r>
        <w:proofErr w:type="gramStart"/>
        <w:r>
          <w:t>and</w:t>
        </w:r>
        <w:proofErr w:type="gramEnd"/>
        <w:r>
          <w:t xml:space="preserve"> MM</w:t>
        </w:r>
      </w:ins>
      <w:ins w:id="525" w:author="Microsoft Office User" w:date="2022-01-18T16:29:00Z">
        <w:r w:rsidR="008C0D77">
          <w:t xml:space="preserve"> a</w:t>
        </w:r>
      </w:ins>
      <w:ins w:id="526" w:author="Microsoft Office User" w:date="2022-01-18T16:30:00Z">
        <w:r w:rsidR="008C0D77">
          <w:t xml:space="preserve">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ins>
      <w:ins w:id="527" w:author="Microsoft Office User" w:date="2022-01-18T16:29:00Z">
        <w:r w:rsidR="008C0D77">
          <w:t xml:space="preserve">ASP </w:t>
        </w:r>
      </w:ins>
      <w:proofErr w:type="spellStart"/>
      <w:ins w:id="528" w:author="Microsoft Office User" w:date="2022-01-18T16:30:00Z">
        <w:r w:rsidR="008C0D77">
          <w:t>received</w:t>
        </w:r>
        <w:proofErr w:type="spellEnd"/>
        <w:r w:rsidR="008C0D77">
          <w:t xml:space="preserve"> </w:t>
        </w:r>
        <w:proofErr w:type="spellStart"/>
        <w:r w:rsidR="008C0D77">
          <w:t>additional</w:t>
        </w:r>
      </w:ins>
      <w:proofErr w:type="spellEnd"/>
      <w:ins w:id="529" w:author="Microsoft Office User" w:date="2022-01-18T16:29:00Z">
        <w:r w:rsidR="008C0D77">
          <w:t xml:space="preserve"> </w:t>
        </w:r>
      </w:ins>
      <w:proofErr w:type="spellStart"/>
      <w:ins w:id="530" w:author="Microsoft Office User" w:date="2022-01-18T16:30:00Z">
        <w:r w:rsidR="008C0D77">
          <w:t>support</w:t>
        </w:r>
      </w:ins>
      <w:proofErr w:type="spellEnd"/>
      <w:ins w:id="531" w:author="Microsoft Office User" w:date="2022-01-18T16:29:00Z">
        <w:r w:rsidR="008C0D77">
          <w:t xml:space="preserve"> </w:t>
        </w:r>
        <w:proofErr w:type="spellStart"/>
        <w:r w:rsidR="008C0D77">
          <w:t>from</w:t>
        </w:r>
      </w:ins>
      <w:proofErr w:type="spellEnd"/>
      <w:ins w:id="532" w:author="Microsoft Office User" w:date="2022-01-18T16:28:00Z">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ins>
      <w:ins w:id="533" w:author="Microsoft Office User" w:date="2022-01-18T16:29:00Z">
        <w:r w:rsidR="008C0D77">
          <w:rPr>
            <w:lang w:val="en-US"/>
          </w:rPr>
          <w:t xml:space="preserve"> </w:t>
        </w:r>
      </w:ins>
      <w:ins w:id="534" w:author="Microsoft Office User" w:date="2022-01-18T16:28:00Z">
        <w:r w:rsidR="00B06060" w:rsidRPr="00B06060">
          <w:rPr>
            <w:lang w:val="en-US"/>
          </w:rPr>
          <w:t>and the Max Planck Institute of Animal Behavior</w:t>
        </w:r>
      </w:ins>
      <w:ins w:id="535" w:author="Microsoft Office User" w:date="2022-01-18T16:30:00Z">
        <w:r w:rsidR="008C0D77">
          <w:rPr>
            <w:lang w:val="en-US"/>
          </w:rPr>
          <w:t xml:space="preserve">. </w:t>
        </w:r>
      </w:ins>
      <w:commentRangeStart w:id="536"/>
      <w:ins w:id="537" w:author="Microsoft Office User" w:date="2022-01-18T16:31:00Z">
        <w:r w:rsidR="008C0D77">
          <w:rPr>
            <w:lang w:val="en-US"/>
          </w:rPr>
          <w:t>MM acknowledges support from…</w:t>
        </w:r>
        <w:commentRangeEnd w:id="536"/>
        <w:r w:rsidR="008C0D77">
          <w:rPr>
            <w:rStyle w:val="CommentReference"/>
            <w:lang w:val="en-CA" w:bidi="he-IL"/>
          </w:rPr>
          <w:commentReference w:id="536"/>
        </w:r>
      </w:ins>
    </w:p>
    <w:p w14:paraId="5FCA34D6" w14:textId="14A1270D" w:rsidR="006D6297" w:rsidRPr="00B06060" w:rsidRDefault="006D6297" w:rsidP="00614F18">
      <w:pPr>
        <w:spacing w:line="360" w:lineRule="auto"/>
        <w:jc w:val="both"/>
        <w:rPr>
          <w:ins w:id="538" w:author="Microsoft Office User" w:date="2022-01-18T15:07:00Z"/>
          <w:rFonts w:cstheme="minorHAnsi"/>
          <w:bCs/>
          <w:lang w:val="en-DE"/>
          <w:rPrChange w:id="539" w:author="Microsoft Office User" w:date="2022-01-18T16:26:00Z">
            <w:rPr>
              <w:ins w:id="540" w:author="Microsoft Office User" w:date="2022-01-18T15:07:00Z"/>
              <w:rFonts w:cstheme="minorHAnsi"/>
              <w:b/>
              <w:lang w:val="en-US"/>
            </w:rPr>
          </w:rPrChange>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1362603" w:rsidR="003B5243" w:rsidRPr="00C058F3" w:rsidRDefault="003B5243" w:rsidP="00F0759E">
      <w:pPr>
        <w:autoSpaceDE w:val="0"/>
        <w:autoSpaceDN w:val="0"/>
        <w:adjustRightInd w:val="0"/>
        <w:spacing w:after="0" w:line="360" w:lineRule="auto"/>
        <w:rPr>
          <w:rFonts w:cstheme="minorHAnsi"/>
          <w:color w:val="231F20"/>
          <w:szCs w:val="16"/>
          <w:lang w:val="en-US"/>
        </w:rPr>
      </w:pPr>
      <w:del w:id="541" w:author="Microsoft Office User" w:date="2022-01-18T15:03:00Z">
        <w:r w:rsidRPr="00C058F3" w:rsidDel="00F10799">
          <w:rPr>
            <w:rFonts w:cstheme="minorHAnsi"/>
            <w:color w:val="231F20"/>
            <w:szCs w:val="16"/>
            <w:lang w:val="en-US"/>
          </w:rPr>
          <w:delText xml:space="preserve">All data collection adhered to ASAB guidelines. </w:delText>
        </w:r>
      </w:del>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542"/>
      <w:r w:rsidRPr="00C058F3">
        <w:rPr>
          <w:rFonts w:cstheme="minorHAnsi"/>
          <w:color w:val="231F20"/>
          <w:szCs w:val="16"/>
          <w:lang w:val="en-US"/>
        </w:rPr>
        <w:t>EC031-1</w:t>
      </w:r>
      <w:ins w:id="543" w:author="Microsoft Office User" w:date="2022-01-18T15:02:00Z">
        <w:r w:rsidR="00F10799">
          <w:rPr>
            <w:rFonts w:cstheme="minorHAnsi"/>
            <w:color w:val="231F20"/>
            <w:szCs w:val="16"/>
            <w:lang w:val="en-US"/>
          </w:rPr>
          <w:t>7</w:t>
        </w:r>
      </w:ins>
      <w:commentRangeEnd w:id="542"/>
      <w:ins w:id="544" w:author="Microsoft Office User" w:date="2022-01-18T15:03:00Z">
        <w:r w:rsidR="00F10799">
          <w:rPr>
            <w:rStyle w:val="CommentReference"/>
            <w:lang w:val="en-CA" w:bidi="he-IL"/>
          </w:rPr>
          <w:commentReference w:id="542"/>
        </w:r>
      </w:ins>
      <w:del w:id="545" w:author="Microsoft Office User" w:date="2022-01-18T15:02:00Z">
        <w:r w:rsidRPr="00C058F3" w:rsidDel="00F10799">
          <w:rPr>
            <w:rFonts w:cstheme="minorHAnsi"/>
            <w:color w:val="231F20"/>
            <w:szCs w:val="16"/>
            <w:lang w:val="en-US"/>
          </w:rPr>
          <w:delText>3</w:delText>
        </w:r>
      </w:del>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546"/>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546"/>
      <w:r w:rsidR="00F10799">
        <w:rPr>
          <w:rStyle w:val="CommentReference"/>
          <w:lang w:val="en-CA" w:bidi="he-IL"/>
        </w:rPr>
        <w:commentReference w:id="546"/>
      </w:r>
      <w:r w:rsidRPr="00C058F3">
        <w:rPr>
          <w:rFonts w:cstheme="minorHAnsi"/>
          <w:color w:val="231F20"/>
          <w:szCs w:val="16"/>
          <w:lang w:val="en-US"/>
        </w:rPr>
        <w:t>), South Africa</w:t>
      </w:r>
      <w:commentRangeStart w:id="547"/>
      <w:r w:rsidRPr="00C058F3">
        <w:rPr>
          <w:rFonts w:cstheme="minorHAnsi"/>
          <w:color w:val="231F20"/>
          <w:szCs w:val="16"/>
          <w:lang w:val="en-US"/>
        </w:rPr>
        <w:t>.</w:t>
      </w:r>
      <w:commentRangeEnd w:id="547"/>
      <w:r>
        <w:rPr>
          <w:rStyle w:val="CommentReference"/>
          <w:lang w:val="en-CA" w:bidi="he-IL"/>
        </w:rPr>
        <w:commentReference w:id="547"/>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t>Author contributions</w:t>
      </w:r>
    </w:p>
    <w:p w14:paraId="186544FB" w14:textId="1C1682DE" w:rsidR="003B5243" w:rsidRPr="00F16119" w:rsidRDefault="003B5243" w:rsidP="00614F18">
      <w:pPr>
        <w:spacing w:line="360" w:lineRule="auto"/>
        <w:jc w:val="both"/>
        <w:rPr>
          <w:rFonts w:cstheme="minorHAnsi"/>
          <w:b/>
          <w:lang w:val="en-US"/>
        </w:rPr>
      </w:pPr>
      <w:r>
        <w:rPr>
          <w:rFonts w:cstheme="minorHAnsi"/>
          <w:lang w:val="en-US"/>
        </w:rPr>
        <w:t>BA, VD, GG and ASP collected the data, with support from MM. BA, V</w:t>
      </w:r>
      <w:ins w:id="548" w:author="Microsoft Office User" w:date="2022-01-18T15:04:00Z">
        <w:r w:rsidR="00F10799">
          <w:rPr>
            <w:rFonts w:cstheme="minorHAnsi"/>
            <w:lang w:val="en-US"/>
          </w:rPr>
          <w:t>H</w:t>
        </w:r>
      </w:ins>
      <w:del w:id="549" w:author="Microsoft Office User" w:date="2022-01-18T15:04:00Z">
        <w:r w:rsidDel="00F10799">
          <w:rPr>
            <w:rFonts w:cstheme="minorHAnsi"/>
            <w:lang w:val="en-US"/>
          </w:rPr>
          <w:delText>A</w:delText>
        </w:r>
      </w:del>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52D9C4A8" w14:textId="77777777" w:rsidR="005556CC" w:rsidRPr="002E20C8" w:rsidRDefault="00503804" w:rsidP="005556CC">
      <w:pPr>
        <w:pStyle w:val="Bibliography"/>
        <w:rPr>
          <w:rFonts w:ascii="Calibri" w:hAnsi="Calibri" w:cs="Calibri"/>
          <w:sz w:val="28"/>
          <w:lang w:val="de-DE"/>
        </w:rPr>
      </w:pPr>
      <w:r>
        <w:rPr>
          <w:rFonts w:cstheme="minorHAnsi"/>
          <w:b/>
          <w:sz w:val="28"/>
          <w:szCs w:val="28"/>
          <w:lang w:val="en-US"/>
        </w:rPr>
        <w:fldChar w:fldCharType="begin"/>
      </w:r>
      <w:r w:rsidR="0043299C">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proofErr w:type="spellStart"/>
      <w:r w:rsidR="005556CC" w:rsidRPr="005556CC">
        <w:rPr>
          <w:rFonts w:ascii="Calibri" w:hAnsi="Calibri" w:cs="Calibri"/>
          <w:sz w:val="28"/>
          <w:lang w:val="en-US"/>
        </w:rPr>
        <w:t>Ballerini</w:t>
      </w:r>
      <w:proofErr w:type="spellEnd"/>
      <w:r w:rsidR="005556CC" w:rsidRPr="005556CC">
        <w:rPr>
          <w:rFonts w:ascii="Calibri" w:hAnsi="Calibri" w:cs="Calibri"/>
          <w:sz w:val="28"/>
          <w:lang w:val="en-US"/>
        </w:rPr>
        <w:t xml:space="preserve"> M, </w:t>
      </w:r>
      <w:proofErr w:type="spellStart"/>
      <w:r w:rsidR="005556CC" w:rsidRPr="005556CC">
        <w:rPr>
          <w:rFonts w:ascii="Calibri" w:hAnsi="Calibri" w:cs="Calibri"/>
          <w:sz w:val="28"/>
          <w:lang w:val="en-US"/>
        </w:rPr>
        <w:t>Cabibbo</w:t>
      </w:r>
      <w:proofErr w:type="spellEnd"/>
      <w:r w:rsidR="005556CC" w:rsidRPr="005556CC">
        <w:rPr>
          <w:rFonts w:ascii="Calibri" w:hAnsi="Calibri" w:cs="Calibri"/>
          <w:sz w:val="28"/>
          <w:lang w:val="en-US"/>
        </w:rPr>
        <w:t xml:space="preserve"> N, </w:t>
      </w:r>
      <w:proofErr w:type="spellStart"/>
      <w:r w:rsidR="005556CC" w:rsidRPr="005556CC">
        <w:rPr>
          <w:rFonts w:ascii="Calibri" w:hAnsi="Calibri" w:cs="Calibri"/>
          <w:sz w:val="28"/>
          <w:lang w:val="en-US"/>
        </w:rPr>
        <w:t>Candelier</w:t>
      </w:r>
      <w:proofErr w:type="spellEnd"/>
      <w:r w:rsidR="005556CC" w:rsidRPr="005556CC">
        <w:rPr>
          <w:rFonts w:ascii="Calibri" w:hAnsi="Calibri" w:cs="Calibri"/>
          <w:sz w:val="28"/>
          <w:lang w:val="en-US"/>
        </w:rPr>
        <w:t xml:space="preserve"> R, </w:t>
      </w:r>
      <w:proofErr w:type="spellStart"/>
      <w:r w:rsidR="005556CC" w:rsidRPr="005556CC">
        <w:rPr>
          <w:rFonts w:ascii="Calibri" w:hAnsi="Calibri" w:cs="Calibri"/>
          <w:sz w:val="28"/>
          <w:lang w:val="en-US"/>
        </w:rPr>
        <w:t>Cavagna</w:t>
      </w:r>
      <w:proofErr w:type="spellEnd"/>
      <w:r w:rsidR="005556CC" w:rsidRPr="005556CC">
        <w:rPr>
          <w:rFonts w:ascii="Calibri" w:hAnsi="Calibri" w:cs="Calibri"/>
          <w:sz w:val="28"/>
          <w:lang w:val="en-US"/>
        </w:rPr>
        <w:t xml:space="preserve"> A, </w:t>
      </w:r>
      <w:proofErr w:type="spellStart"/>
      <w:r w:rsidR="005556CC" w:rsidRPr="005556CC">
        <w:rPr>
          <w:rFonts w:ascii="Calibri" w:hAnsi="Calibri" w:cs="Calibri"/>
          <w:sz w:val="28"/>
          <w:lang w:val="en-US"/>
        </w:rPr>
        <w:t>Cisbani</w:t>
      </w:r>
      <w:proofErr w:type="spellEnd"/>
      <w:r w:rsidR="005556CC" w:rsidRPr="005556CC">
        <w:rPr>
          <w:rFonts w:ascii="Calibri" w:hAnsi="Calibri" w:cs="Calibri"/>
          <w:sz w:val="28"/>
          <w:lang w:val="en-US"/>
        </w:rPr>
        <w:t xml:space="preserve"> E, </w:t>
      </w:r>
      <w:proofErr w:type="spellStart"/>
      <w:r w:rsidR="005556CC" w:rsidRPr="005556CC">
        <w:rPr>
          <w:rFonts w:ascii="Calibri" w:hAnsi="Calibri" w:cs="Calibri"/>
          <w:sz w:val="28"/>
          <w:lang w:val="en-US"/>
        </w:rPr>
        <w:t>Giardina</w:t>
      </w:r>
      <w:proofErr w:type="spellEnd"/>
      <w:r w:rsidR="005556CC" w:rsidRPr="005556CC">
        <w:rPr>
          <w:rFonts w:ascii="Calibri" w:hAnsi="Calibri" w:cs="Calibri"/>
          <w:sz w:val="28"/>
          <w:lang w:val="en-US"/>
        </w:rPr>
        <w:t xml:space="preserve"> I, </w:t>
      </w:r>
      <w:proofErr w:type="spellStart"/>
      <w:r w:rsidR="005556CC" w:rsidRPr="005556CC">
        <w:rPr>
          <w:rFonts w:ascii="Calibri" w:hAnsi="Calibri" w:cs="Calibri"/>
          <w:sz w:val="28"/>
          <w:lang w:val="en-US"/>
        </w:rPr>
        <w:t>Lecomte</w:t>
      </w:r>
      <w:proofErr w:type="spellEnd"/>
      <w:r w:rsidR="005556CC" w:rsidRPr="005556CC">
        <w:rPr>
          <w:rFonts w:ascii="Calibri" w:hAnsi="Calibri" w:cs="Calibri"/>
          <w:sz w:val="28"/>
          <w:lang w:val="en-US"/>
        </w:rPr>
        <w:t xml:space="preserve"> V, </w:t>
      </w:r>
      <w:proofErr w:type="spellStart"/>
      <w:r w:rsidR="005556CC" w:rsidRPr="005556CC">
        <w:rPr>
          <w:rFonts w:ascii="Calibri" w:hAnsi="Calibri" w:cs="Calibri"/>
          <w:sz w:val="28"/>
          <w:lang w:val="en-US"/>
        </w:rPr>
        <w:t>Orlandi</w:t>
      </w:r>
      <w:proofErr w:type="spellEnd"/>
      <w:r w:rsidR="005556CC" w:rsidRPr="005556CC">
        <w:rPr>
          <w:rFonts w:ascii="Calibri" w:hAnsi="Calibri" w:cs="Calibri"/>
          <w:sz w:val="28"/>
          <w:lang w:val="en-US"/>
        </w:rPr>
        <w:t xml:space="preserve"> A, </w:t>
      </w:r>
      <w:proofErr w:type="spellStart"/>
      <w:r w:rsidR="005556CC" w:rsidRPr="005556CC">
        <w:rPr>
          <w:rFonts w:ascii="Calibri" w:hAnsi="Calibri" w:cs="Calibri"/>
          <w:sz w:val="28"/>
          <w:lang w:val="en-US"/>
        </w:rPr>
        <w:t>Parisi</w:t>
      </w:r>
      <w:proofErr w:type="spellEnd"/>
      <w:r w:rsidR="005556CC" w:rsidRPr="005556CC">
        <w:rPr>
          <w:rFonts w:ascii="Calibri" w:hAnsi="Calibri" w:cs="Calibri"/>
          <w:sz w:val="28"/>
          <w:lang w:val="en-US"/>
        </w:rPr>
        <w:t xml:space="preserve"> G, </w:t>
      </w:r>
      <w:proofErr w:type="spellStart"/>
      <w:r w:rsidR="005556CC" w:rsidRPr="005556CC">
        <w:rPr>
          <w:rFonts w:ascii="Calibri" w:hAnsi="Calibri" w:cs="Calibri"/>
          <w:sz w:val="28"/>
          <w:lang w:val="en-US"/>
        </w:rPr>
        <w:t>Procaccini</w:t>
      </w:r>
      <w:proofErr w:type="spellEnd"/>
      <w:r w:rsidR="005556CC" w:rsidRPr="005556CC">
        <w:rPr>
          <w:rFonts w:ascii="Calibri" w:hAnsi="Calibri" w:cs="Calibri"/>
          <w:sz w:val="28"/>
          <w:lang w:val="en-US"/>
        </w:rPr>
        <w:t xml:space="preserve"> A, et al. 2008. Interaction ruling animal collective behavior depends on topological rather than metric distance: Evidence from a field study. </w:t>
      </w:r>
      <w:r w:rsidR="005556CC" w:rsidRPr="002E20C8">
        <w:rPr>
          <w:rFonts w:ascii="Calibri" w:hAnsi="Calibri" w:cs="Calibri"/>
          <w:sz w:val="28"/>
          <w:lang w:val="de-DE"/>
        </w:rPr>
        <w:t>PNAS. 105(4):1232–1237. doi:10.1073/pnas.0711437105.</w:t>
      </w:r>
    </w:p>
    <w:p w14:paraId="075A31A8" w14:textId="77777777" w:rsidR="005556CC" w:rsidRPr="005556CC" w:rsidRDefault="005556CC" w:rsidP="005556CC">
      <w:pPr>
        <w:pStyle w:val="Bibliography"/>
        <w:rPr>
          <w:rFonts w:ascii="Calibri" w:hAnsi="Calibri" w:cs="Calibri"/>
          <w:sz w:val="28"/>
          <w:lang w:val="en-US"/>
        </w:rPr>
      </w:pPr>
      <w:proofErr w:type="spellStart"/>
      <w:r w:rsidRPr="002E20C8">
        <w:rPr>
          <w:rFonts w:ascii="Calibri" w:hAnsi="Calibri" w:cs="Calibri"/>
          <w:sz w:val="28"/>
          <w:lang w:val="de-DE"/>
        </w:rPr>
        <w:t>Barelli</w:t>
      </w:r>
      <w:proofErr w:type="spellEnd"/>
      <w:r w:rsidRPr="002E20C8">
        <w:rPr>
          <w:rFonts w:ascii="Calibri" w:hAnsi="Calibri" w:cs="Calibri"/>
          <w:sz w:val="28"/>
          <w:lang w:val="de-DE"/>
        </w:rPr>
        <w:t xml:space="preserve"> C, </w:t>
      </w:r>
      <w:proofErr w:type="spellStart"/>
      <w:r w:rsidRPr="002E20C8">
        <w:rPr>
          <w:rFonts w:ascii="Calibri" w:hAnsi="Calibri" w:cs="Calibri"/>
          <w:sz w:val="28"/>
          <w:lang w:val="de-DE"/>
        </w:rPr>
        <w:t>Reichard</w:t>
      </w:r>
      <w:proofErr w:type="spellEnd"/>
      <w:r w:rsidRPr="002E20C8">
        <w:rPr>
          <w:rFonts w:ascii="Calibri" w:hAnsi="Calibri" w:cs="Calibri"/>
          <w:sz w:val="28"/>
          <w:lang w:val="de-DE"/>
        </w:rPr>
        <w:t xml:space="preserve"> U, </w:t>
      </w:r>
      <w:proofErr w:type="spellStart"/>
      <w:r w:rsidRPr="002E20C8">
        <w:rPr>
          <w:rFonts w:ascii="Calibri" w:hAnsi="Calibri" w:cs="Calibri"/>
          <w:sz w:val="28"/>
          <w:lang w:val="de-DE"/>
        </w:rPr>
        <w:t>Boesch</w:t>
      </w:r>
      <w:proofErr w:type="spellEnd"/>
      <w:r w:rsidRPr="002E20C8">
        <w:rPr>
          <w:rFonts w:ascii="Calibri" w:hAnsi="Calibri" w:cs="Calibri"/>
          <w:sz w:val="28"/>
          <w:lang w:val="de-DE"/>
        </w:rPr>
        <w:t xml:space="preserve"> C, Heistermann M. 2008. </w:t>
      </w:r>
      <w:r w:rsidRPr="005556CC">
        <w:rPr>
          <w:rFonts w:ascii="Calibri" w:hAnsi="Calibri" w:cs="Calibri"/>
          <w:sz w:val="28"/>
          <w:lang w:val="en-US"/>
        </w:rPr>
        <w:t>Female white-handed gibbons (Hylobates lar) lead group movements and have priority of access to food resources. Behaviour. 145(7):965–981. doi:10.1163/156853908784089243.</w:t>
      </w:r>
    </w:p>
    <w:p w14:paraId="2A2FBE98"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Boinski S. 2000. Social Manipulation Within and Between Troops Mediate Primate Group Movement. In: Boinski S, editor. On the Move: How and Why Animals Travel in Groups. Chicago, IL: University of Chicago Press. [accessed 2022 Jan 12]. https://press.uchicago.edu/ucp/books/book/chicago/O/bo3618301.html.</w:t>
      </w:r>
    </w:p>
    <w:p w14:paraId="04AF886B"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Bousquet CAH, Manser MB. 2011. Resolution of experimentally induced symmetrical conflicts of interest in meerkats. Animal Behaviour. 81(6):1101–1107. doi:10.1016/j.anbehav.2011.02.030.</w:t>
      </w:r>
    </w:p>
    <w:p w14:paraId="5D111104"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72C69D5E"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Byrne RW. 2000. How Monkeys Find Their Way: Leadership, Coordination, and Cognitive Maps of African Baboons. In: Boinski S, Garber PA, editors. On the Move: How and Why Animals Travel in Groups. Chicago, IL: University of Chicago Press. [accessed 2022 Jan 12]. https://press.uchicago.edu/ucp/books/book/chicago/O/bo3618301.html.</w:t>
      </w:r>
    </w:p>
    <w:p w14:paraId="489013F6"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5A5AA519"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Clutton-Brock TH, Gaynor D, Kansky R, MacColl ADC, McIlrath G, Chadwick P, Brotherton PNM, O’Riain JM, Manser M, Skinner JD. 1998. Costs of cooperative behaviour in suricates (Suricata suricatta). Proceedings of the Royal Society B: Biological Sciences. 265(1392):185–190. doi:10.1098/rspb.1998.0281.</w:t>
      </w:r>
    </w:p>
    <w:p w14:paraId="627C9D07"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lastRenderedPageBreak/>
        <w:t>Clutton-Brock TH, Maccoll A, Chadwick P, Gaynor D, Kansky R, Skinner JD. 1999. Reproduction and survival of suricates (Suricata suricatta) in the southern Kalahari. African Journal of Ecology. 37(1):69–80. doi:10.1046/j.1365-2028.1999.00160.x.</w:t>
      </w:r>
    </w:p>
    <w:p w14:paraId="61A0F36D"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Conradt L, Roper TJ. 2010. Deciding group movements: where and when to go. Behavioural processes. 84:675–677. doi:10.1016/j.beproc.2010.03.005.</w:t>
      </w:r>
    </w:p>
    <w:p w14:paraId="76A78D49"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Doolan S, Macdonald D. 1996. Diet and foraging behaviour of group living meerkats, Suricata suricatta, in the southern Kalahari. Journal of Zoology. 239:697–716.</w:t>
      </w:r>
    </w:p>
    <w:p w14:paraId="14E430EB"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1135638B"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48387980"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Engesser S. 2011. Function of ‘close’ calls in a group foraging carnivore, Suricata suricatta.</w:t>
      </w:r>
    </w:p>
    <w:p w14:paraId="399A1192"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Farine DR, Strandburg-Peshkin A, Couzin ID, Berger-Wolf TY, Crofoot MC. 2017. Individual variation in local interaction rules can explain emergent patterns of spatial organization in wild baboons. Proc R Soc B. 284(1853):20162243. doi:10.1098/rspb.2016.2243.</w:t>
      </w:r>
    </w:p>
    <w:p w14:paraId="66A0E15B"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Gall GEC, Manser MB. 2017. Group cohesion in foraging meerkats : follow the moving ‘ vocal hot spot ’. Royal Society Open Science.</w:t>
      </w:r>
    </w:p>
    <w:p w14:paraId="44F25FA9"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Gall GEC, Strandburg-Peshkin A, Clutton-brock T, Manser MB. 2017. As dusk falls : collective decisions about the return to sleeping sites in meerkats. 132:91–99.</w:t>
      </w:r>
    </w:p>
    <w:p w14:paraId="214CBD0C"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Garland J, Berdahl AM, Sun J, Bollt EM. 2018. Anatomy of leadership in collective behaviour. Chaos. 28(7):075308. doi:10.1063/1.5024395.</w:t>
      </w:r>
    </w:p>
    <w:p w14:paraId="17FD495B"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Giuggioli L, McKetterick TJ, Holderied M. 2015. Delayed Response and Biosonar Perception Explain Movement Coordination in Trawling Bats. PLOS Computational Biology. 11(3):e1004089. doi:10.1371/journal.pcbi.1004089.</w:t>
      </w:r>
    </w:p>
    <w:p w14:paraId="6AF3F349"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lastRenderedPageBreak/>
        <w:t>Griffin AS, Pemberton JM, Brotherton PNM, McIlrath G, Gaynor D, Kansky R, O’Riain J, Clutton-Brock TH. 2003. A genetic analysis of breeding success in the cooperative meerkat (Suricata suricatta). Behavioral Ecology. 14(4):472–480. doi:10.1093/beheco/arg040.</w:t>
      </w:r>
    </w:p>
    <w:p w14:paraId="2BC91F72"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Herbert-Read JE. 2016. Understanding how animal groups achieve coordinated movement. Journal of Experimental Biology. 219(19):2971–2983. doi:10.1242/jeb.129411.</w:t>
      </w:r>
    </w:p>
    <w:p w14:paraId="5DC82FDB"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Herbert-Read JE, Perna A, Mann RP, Schaerf TM, Sumpter DJT, Ward AJW. 2011. Inferring the rules of interaction of shoaling fish. PNAS. 108(46):18726–18731. doi:10.1073/pnas.1109355108.</w:t>
      </w:r>
    </w:p>
    <w:p w14:paraId="63E0BD6C"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Holekamp KE, Boydston EE, Smale L. 2000. Group Tarvel in Social Carnivores. In: Boinski S, Garber PA, editors. On the Move. University of Chicago Press.</w:t>
      </w:r>
    </w:p>
    <w:p w14:paraId="3FCFC268"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Hughey LF, Hein AM, Strandburg-Peshkin A, Jensen FH. 2018. Challenges and solutions for studying collective animal behaviour in the wild. Phil Trans R Soc B. 373(1746):20170005. doi:10.1098/rstb.2017.0005.</w:t>
      </w:r>
    </w:p>
    <w:p w14:paraId="2061F862"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698290F4"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Katz Y, Tunstrøm K, Ioannou CC, Huepe C, Couzin ID. 2011. Inferring the structure and dynamics of interactions in schooling fish. PNAS. 108(46):18720–18725. doi:10.1073/pnas.1107583108.</w:t>
      </w:r>
    </w:p>
    <w:p w14:paraId="50FFDA2C"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0261BBA8"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King AJ, Douglas CMS, Huchard E, Isaac NJB, Cowlishaw G. 2008. Dominance and Affiliation Mediate Despotism in a Social Primate. Current Biology. 18(23):1833–1838. doi:10.1016/j.cub.2008.10.048.</w:t>
      </w:r>
    </w:p>
    <w:p w14:paraId="7A68BE32"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 xml:space="preserve">Kranstauber B, Gall GEC, Vink T, Clutton‐Brock T, Manser MB. 2019. Long-term movements and home-range changes: Rapid territory shifts in meerkats. Journal of Animal Ecology. n/a(n/a). doi:10.1111/1365-2656.13129. [accessed 2019 Dec 19]. </w:t>
      </w:r>
      <w:r w:rsidRPr="005556CC">
        <w:rPr>
          <w:rFonts w:ascii="Calibri" w:hAnsi="Calibri" w:cs="Calibri"/>
          <w:sz w:val="28"/>
          <w:lang w:val="en-US"/>
        </w:rPr>
        <w:lastRenderedPageBreak/>
        <w:t>https://besjournals.onlinelibrary.wiley.com/doi/abs/10.1111/1365-2656.13129.</w:t>
      </w:r>
    </w:p>
    <w:p w14:paraId="1F557DC7"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Lewis JS, Wartzok D, Heithaus MR. 2011. Highly dynamic fission–fusion species can exhibit leadership when traveling. Behav Ecol Sociobiol. 65(5):1061–1069. doi:10.1007/s00265-010-1113-y.</w:t>
      </w:r>
    </w:p>
    <w:p w14:paraId="2DC6FE35"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4612F299"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Manser MB, Jansen DAWAM, Graw B, Hollén LI, Bousquet CAH, Furrer RD, le Roux A. 2014. Vocal Complexity in Meerkats and Other Mongoose Species.</w:t>
      </w:r>
    </w:p>
    <w:p w14:paraId="5FF1AC06"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55615737"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125BCE8C"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Nagy M, Ákos Z, Biro D, Vicsek T. 2010. Hierarchical group dynamics in pigeon flocks. Nature. 464(7290):890–893. doi:10.1038/nature08891.</w:t>
      </w:r>
    </w:p>
    <w:p w14:paraId="670F841C" w14:textId="77777777" w:rsidR="005556CC" w:rsidRPr="005556CC" w:rsidRDefault="005556CC" w:rsidP="005556CC">
      <w:pPr>
        <w:pStyle w:val="Bibliography"/>
        <w:rPr>
          <w:rFonts w:ascii="Calibri" w:hAnsi="Calibri" w:cs="Calibri"/>
          <w:sz w:val="28"/>
        </w:rPr>
      </w:pPr>
      <w:r w:rsidRPr="005556CC">
        <w:rPr>
          <w:rFonts w:ascii="Calibri" w:hAnsi="Calibri" w:cs="Calibri"/>
          <w:sz w:val="28"/>
          <w:lang w:val="en-US"/>
        </w:rPr>
        <w:t xml:space="preserve">Papageorgiou D, Farine DR. 2020. Shared decision-making allows subordinates to lead when dominants monopolize resources. </w:t>
      </w:r>
      <w:r w:rsidRPr="005556CC">
        <w:rPr>
          <w:rFonts w:ascii="Calibri" w:hAnsi="Calibri" w:cs="Calibri"/>
          <w:sz w:val="28"/>
        </w:rPr>
        <w:t>Science Advances. 6(48):eaba5881. doi:10.1126/sciadv.aba5881.</w:t>
      </w:r>
    </w:p>
    <w:p w14:paraId="594C094D"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rPr>
        <w:t xml:space="preserve">Pettit B, Ákos Z, Vicsek T, Biro D. 2015. </w:t>
      </w:r>
      <w:r w:rsidRPr="005556CC">
        <w:rPr>
          <w:rFonts w:ascii="Calibri" w:hAnsi="Calibri" w:cs="Calibri"/>
          <w:sz w:val="28"/>
          <w:lang w:val="en-US"/>
        </w:rPr>
        <w:t>Speed Determines Leadership and Leadership Determines Learning during Pigeon Flocking. Current Biology. 25(23):3132–3137. doi:10.1016/j.cub.2015.10.044.</w:t>
      </w:r>
    </w:p>
    <w:p w14:paraId="550DB4B9"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R. Development Core Team. 2008. R: A language and environment for   statistical computing. R Foundation for Statistical Computing,   Vienna, Austria. [accessed 2018 Oct 14]. https://www.r-project.org/.</w:t>
      </w:r>
    </w:p>
    <w:p w14:paraId="09DB10AD"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Reber SA, Townsend SW, Manser MB. 2013. Social monitoring via close calls in meerkats. Proceedings of the Royal Society B: Biological Sciences. 280(1765):20131013–20131013. doi:10.1098/rspb.2013.1013.</w:t>
      </w:r>
    </w:p>
    <w:p w14:paraId="341B6CCE"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lastRenderedPageBreak/>
        <w:t>Rosenthal SB, Twomey CR, Hartnett AT, Wu HS, Couzin ID. 2015. Revealing the hidden networks of interaction in mobile animal groups allows prediction of complex behavioral contagion. PNAS. 112(15):4690–4695. doi:10.1073/pnas.1420068112.</w:t>
      </w:r>
    </w:p>
    <w:p w14:paraId="1B29D7E8"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Smith JE, Estrada JR, Richards HR, Dawes SE, Mitsos K, Holekamp KE. 2015. Collective movements, leadership and consensus costs at reunions in spotted hyaenas. Animal Behaviour. 105:187–200. doi:10.1016/j.anbehav.2015.04.023.</w:t>
      </w:r>
    </w:p>
    <w:p w14:paraId="2F4C942F"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Strandburg-Peshkin A, Clutton-Brock T, Manser MB. 2020. Burrow usage patterns and decision-making in meerkat groups. Behavioral Ecology. 31(2):292–302. doi:10.1093/beheco/arz190.</w:t>
      </w:r>
    </w:p>
    <w:p w14:paraId="27DD8BB1"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7944DD1D"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61E39D3D"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7414292A"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Tokuyama N, Furuichi T. 2017. Leadership of old females in collective departures in wild bonobos (Pan paniscus) at Wamba. Behav Ecol Sociobiol. 71(3):55. doi:10.1007/s00265-017-2277-5.</w:t>
      </w:r>
    </w:p>
    <w:p w14:paraId="447C21B3" w14:textId="77777777" w:rsidR="005556CC" w:rsidRPr="005556CC" w:rsidRDefault="005556CC" w:rsidP="005556CC">
      <w:pPr>
        <w:pStyle w:val="Bibliography"/>
        <w:rPr>
          <w:rFonts w:ascii="Calibri" w:hAnsi="Calibri" w:cs="Calibri"/>
          <w:sz w:val="28"/>
          <w:lang w:val="en-US"/>
        </w:rPr>
      </w:pPr>
      <w:r w:rsidRPr="005556CC">
        <w:rPr>
          <w:rFonts w:ascii="Calibri" w:hAnsi="Calibri" w:cs="Calibri"/>
          <w:sz w:val="28"/>
          <w:lang w:val="en-US"/>
        </w:rPr>
        <w:t>Townsend SW, Rasmussen M, Clutton-Brock T, Manser MB. 2012. Flexible alarm calling in meerkats: the role of the social environment and predation urgency. Behavioral Ecology. 23(6):1360–1364. doi:10.1093/beheco/ars129.</w:t>
      </w:r>
    </w:p>
    <w:p w14:paraId="6925AA2A" w14:textId="77777777" w:rsidR="005556CC" w:rsidRPr="005556CC" w:rsidRDefault="005556CC" w:rsidP="005556CC">
      <w:pPr>
        <w:pStyle w:val="Bibliography"/>
        <w:rPr>
          <w:rFonts w:ascii="Calibri" w:hAnsi="Calibri" w:cs="Calibri"/>
          <w:sz w:val="28"/>
        </w:rPr>
      </w:pPr>
      <w:r w:rsidRPr="005556CC">
        <w:rPr>
          <w:rFonts w:ascii="Calibri" w:hAnsi="Calibri" w:cs="Calibri"/>
          <w:sz w:val="28"/>
          <w:lang w:val="en-US"/>
        </w:rPr>
        <w:t xml:space="preserve">Van Belle S, Estrada A, Garber PA. 2013. Collective group movement and leadership in wild black howler monkeys (Alouatta pigra). </w:t>
      </w:r>
      <w:r w:rsidRPr="005556CC">
        <w:rPr>
          <w:rFonts w:ascii="Calibri" w:hAnsi="Calibri" w:cs="Calibri"/>
          <w:sz w:val="28"/>
        </w:rPr>
        <w:t>Behav Ecol Sociobiol. 67(1):31–41. doi:10.1007/s00265-012-1421-5.</w:t>
      </w:r>
    </w:p>
    <w:p w14:paraId="56288958" w14:textId="7E8B79BD"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17T11:46:00Z" w:initials="MOU">
    <w:p w14:paraId="7D4B0BFA" w14:textId="146CF7B9" w:rsidR="002E20C8" w:rsidRDefault="002E20C8">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w:t>
      </w:r>
      <w:proofErr w:type="gramStart"/>
      <w:r>
        <w:t>Also</w:t>
      </w:r>
      <w:proofErr w:type="gramEnd"/>
      <w:r>
        <w:t xml:space="preserve"> not sure about the Zurich affiliation for </w:t>
      </w:r>
      <w:proofErr w:type="spellStart"/>
      <w:r>
        <w:t>Cini</w:t>
      </w:r>
      <w:proofErr w:type="spellEnd"/>
      <w:r>
        <w:t>, Vlad, and me. I</w:t>
      </w:r>
      <w:r w:rsidR="00E301BA">
        <w:t xml:space="preserve"> guess in this case the work was partially done there so it could make sense – it’s just a lot of affiliations!</w:t>
      </w:r>
    </w:p>
  </w:comment>
  <w:comment w:id="2" w:author="baverly" w:date="2022-01-14T13:48:00Z" w:initials="b">
    <w:p w14:paraId="1FCB8A6D" w14:textId="075E0251" w:rsidR="00C97E1A" w:rsidRDefault="00C97E1A">
      <w:pPr>
        <w:pStyle w:val="CommentText"/>
      </w:pPr>
      <w:r>
        <w:rPr>
          <w:rStyle w:val="CommentReference"/>
        </w:rPr>
        <w:annotationRef/>
      </w:r>
      <w:r>
        <w:t xml:space="preserve">Quite short, but </w:t>
      </w:r>
      <w:proofErr w:type="spellStart"/>
      <w:r>
        <w:t>eLife</w:t>
      </w:r>
      <w:proofErr w:type="spellEnd"/>
      <w:r>
        <w:t xml:space="preserve"> recommends 150 to 200 words abstracts</w:t>
      </w:r>
    </w:p>
  </w:comment>
  <w:comment w:id="104" w:author="Microsoft Office User" w:date="2022-01-17T14:02:00Z" w:initials="MOU">
    <w:p w14:paraId="1546C1EC" w14:textId="4B5E72E9" w:rsidR="00EC0FD9" w:rsidRDefault="00EC0FD9">
      <w:pPr>
        <w:pStyle w:val="CommentText"/>
      </w:pPr>
      <w:r>
        <w:rPr>
          <w:rStyle w:val="CommentReference"/>
        </w:rPr>
        <w:annotationRef/>
      </w:r>
      <w:r>
        <w:t>I’m not sure this sentence is actually needed – might suggest deleting</w:t>
      </w:r>
    </w:p>
  </w:comment>
  <w:comment w:id="114" w:author="Microsoft Office User" w:date="2022-01-17T14:01:00Z" w:initials="MOU">
    <w:p w14:paraId="674443E8" w14:textId="66816BE9" w:rsidR="00EC0FD9" w:rsidRDefault="00EC0FD9">
      <w:pPr>
        <w:pStyle w:val="CommentText"/>
      </w:pPr>
      <w:r>
        <w:rPr>
          <w:rStyle w:val="CommentReference"/>
        </w:rPr>
        <w:annotationRef/>
      </w:r>
      <w:r>
        <w:t>I might pick different citations</w:t>
      </w:r>
      <w:r w:rsidR="00DA2E69">
        <w:t xml:space="preserve"> as examples</w:t>
      </w:r>
      <w:r>
        <w:t xml:space="preserve"> here, as these two are both baboons (</w:t>
      </w:r>
      <w:r w:rsidR="00DA2E69">
        <w:t>albeit</w:t>
      </w:r>
      <w:r>
        <w:t xml:space="preserve"> different species)</w:t>
      </w:r>
      <w:r w:rsidR="00DA2E69">
        <w:t xml:space="preserve">, and </w:t>
      </w:r>
      <w:proofErr w:type="gramStart"/>
      <w:r w:rsidR="00DA2E69">
        <w:t>also</w:t>
      </w:r>
      <w:proofErr w:type="gramEnd"/>
      <w:r w:rsidR="00DA2E69">
        <w:t xml:space="preserve"> they measured influence in very different ways (which I know is going to be part of your point in this paper, but you haven’t gotten there yet so it could be confusing since this sentence is talking about “systems” being shared vs unshared)</w:t>
      </w:r>
      <w:r>
        <w:t xml:space="preserve">. </w:t>
      </w:r>
      <w:r w:rsidR="00DA2E69">
        <w:t>M</w:t>
      </w:r>
      <w:r>
        <w:t>aybe</w:t>
      </w:r>
      <w:r w:rsidR="00DA2E69">
        <w:t xml:space="preserve"> </w:t>
      </w:r>
      <w:r>
        <w:t>just cit</w:t>
      </w:r>
      <w:r w:rsidR="00DA2E69">
        <w:t>ing</w:t>
      </w:r>
      <w:r>
        <w:t xml:space="preserve"> a review paper here</w:t>
      </w:r>
      <w:r w:rsidR="00DA2E69">
        <w:t xml:space="preserve"> would be best, and also you could cite </w:t>
      </w:r>
      <w:proofErr w:type="spellStart"/>
      <w:r w:rsidR="00DA2E69">
        <w:t>Conradt</w:t>
      </w:r>
      <w:proofErr w:type="spellEnd"/>
      <w:r w:rsidR="00DA2E69">
        <w:t xml:space="preserve"> &amp; Roper for the shared vs unshared spectrum.</w:t>
      </w:r>
    </w:p>
  </w:comment>
  <w:comment w:id="117" w:author="Microsoft Office User" w:date="2022-01-17T14:08:00Z" w:initials="MOU">
    <w:p w14:paraId="755D0649" w14:textId="7BEAA4D0" w:rsidR="005124AA" w:rsidRDefault="005124AA">
      <w:pPr>
        <w:pStyle w:val="CommentText"/>
      </w:pPr>
      <w:r>
        <w:rPr>
          <w:rStyle w:val="CommentReference"/>
        </w:rPr>
        <w:annotationRef/>
      </w:r>
      <w:r>
        <w:t>Note to self: come back to this</w:t>
      </w:r>
    </w:p>
  </w:comment>
  <w:comment w:id="124" w:author="Microsoft Office User" w:date="2022-01-17T14:26:00Z" w:initials="MOU">
    <w:p w14:paraId="158F1C18" w14:textId="34C36CA1" w:rsidR="006C4493" w:rsidRDefault="006C4493">
      <w:pPr>
        <w:pStyle w:val="CommentText"/>
      </w:pPr>
      <w:r>
        <w:rPr>
          <w:rStyle w:val="CommentReference"/>
        </w:rPr>
        <w:annotationRef/>
      </w:r>
      <w:r>
        <w:t xml:space="preserve">Is this a nearest neighbor distance? </w:t>
      </w:r>
    </w:p>
  </w:comment>
  <w:comment w:id="161" w:author="Microsoft Office User" w:date="2022-01-17T14:39:00Z" w:initials="MOU">
    <w:p w14:paraId="1F9801B1" w14:textId="472C053E" w:rsidR="007054DD" w:rsidRDefault="007054DD">
      <w:pPr>
        <w:pStyle w:val="CommentText"/>
      </w:pPr>
      <w:r>
        <w:rPr>
          <w:rStyle w:val="CommentReference"/>
        </w:rPr>
        <w:annotationRef/>
      </w:r>
      <w:r>
        <w:t xml:space="preserve">This paper does show what I would </w:t>
      </w:r>
      <w:r w:rsidR="00AE25B4">
        <w:t>say is “limited evidence” that dominant females have outsized influence (DF weight gain has more influence over probability of switching burrows than subordinate or DM weight gain).</w:t>
      </w:r>
    </w:p>
  </w:comment>
  <w:comment w:id="166" w:author="Microsoft Office User" w:date="2022-01-17T14:40:00Z" w:initials="MOU">
    <w:p w14:paraId="41BA4CA4" w14:textId="77777777" w:rsidR="00611390" w:rsidRDefault="00611390">
      <w:pPr>
        <w:pStyle w:val="CommentText"/>
      </w:pPr>
      <w:r>
        <w:rPr>
          <w:rStyle w:val="CommentReference"/>
        </w:rPr>
        <w:annotationRef/>
      </w:r>
      <w:r>
        <w:t>I think this sets the reader up to think this is going to be about vocalizations. I might leave this sentence out.</w:t>
      </w:r>
    </w:p>
    <w:p w14:paraId="4DDAA675" w14:textId="77777777" w:rsidR="006C23AD" w:rsidRDefault="006C23AD">
      <w:pPr>
        <w:pStyle w:val="CommentText"/>
      </w:pPr>
    </w:p>
    <w:p w14:paraId="615076EF" w14:textId="02451060" w:rsidR="006C23AD" w:rsidRDefault="006C23AD">
      <w:pPr>
        <w:pStyle w:val="CommentText"/>
      </w:pPr>
      <w:r>
        <w:t xml:space="preserve">See </w:t>
      </w:r>
      <w:proofErr w:type="gramStart"/>
      <w:r>
        <w:t>later :</w:t>
      </w:r>
      <w:proofErr w:type="gramEnd"/>
      <w:r>
        <w:t xml:space="preserve"> if we do move the position analyses to supplement can just remove this</w:t>
      </w:r>
    </w:p>
  </w:comment>
  <w:comment w:id="169" w:author="Microsoft Office User" w:date="2022-01-17T14:42:00Z" w:initials="MOU">
    <w:p w14:paraId="109B4528" w14:textId="105B1594" w:rsidR="00611390" w:rsidRDefault="00611390">
      <w:pPr>
        <w:pStyle w:val="CommentText"/>
      </w:pPr>
      <w:r>
        <w:rPr>
          <w:rStyle w:val="CommentReference"/>
        </w:rPr>
        <w:annotationRef/>
      </w:r>
      <w:r>
        <w:t>Maybe more for the discussion than the intro. Also, this sentence somehow makes it sound less general / more specific to meerkats, when actually the way it is constructed makes it very general.</w:t>
      </w:r>
    </w:p>
  </w:comment>
  <w:comment w:id="188" w:author="Microsoft Office User" w:date="2022-01-17T14:44:00Z" w:initials="MOU">
    <w:p w14:paraId="1BC728E8" w14:textId="475BE66F" w:rsidR="00611390" w:rsidRDefault="00611390">
      <w:pPr>
        <w:pStyle w:val="CommentText"/>
      </w:pPr>
      <w:r>
        <w:rPr>
          <w:rStyle w:val="CommentReference"/>
        </w:rPr>
        <w:annotationRef/>
      </w:r>
      <w:r>
        <w:t>Note to self: Come back to this</w:t>
      </w:r>
    </w:p>
  </w:comment>
  <w:comment w:id="192" w:author="Microsoft Office User" w:date="2022-01-17T14:52:00Z" w:initials="MOU">
    <w:p w14:paraId="19821AF9" w14:textId="5CBC0449" w:rsidR="008C78E3" w:rsidRDefault="008C78E3">
      <w:pPr>
        <w:pStyle w:val="CommentText"/>
      </w:pPr>
      <w:r>
        <w:rPr>
          <w:rStyle w:val="CommentReference"/>
        </w:rPr>
        <w:annotationRef/>
      </w:r>
      <w:r>
        <w:t>I would leave this out – we don’t know for sure if juveniles play a role, and this is indeed a limitation.</w:t>
      </w:r>
    </w:p>
  </w:comment>
  <w:comment w:id="204" w:author="Microsoft Office User" w:date="2022-01-17T14:54:00Z" w:initials="MOU">
    <w:p w14:paraId="47B349C7" w14:textId="43B21616" w:rsidR="008C78E3" w:rsidRDefault="008C78E3">
      <w:pPr>
        <w:pStyle w:val="CommentText"/>
      </w:pPr>
      <w:r>
        <w:rPr>
          <w:rStyle w:val="CommentReference"/>
        </w:rPr>
        <w:annotationRef/>
      </w:r>
      <w:r>
        <w:t>Group splits too?</w:t>
      </w:r>
    </w:p>
  </w:comment>
  <w:comment w:id="206" w:author="Microsoft Office User" w:date="2022-01-18T13:27:00Z" w:initials="MOU">
    <w:p w14:paraId="167590EE" w14:textId="74BC8AB0" w:rsidR="00BC299E" w:rsidRDefault="00BC299E">
      <w:pPr>
        <w:pStyle w:val="CommentText"/>
      </w:pPr>
      <w:r>
        <w:rPr>
          <w:rStyle w:val="CommentReference"/>
        </w:rPr>
        <w:annotationRef/>
      </w:r>
      <w:r>
        <w:t>I tried reordering the sections to put the</w:t>
      </w:r>
      <w:r w:rsidR="00B70145">
        <w:t xml:space="preserve"> position vs movement analyses later, since I think the other way wasn’t really working. To me this new ordering is clearer (I think you had it this way before anyway), and I think overall I’m leaning toward downplaying this analysis a bit and possibly relegating the figure to the supplement, though we could also leave it in. See what you think.</w:t>
      </w:r>
    </w:p>
  </w:comment>
  <w:comment w:id="210" w:author="Microsoft Office User" w:date="2022-01-17T15:26:00Z" w:initials="MOU">
    <w:p w14:paraId="6CFC8855" w14:textId="706BB63F" w:rsidR="00910D46" w:rsidRDefault="00910D46">
      <w:pPr>
        <w:pStyle w:val="CommentText"/>
      </w:pPr>
      <w:r>
        <w:rPr>
          <w:rStyle w:val="CommentReference"/>
        </w:rPr>
        <w:annotationRef/>
      </w:r>
      <w:r>
        <w:t xml:space="preserve">I keep going back and forth on this, but I now think maybe this part needs to be in the supplement. It’s just too confusing to have it here before you explain the general approach. I feel conflicted because in general I really like the approach of first thinking about what is a good metric for influence before going ahead and using it, but I think as is this will confuse readers and mess up the flow. </w:t>
      </w:r>
      <w:r>
        <w:br/>
      </w:r>
      <w:r>
        <w:br/>
      </w:r>
      <w:proofErr w:type="gramStart"/>
      <w:r>
        <w:t>So</w:t>
      </w:r>
      <w:proofErr w:type="gramEnd"/>
      <w:r>
        <w:t xml:space="preserve"> I think maybe instead we should start with the general description of the approach going straight to the movement metrics, but include a sentence about how we also investigated the role of relative position in the group r</w:t>
      </w:r>
      <w:r w:rsidR="00D82B8D">
        <w:rPr>
          <w:noProof/>
        </w:rPr>
        <w:t>at</w:t>
      </w:r>
      <w:r w:rsidR="00D82B8D">
        <w:rPr>
          <w:noProof/>
        </w:rPr>
        <w:t>he</w:t>
      </w:r>
      <w:r w:rsidR="00D82B8D">
        <w:rPr>
          <w:noProof/>
        </w:rPr>
        <w:t>r than</w:t>
      </w:r>
      <w:r w:rsidR="00D82B8D">
        <w:rPr>
          <w:noProof/>
        </w:rPr>
        <w:t xml:space="preserve"> move</w:t>
      </w:r>
      <w:r w:rsidR="00D82B8D">
        <w:rPr>
          <w:noProof/>
        </w:rPr>
        <w:t>ment</w:t>
      </w:r>
      <w:r w:rsidR="00D82B8D">
        <w:rPr>
          <w:noProof/>
        </w:rPr>
        <w:t>,</w:t>
      </w:r>
      <w:r w:rsidR="00D82B8D">
        <w:rPr>
          <w:noProof/>
        </w:rPr>
        <w:t xml:space="preserve"> </w:t>
      </w:r>
      <w:r>
        <w:t>and put all this stuff in the supplement. Kind of sad, but probably necessary.</w:t>
      </w:r>
    </w:p>
  </w:comment>
  <w:comment w:id="254" w:author="baverly" w:date="2022-01-14T14:36:00Z" w:initials="b">
    <w:p w14:paraId="57373F9A" w14:textId="6D531C04" w:rsidR="00C97E1A" w:rsidRDefault="00C97E1A">
      <w:pPr>
        <w:pStyle w:val="CommentText"/>
      </w:pPr>
      <w:r>
        <w:rPr>
          <w:rStyle w:val="CommentReference"/>
        </w:rPr>
        <w:annotationRef/>
      </w:r>
      <w:r>
        <w:t xml:space="preserve">Do you have an idea maybe how to broadly quantify </w:t>
      </w:r>
      <w:proofErr w:type="gramStart"/>
      <w:r>
        <w:t>it ?</w:t>
      </w:r>
      <w:proofErr w:type="gramEnd"/>
    </w:p>
  </w:comment>
  <w:comment w:id="255" w:author="Microsoft Office User" w:date="2022-01-18T12:45:00Z" w:initials="MOU">
    <w:p w14:paraId="5919D064" w14:textId="4F73F2FD" w:rsidR="00DC6806" w:rsidRDefault="00DC6806">
      <w:pPr>
        <w:pStyle w:val="CommentText"/>
      </w:pPr>
      <w:r>
        <w:rPr>
          <w:rStyle w:val="CommentReference"/>
        </w:rPr>
        <w:annotationRef/>
      </w:r>
      <w:r>
        <w:t>I don’t think you need to necessarily, but you could look at the standardized effect sizes (the coefficients on the fits)</w:t>
      </w:r>
    </w:p>
  </w:comment>
  <w:comment w:id="393" w:author="baverly" w:date="2022-01-14T14:36:00Z" w:initials="b">
    <w:p w14:paraId="1C6BA717" w14:textId="77777777" w:rsidR="00832D7A" w:rsidRDefault="00832D7A" w:rsidP="00832D7A">
      <w:pPr>
        <w:pStyle w:val="CommentText"/>
      </w:pPr>
      <w:r>
        <w:rPr>
          <w:rStyle w:val="CommentReference"/>
        </w:rPr>
        <w:annotationRef/>
      </w:r>
      <w:r>
        <w:t xml:space="preserve">Do you have an idea maybe how to broadly quantify </w:t>
      </w:r>
      <w:proofErr w:type="gramStart"/>
      <w:r>
        <w:t>it ?</w:t>
      </w:r>
      <w:proofErr w:type="gramEnd"/>
    </w:p>
  </w:comment>
  <w:comment w:id="394" w:author="Microsoft Office User" w:date="2022-01-18T12:45:00Z" w:initials="MOU">
    <w:p w14:paraId="68F5D0C1" w14:textId="77777777" w:rsidR="00832D7A" w:rsidRDefault="00832D7A" w:rsidP="00832D7A">
      <w:pPr>
        <w:pStyle w:val="CommentText"/>
      </w:pPr>
      <w:r>
        <w:rPr>
          <w:rStyle w:val="CommentReference"/>
        </w:rPr>
        <w:annotationRef/>
      </w:r>
      <w:r>
        <w:t>I don’t think you need to necessarily, but you could look at the standardized effect sizes (the coefficients on the fits)</w:t>
      </w:r>
    </w:p>
  </w:comment>
  <w:comment w:id="408" w:author="Microsoft Office User" w:date="2022-01-18T13:31:00Z" w:initials="MOU">
    <w:p w14:paraId="182FBE40" w14:textId="24E71B1E" w:rsidR="00B70145" w:rsidRDefault="00B70145">
      <w:pPr>
        <w:pStyle w:val="CommentText"/>
      </w:pPr>
      <w:r>
        <w:rPr>
          <w:rStyle w:val="CommentReference"/>
        </w:rPr>
        <w:annotationRef/>
      </w:r>
      <w:r>
        <w:t>Maybe move to supplement</w:t>
      </w:r>
    </w:p>
  </w:comment>
  <w:comment w:id="429" w:author="baverly" w:date="2022-01-14T14:37:00Z" w:initials="b">
    <w:p w14:paraId="79AB4D04" w14:textId="5A711B3C" w:rsidR="00C97E1A" w:rsidRDefault="00C97E1A">
      <w:pPr>
        <w:pStyle w:val="CommentText"/>
      </w:pPr>
      <w:r>
        <w:rPr>
          <w:rStyle w:val="CommentReference"/>
        </w:rPr>
        <w:annotationRef/>
      </w:r>
      <w:proofErr w:type="gramStart"/>
      <w:r>
        <w:t>So</w:t>
      </w:r>
      <w:proofErr w:type="gramEnd"/>
      <w:r>
        <w:t xml:space="preserve"> I couldn’t find a way to </w:t>
      </w:r>
      <w:r w:rsidR="005300CF">
        <w:t>give a measure of the uncertainty of the logistic fit, but I figured that making all the individual fits available in the supplements could be enough? I mean they look pretty good in general, I think in itself this could be convincing enough that are approach is justified…?</w:t>
      </w:r>
    </w:p>
  </w:comment>
  <w:comment w:id="430" w:author="Microsoft Office User" w:date="2022-01-18T14:32:00Z" w:initials="MOU">
    <w:p w14:paraId="60D5E6AF" w14:textId="77777777" w:rsidR="00D2072B" w:rsidRDefault="00D2072B">
      <w:pPr>
        <w:pStyle w:val="CommentText"/>
      </w:pPr>
      <w:r>
        <w:rPr>
          <w:rStyle w:val="CommentReference"/>
        </w:rPr>
        <w:annotationRef/>
      </w:r>
      <w:r>
        <w:t xml:space="preserve">I think this is reasonable. The reviewers might ask us for a measure of uncertainty and we could address it at that point if needed. </w:t>
      </w:r>
    </w:p>
    <w:p w14:paraId="23C9FC1C" w14:textId="77777777" w:rsidR="00D2072B" w:rsidRDefault="00D2072B">
      <w:pPr>
        <w:pStyle w:val="CommentText"/>
      </w:pPr>
    </w:p>
    <w:p w14:paraId="4FA46526" w14:textId="77777777" w:rsidR="00D2072B" w:rsidRDefault="00D2072B">
      <w:pPr>
        <w:pStyle w:val="CommentText"/>
      </w:pPr>
      <w:proofErr w:type="gramStart"/>
      <w:r>
        <w:t>Also</w:t>
      </w:r>
      <w:proofErr w:type="gramEnd"/>
      <w:r>
        <w:t xml:space="preserve"> I can’t delete the word “movement” from the title without removing this comment, but I would do that since we’ve just calling it turning influence now.</w:t>
      </w:r>
    </w:p>
    <w:p w14:paraId="422C995C" w14:textId="77777777" w:rsidR="00D2072B" w:rsidRDefault="00D2072B">
      <w:pPr>
        <w:pStyle w:val="CommentText"/>
      </w:pPr>
    </w:p>
    <w:p w14:paraId="32F3FCC1" w14:textId="3038BCF1" w:rsidR="00D2072B" w:rsidRDefault="00D2072B">
      <w:pPr>
        <w:pStyle w:val="CommentText"/>
      </w:pPr>
      <w:r>
        <w:t xml:space="preserve">Finally, I am wondering if it makes sense to first highlight </w:t>
      </w:r>
      <w:proofErr w:type="gramStart"/>
      <w:r>
        <w:t>that individuals</w:t>
      </w:r>
      <w:proofErr w:type="gramEnd"/>
      <w:r>
        <w:t xml:space="preserve"> varied in their influence (ref figure) rather than jumping straight to the status comparison. This would also give you an opportunity to cite the part in the supplement with all the individual fits.</w:t>
      </w:r>
    </w:p>
  </w:comment>
  <w:comment w:id="433" w:author="baverly" w:date="2022-01-14T14:34:00Z" w:initials="b">
    <w:p w14:paraId="34D2A31E" w14:textId="4FE8505E" w:rsidR="00C97E1A" w:rsidRDefault="00C97E1A">
      <w:pPr>
        <w:pStyle w:val="CommentText"/>
      </w:pPr>
      <w:r>
        <w:rPr>
          <w:rStyle w:val="CommentReference"/>
        </w:rPr>
        <w:annotationRef/>
      </w:r>
      <w:r>
        <w:t xml:space="preserve">Might be better in supplements </w:t>
      </w:r>
      <w:proofErr w:type="gramStart"/>
      <w:r>
        <w:t>… ?</w:t>
      </w:r>
      <w:proofErr w:type="gramEnd"/>
    </w:p>
  </w:comment>
  <w:comment w:id="434" w:author="Microsoft Office User" w:date="2022-01-18T14:35:00Z" w:initials="MOU">
    <w:p w14:paraId="78F6F27B" w14:textId="02DFF260" w:rsidR="00D2072B" w:rsidRDefault="00D2072B">
      <w:pPr>
        <w:pStyle w:val="CommentText"/>
      </w:pPr>
      <w:r>
        <w:rPr>
          <w:rStyle w:val="CommentReference"/>
        </w:rPr>
        <w:annotationRef/>
      </w:r>
      <w:r>
        <w:t xml:space="preserve">I think maybe it should stay in the main text, and could maybe be combined with a similar figure showing front-back positioning vs the two scores (so maybe 3 panels). </w:t>
      </w:r>
      <w:r w:rsidR="00E7246E">
        <w:t>But let’s see how it looks when you split by group.</w:t>
      </w:r>
    </w:p>
  </w:comment>
  <w:comment w:id="435" w:author="Microsoft Office User" w:date="2022-01-18T14:39:00Z" w:initials="MOU">
    <w:p w14:paraId="348A9BD3" w14:textId="77777777" w:rsidR="001C5741" w:rsidRDefault="001C5741">
      <w:pPr>
        <w:pStyle w:val="CommentText"/>
      </w:pPr>
      <w:r>
        <w:rPr>
          <w:rStyle w:val="CommentReference"/>
        </w:rPr>
        <w:annotationRef/>
      </w:r>
      <w:r>
        <w:t>Is the plot correct? It looks like ZU is maybe messed up (the DF seems to be in front, whereas I remember she was supposed to be in back… also it looks like the index says 10 for her when I would have thought it should be 1. Check this.</w:t>
      </w:r>
    </w:p>
    <w:p w14:paraId="48259AFB" w14:textId="77777777" w:rsidR="00C72A54" w:rsidRDefault="00C72A54">
      <w:pPr>
        <w:pStyle w:val="CommentText"/>
      </w:pPr>
    </w:p>
    <w:p w14:paraId="158EAFDB" w14:textId="0E1ADF41" w:rsidR="00C72A54" w:rsidRDefault="00C72A54">
      <w:pPr>
        <w:pStyle w:val="CommentText"/>
      </w:pPr>
      <w:r>
        <w:t>I like how the plot looks though!</w:t>
      </w:r>
    </w:p>
  </w:comment>
  <w:comment w:id="437" w:author="Microsoft Office User" w:date="2022-01-18T14:41:00Z" w:initials="MOU">
    <w:p w14:paraId="0886498C" w14:textId="70C022B4" w:rsidR="00A05008" w:rsidRDefault="00A05008">
      <w:pPr>
        <w:pStyle w:val="CommentText"/>
      </w:pPr>
      <w:r>
        <w:rPr>
          <w:rStyle w:val="CommentReference"/>
        </w:rPr>
        <w:annotationRef/>
      </w:r>
      <w:r>
        <w:t>I think this could be toned down (if indeed this result stays when you split by group). Just because the correlation is not significant does not mean there is no correlation. I think we can use some less black-and-white language here</w:t>
      </w:r>
      <w:r w:rsidR="00374100">
        <w:t xml:space="preserve"> to describe what we actually see (</w:t>
      </w:r>
      <w:proofErr w:type="gramStart"/>
      <w:r w:rsidR="00374100">
        <w:t>e.g.</w:t>
      </w:r>
      <w:proofErr w:type="gramEnd"/>
      <w:r w:rsidR="00374100">
        <w:t xml:space="preserve"> might be a slight correlation but in any case it’s minor), while also giving the p value for those who are into that type of thing.</w:t>
      </w:r>
    </w:p>
  </w:comment>
  <w:comment w:id="438" w:author="Microsoft Office User" w:date="2022-01-18T14:41:00Z" w:initials="MOU">
    <w:p w14:paraId="6E9A8931" w14:textId="76B06F80" w:rsidR="00C72A54" w:rsidRDefault="00C72A54">
      <w:pPr>
        <w:pStyle w:val="CommentText"/>
      </w:pPr>
      <w:r>
        <w:rPr>
          <w:rStyle w:val="CommentReference"/>
        </w:rPr>
        <w:annotationRef/>
      </w:r>
      <w:proofErr w:type="gramStart"/>
      <w:r>
        <w:t>Again</w:t>
      </w:r>
      <w:proofErr w:type="gramEnd"/>
      <w:r>
        <w:t xml:space="preserve"> needs to be split by group – let’s see what the result is then.</w:t>
      </w:r>
    </w:p>
  </w:comment>
  <w:comment w:id="440" w:author="Microsoft Office User" w:date="2022-01-18T17:07:00Z" w:initials="MOU">
    <w:p w14:paraId="62C65D4C" w14:textId="326B4983" w:rsidR="00752F44" w:rsidRDefault="00752F44">
      <w:pPr>
        <w:pStyle w:val="CommentText"/>
      </w:pPr>
      <w:r>
        <w:rPr>
          <w:rStyle w:val="CommentReference"/>
        </w:rPr>
        <w:annotationRef/>
      </w:r>
      <w:r>
        <w:t>Might have to tone this down if we downplay the position results</w:t>
      </w:r>
    </w:p>
  </w:comment>
  <w:comment w:id="520" w:author="baverly" w:date="2022-01-11T14:47:00Z" w:initials="b">
    <w:p w14:paraId="32B682CE" w14:textId="6A09C587" w:rsidR="00C97E1A" w:rsidRDefault="00C97E1A">
      <w:pPr>
        <w:pStyle w:val="CommentText"/>
      </w:pPr>
      <w:r>
        <w:rPr>
          <w:rStyle w:val="CommentReference"/>
        </w:rPr>
        <w:annotationRef/>
      </w:r>
      <w:r>
        <w:t>I think you can fill up that one better than me</w:t>
      </w:r>
    </w:p>
  </w:comment>
  <w:comment w:id="536" w:author="Microsoft Office User" w:date="2022-01-18T16:31:00Z" w:initials="MOU">
    <w:p w14:paraId="5C5C91D3" w14:textId="3C2C6B6E" w:rsidR="008C0D77" w:rsidRDefault="008C0D77">
      <w:pPr>
        <w:pStyle w:val="CommentText"/>
      </w:pPr>
      <w:r>
        <w:rPr>
          <w:rStyle w:val="CommentReference"/>
        </w:rPr>
        <w:annotationRef/>
      </w:r>
      <w:r>
        <w:t xml:space="preserve">Marta </w:t>
      </w:r>
      <w:proofErr w:type="gramStart"/>
      <w:r>
        <w:t>fill</w:t>
      </w:r>
      <w:proofErr w:type="gramEnd"/>
      <w:r>
        <w:t xml:space="preserve"> in</w:t>
      </w:r>
    </w:p>
  </w:comment>
  <w:comment w:id="542" w:author="Microsoft Office User" w:date="2022-01-18T15:03:00Z" w:initials="MOU">
    <w:p w14:paraId="0431DA5A" w14:textId="53FD079F" w:rsidR="00F10799" w:rsidRDefault="00F10799">
      <w:pPr>
        <w:pStyle w:val="CommentText"/>
      </w:pPr>
      <w:r>
        <w:rPr>
          <w:rStyle w:val="CommentReference"/>
        </w:rPr>
        <w:annotationRef/>
      </w:r>
      <w:r>
        <w:t>Check with Marta</w:t>
      </w:r>
    </w:p>
  </w:comment>
  <w:comment w:id="546" w:author="Microsoft Office User" w:date="2022-01-18T15:03:00Z" w:initials="MOU">
    <w:p w14:paraId="501C44DC" w14:textId="7F13318D" w:rsidR="00F10799" w:rsidRDefault="00F10799">
      <w:pPr>
        <w:pStyle w:val="CommentText"/>
      </w:pPr>
      <w:r>
        <w:rPr>
          <w:rStyle w:val="CommentReference"/>
        </w:rPr>
        <w:annotationRef/>
      </w:r>
      <w:r>
        <w:t>Check with Marta</w:t>
      </w:r>
    </w:p>
  </w:comment>
  <w:comment w:id="547" w:author="baverly" w:date="2022-01-11T15:02:00Z" w:initials="b">
    <w:p w14:paraId="4943A8A7" w14:textId="30E46D2F" w:rsidR="00C97E1A" w:rsidRDefault="00C97E1A">
      <w:pPr>
        <w:pStyle w:val="CommentText"/>
      </w:pPr>
      <w:r>
        <w:rPr>
          <w:rStyle w:val="CommentReference"/>
        </w:rPr>
        <w:annotationRef/>
      </w:r>
      <w:r>
        <w:t xml:space="preserve">I just copied and pasted that from </w:t>
      </w:r>
      <w:proofErr w:type="spellStart"/>
      <w:r>
        <w:t>Cini’s</w:t>
      </w:r>
      <w:proofErr w:type="spellEnd"/>
      <w:r>
        <w:t xml:space="preserve"> hotspot paper but I don’t know if it’s accurate in our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4B0BFA" w15:done="0"/>
  <w15:commentEx w15:paraId="1FCB8A6D" w15:done="0"/>
  <w15:commentEx w15:paraId="1546C1EC" w15:done="0"/>
  <w15:commentEx w15:paraId="674443E8" w15:done="0"/>
  <w15:commentEx w15:paraId="755D0649" w15:done="0"/>
  <w15:commentEx w15:paraId="158F1C18" w15:done="0"/>
  <w15:commentEx w15:paraId="1F9801B1" w15:done="0"/>
  <w15:commentEx w15:paraId="615076EF" w15:done="0"/>
  <w15:commentEx w15:paraId="109B4528" w15:done="0"/>
  <w15:commentEx w15:paraId="1BC728E8" w15:done="0"/>
  <w15:commentEx w15:paraId="19821AF9" w15:done="0"/>
  <w15:commentEx w15:paraId="47B349C7" w15:done="0"/>
  <w15:commentEx w15:paraId="167590EE" w15:done="0"/>
  <w15:commentEx w15:paraId="6CFC8855" w15:done="0"/>
  <w15:commentEx w15:paraId="57373F9A" w15:done="0"/>
  <w15:commentEx w15:paraId="5919D064" w15:paraIdParent="57373F9A" w15:done="0"/>
  <w15:commentEx w15:paraId="1C6BA717" w15:done="0"/>
  <w15:commentEx w15:paraId="68F5D0C1" w15:paraIdParent="1C6BA717" w15:done="0"/>
  <w15:commentEx w15:paraId="182FBE40" w15:done="0"/>
  <w15:commentEx w15:paraId="79AB4D04" w15:done="0"/>
  <w15:commentEx w15:paraId="32F3FCC1" w15:paraIdParent="79AB4D04" w15:done="0"/>
  <w15:commentEx w15:paraId="34D2A31E" w15:done="0"/>
  <w15:commentEx w15:paraId="78F6F27B" w15:paraIdParent="34D2A31E" w15:done="0"/>
  <w15:commentEx w15:paraId="158EAFDB" w15:done="0"/>
  <w15:commentEx w15:paraId="0886498C" w15:done="0"/>
  <w15:commentEx w15:paraId="6E9A8931" w15:done="0"/>
  <w15:commentEx w15:paraId="62C65D4C" w15:done="0"/>
  <w15:commentEx w15:paraId="32B682CE" w15:done="0"/>
  <w15:commentEx w15:paraId="5C5C91D3" w15:done="0"/>
  <w15:commentEx w15:paraId="0431DA5A" w15:done="0"/>
  <w15:commentEx w15:paraId="501C44DC" w15:done="0"/>
  <w15:commentEx w15:paraId="4943A8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4B0BFA" w16cid:durableId="258FD585"/>
  <w16cid:commentId w16cid:paraId="1FCB8A6D" w16cid:durableId="258BFD9A"/>
  <w16cid:commentId w16cid:paraId="1546C1EC" w16cid:durableId="258FF57F"/>
  <w16cid:commentId w16cid:paraId="674443E8" w16cid:durableId="258FF534"/>
  <w16cid:commentId w16cid:paraId="755D0649" w16cid:durableId="258FF6F4"/>
  <w16cid:commentId w16cid:paraId="158F1C18" w16cid:durableId="258FFB1E"/>
  <w16cid:commentId w16cid:paraId="1F9801B1" w16cid:durableId="258FFE1B"/>
  <w16cid:commentId w16cid:paraId="615076EF" w16cid:durableId="258FFE79"/>
  <w16cid:commentId w16cid:paraId="109B4528" w16cid:durableId="258FFEDB"/>
  <w16cid:commentId w16cid:paraId="1BC728E8" w16cid:durableId="258FFF33"/>
  <w16cid:commentId w16cid:paraId="19821AF9" w16cid:durableId="25900142"/>
  <w16cid:commentId w16cid:paraId="47B349C7" w16cid:durableId="259001AE"/>
  <w16cid:commentId w16cid:paraId="167590EE" w16cid:durableId="25913ED9"/>
  <w16cid:commentId w16cid:paraId="6CFC8855" w16cid:durableId="25900922"/>
  <w16cid:commentId w16cid:paraId="57373F9A" w16cid:durableId="258C0901"/>
  <w16cid:commentId w16cid:paraId="5919D064" w16cid:durableId="259134F9"/>
  <w16cid:commentId w16cid:paraId="1C6BA717" w16cid:durableId="25913D0D"/>
  <w16cid:commentId w16cid:paraId="68F5D0C1" w16cid:durableId="25913D0C"/>
  <w16cid:commentId w16cid:paraId="182FBE40" w16cid:durableId="25913FAC"/>
  <w16cid:commentId w16cid:paraId="79AB4D04" w16cid:durableId="258C0935"/>
  <w16cid:commentId w16cid:paraId="32F3FCC1" w16cid:durableId="25914DE6"/>
  <w16cid:commentId w16cid:paraId="34D2A31E" w16cid:durableId="258C085E"/>
  <w16cid:commentId w16cid:paraId="78F6F27B" w16cid:durableId="25914ECD"/>
  <w16cid:commentId w16cid:paraId="158EAFDB" w16cid:durableId="25914F94"/>
  <w16cid:commentId w16cid:paraId="0886498C" w16cid:durableId="25915035"/>
  <w16cid:commentId w16cid:paraId="6E9A8931" w16cid:durableId="25915007"/>
  <w16cid:commentId w16cid:paraId="62C65D4C" w16cid:durableId="25917265"/>
  <w16cid:commentId w16cid:paraId="32B682CE" w16cid:durableId="258816F8"/>
  <w16cid:commentId w16cid:paraId="5C5C91D3" w16cid:durableId="259169E8"/>
  <w16cid:commentId w16cid:paraId="0431DA5A" w16cid:durableId="25915537"/>
  <w16cid:commentId w16cid:paraId="501C44DC" w16cid:durableId="2591553E"/>
  <w16cid:commentId w16cid:paraId="4943A8A7" w16cid:durableId="25881A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3876B" w14:textId="77777777" w:rsidR="00D82B8D" w:rsidRDefault="00D82B8D" w:rsidP="00DF58AA">
      <w:pPr>
        <w:spacing w:after="0" w:line="240" w:lineRule="auto"/>
      </w:pPr>
      <w:r>
        <w:separator/>
      </w:r>
    </w:p>
  </w:endnote>
  <w:endnote w:type="continuationSeparator" w:id="0">
    <w:p w14:paraId="24FFFEF6" w14:textId="77777777" w:rsidR="00D82B8D" w:rsidRDefault="00D82B8D"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Lato-Regular">
    <w:altName w:val="Yu Gothic"/>
    <w:panose1 w:val="020B0604020202020204"/>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485235"/>
      <w:docPartObj>
        <w:docPartGallery w:val="Page Numbers (Bottom of Page)"/>
        <w:docPartUnique/>
      </w:docPartObj>
    </w:sdtPr>
    <w:sdtEndPr>
      <w:rPr>
        <w:noProof/>
      </w:rPr>
    </w:sdtEndPr>
    <w:sdtContent>
      <w:p w14:paraId="2BF9EE3F" w14:textId="5B7ADBEB" w:rsidR="00C97E1A" w:rsidRDefault="00C97E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C97E1A" w:rsidRDefault="00C97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B42E" w14:textId="77777777" w:rsidR="00D82B8D" w:rsidRDefault="00D82B8D" w:rsidP="00DF58AA">
      <w:pPr>
        <w:spacing w:after="0" w:line="240" w:lineRule="auto"/>
      </w:pPr>
      <w:r>
        <w:separator/>
      </w:r>
    </w:p>
  </w:footnote>
  <w:footnote w:type="continuationSeparator" w:id="0">
    <w:p w14:paraId="7FC90E88" w14:textId="77777777" w:rsidR="00D82B8D" w:rsidRDefault="00D82B8D"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07809"/>
    <w:rsid w:val="00011C1A"/>
    <w:rsid w:val="00012DA5"/>
    <w:rsid w:val="00013304"/>
    <w:rsid w:val="0001479D"/>
    <w:rsid w:val="000153AD"/>
    <w:rsid w:val="00025F9E"/>
    <w:rsid w:val="00030838"/>
    <w:rsid w:val="000318C2"/>
    <w:rsid w:val="0004050F"/>
    <w:rsid w:val="000408A6"/>
    <w:rsid w:val="000557BD"/>
    <w:rsid w:val="00064FA7"/>
    <w:rsid w:val="0006685A"/>
    <w:rsid w:val="0007763B"/>
    <w:rsid w:val="0008275B"/>
    <w:rsid w:val="00084403"/>
    <w:rsid w:val="000862DE"/>
    <w:rsid w:val="00087EDB"/>
    <w:rsid w:val="00091A0A"/>
    <w:rsid w:val="00092024"/>
    <w:rsid w:val="00093264"/>
    <w:rsid w:val="00093C4E"/>
    <w:rsid w:val="000946FA"/>
    <w:rsid w:val="00096793"/>
    <w:rsid w:val="000A2427"/>
    <w:rsid w:val="000A5E06"/>
    <w:rsid w:val="000C05EA"/>
    <w:rsid w:val="000C4C26"/>
    <w:rsid w:val="000D2D96"/>
    <w:rsid w:val="000D2DEE"/>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32AB"/>
    <w:rsid w:val="00143C96"/>
    <w:rsid w:val="00150A8E"/>
    <w:rsid w:val="00150BB9"/>
    <w:rsid w:val="00153648"/>
    <w:rsid w:val="001540EF"/>
    <w:rsid w:val="00164DDD"/>
    <w:rsid w:val="001677D1"/>
    <w:rsid w:val="00171289"/>
    <w:rsid w:val="00172D8C"/>
    <w:rsid w:val="00185AF8"/>
    <w:rsid w:val="00187CF8"/>
    <w:rsid w:val="00190F98"/>
    <w:rsid w:val="00191ED0"/>
    <w:rsid w:val="001975BA"/>
    <w:rsid w:val="001A246C"/>
    <w:rsid w:val="001B7003"/>
    <w:rsid w:val="001C2A98"/>
    <w:rsid w:val="001C5741"/>
    <w:rsid w:val="001C61AE"/>
    <w:rsid w:val="001D5CC8"/>
    <w:rsid w:val="001D7209"/>
    <w:rsid w:val="001E39F5"/>
    <w:rsid w:val="001F34A3"/>
    <w:rsid w:val="001F4E67"/>
    <w:rsid w:val="001F7124"/>
    <w:rsid w:val="00205409"/>
    <w:rsid w:val="00207339"/>
    <w:rsid w:val="00210BF0"/>
    <w:rsid w:val="00213621"/>
    <w:rsid w:val="002171BF"/>
    <w:rsid w:val="002211ED"/>
    <w:rsid w:val="002231A3"/>
    <w:rsid w:val="002261F2"/>
    <w:rsid w:val="002271D2"/>
    <w:rsid w:val="00234190"/>
    <w:rsid w:val="00240432"/>
    <w:rsid w:val="00246373"/>
    <w:rsid w:val="002473B7"/>
    <w:rsid w:val="00252F3B"/>
    <w:rsid w:val="002530DE"/>
    <w:rsid w:val="0025674C"/>
    <w:rsid w:val="00263C6E"/>
    <w:rsid w:val="00275504"/>
    <w:rsid w:val="00275CE7"/>
    <w:rsid w:val="00276FA9"/>
    <w:rsid w:val="002777BB"/>
    <w:rsid w:val="002812CF"/>
    <w:rsid w:val="002840B8"/>
    <w:rsid w:val="002858CE"/>
    <w:rsid w:val="0029401F"/>
    <w:rsid w:val="002949FB"/>
    <w:rsid w:val="002952C6"/>
    <w:rsid w:val="002970F3"/>
    <w:rsid w:val="002A57D3"/>
    <w:rsid w:val="002A6B35"/>
    <w:rsid w:val="002A6DA1"/>
    <w:rsid w:val="002B286C"/>
    <w:rsid w:val="002B6760"/>
    <w:rsid w:val="002B7CBE"/>
    <w:rsid w:val="002C026B"/>
    <w:rsid w:val="002C6171"/>
    <w:rsid w:val="002C76E0"/>
    <w:rsid w:val="002D5BE0"/>
    <w:rsid w:val="002E20C8"/>
    <w:rsid w:val="002E6FDA"/>
    <w:rsid w:val="002F12A3"/>
    <w:rsid w:val="002F19FB"/>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338E"/>
    <w:rsid w:val="0036063F"/>
    <w:rsid w:val="0036157B"/>
    <w:rsid w:val="00362555"/>
    <w:rsid w:val="003649B8"/>
    <w:rsid w:val="003703A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477B"/>
    <w:rsid w:val="004202FE"/>
    <w:rsid w:val="0042550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6B1"/>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39F8"/>
    <w:rsid w:val="004F3E67"/>
    <w:rsid w:val="004F780D"/>
    <w:rsid w:val="00501BC4"/>
    <w:rsid w:val="00503804"/>
    <w:rsid w:val="005124AA"/>
    <w:rsid w:val="00512B65"/>
    <w:rsid w:val="00513FBB"/>
    <w:rsid w:val="0051536E"/>
    <w:rsid w:val="005172C4"/>
    <w:rsid w:val="0051758D"/>
    <w:rsid w:val="00526353"/>
    <w:rsid w:val="005300CF"/>
    <w:rsid w:val="00531E8D"/>
    <w:rsid w:val="005349EE"/>
    <w:rsid w:val="0054065B"/>
    <w:rsid w:val="00540989"/>
    <w:rsid w:val="00545518"/>
    <w:rsid w:val="00547FC0"/>
    <w:rsid w:val="00554B42"/>
    <w:rsid w:val="005556CC"/>
    <w:rsid w:val="00561B0A"/>
    <w:rsid w:val="005721C9"/>
    <w:rsid w:val="00573D0D"/>
    <w:rsid w:val="00575964"/>
    <w:rsid w:val="00580574"/>
    <w:rsid w:val="005828E6"/>
    <w:rsid w:val="00587B41"/>
    <w:rsid w:val="00590BD7"/>
    <w:rsid w:val="00590E74"/>
    <w:rsid w:val="005A0DF8"/>
    <w:rsid w:val="005A1D6D"/>
    <w:rsid w:val="005A7B35"/>
    <w:rsid w:val="005B1CD6"/>
    <w:rsid w:val="005B5924"/>
    <w:rsid w:val="005B5B3F"/>
    <w:rsid w:val="005B747C"/>
    <w:rsid w:val="005C09DE"/>
    <w:rsid w:val="005C2E16"/>
    <w:rsid w:val="005C3F49"/>
    <w:rsid w:val="005C5997"/>
    <w:rsid w:val="005C5C27"/>
    <w:rsid w:val="005D1340"/>
    <w:rsid w:val="005D20C4"/>
    <w:rsid w:val="005D2D09"/>
    <w:rsid w:val="005D4E8D"/>
    <w:rsid w:val="005D57AD"/>
    <w:rsid w:val="005E7D61"/>
    <w:rsid w:val="005F1E9C"/>
    <w:rsid w:val="005F2DCA"/>
    <w:rsid w:val="005F715F"/>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ADA"/>
    <w:rsid w:val="00662DE6"/>
    <w:rsid w:val="0066343F"/>
    <w:rsid w:val="0066358C"/>
    <w:rsid w:val="006646BF"/>
    <w:rsid w:val="0067052C"/>
    <w:rsid w:val="006723F3"/>
    <w:rsid w:val="00677638"/>
    <w:rsid w:val="006806C8"/>
    <w:rsid w:val="00681D58"/>
    <w:rsid w:val="0068287B"/>
    <w:rsid w:val="00687B7E"/>
    <w:rsid w:val="00687E4D"/>
    <w:rsid w:val="006926B1"/>
    <w:rsid w:val="00695914"/>
    <w:rsid w:val="006A15A1"/>
    <w:rsid w:val="006A3522"/>
    <w:rsid w:val="006A6C39"/>
    <w:rsid w:val="006C23AD"/>
    <w:rsid w:val="006C429D"/>
    <w:rsid w:val="006C4493"/>
    <w:rsid w:val="006D115A"/>
    <w:rsid w:val="006D14DB"/>
    <w:rsid w:val="006D401B"/>
    <w:rsid w:val="006D50A4"/>
    <w:rsid w:val="006D6297"/>
    <w:rsid w:val="006D69C5"/>
    <w:rsid w:val="006F336F"/>
    <w:rsid w:val="006F4F47"/>
    <w:rsid w:val="006F545A"/>
    <w:rsid w:val="00700ED8"/>
    <w:rsid w:val="007054DD"/>
    <w:rsid w:val="00711671"/>
    <w:rsid w:val="007121AE"/>
    <w:rsid w:val="00714F02"/>
    <w:rsid w:val="00716C0F"/>
    <w:rsid w:val="0073562B"/>
    <w:rsid w:val="00736C12"/>
    <w:rsid w:val="0074240D"/>
    <w:rsid w:val="0074345D"/>
    <w:rsid w:val="00752F44"/>
    <w:rsid w:val="00761AD2"/>
    <w:rsid w:val="00762539"/>
    <w:rsid w:val="0076263D"/>
    <w:rsid w:val="00763D8F"/>
    <w:rsid w:val="00764795"/>
    <w:rsid w:val="00766EB7"/>
    <w:rsid w:val="00770083"/>
    <w:rsid w:val="00772698"/>
    <w:rsid w:val="00775249"/>
    <w:rsid w:val="0078088B"/>
    <w:rsid w:val="0078109E"/>
    <w:rsid w:val="007853C2"/>
    <w:rsid w:val="007925CF"/>
    <w:rsid w:val="00795268"/>
    <w:rsid w:val="00797978"/>
    <w:rsid w:val="007A0BA1"/>
    <w:rsid w:val="007A12D7"/>
    <w:rsid w:val="007B4CC3"/>
    <w:rsid w:val="007C3EC4"/>
    <w:rsid w:val="007C6836"/>
    <w:rsid w:val="007D2323"/>
    <w:rsid w:val="007D2A6B"/>
    <w:rsid w:val="007D2D34"/>
    <w:rsid w:val="007D7E79"/>
    <w:rsid w:val="007E1B39"/>
    <w:rsid w:val="007E2376"/>
    <w:rsid w:val="007E59F6"/>
    <w:rsid w:val="007E5F45"/>
    <w:rsid w:val="007F43D9"/>
    <w:rsid w:val="007F56BC"/>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7D91"/>
    <w:rsid w:val="00856CD0"/>
    <w:rsid w:val="00857D2E"/>
    <w:rsid w:val="008621DC"/>
    <w:rsid w:val="00862DE3"/>
    <w:rsid w:val="00865E3C"/>
    <w:rsid w:val="00872962"/>
    <w:rsid w:val="008750A2"/>
    <w:rsid w:val="00883897"/>
    <w:rsid w:val="0088757C"/>
    <w:rsid w:val="008876EA"/>
    <w:rsid w:val="00892AD3"/>
    <w:rsid w:val="008942FE"/>
    <w:rsid w:val="0089468B"/>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A05008"/>
    <w:rsid w:val="00A1006A"/>
    <w:rsid w:val="00A13673"/>
    <w:rsid w:val="00A15919"/>
    <w:rsid w:val="00A21696"/>
    <w:rsid w:val="00A21EE5"/>
    <w:rsid w:val="00A2316F"/>
    <w:rsid w:val="00A32B60"/>
    <w:rsid w:val="00A346D6"/>
    <w:rsid w:val="00A3671B"/>
    <w:rsid w:val="00A3710B"/>
    <w:rsid w:val="00A44487"/>
    <w:rsid w:val="00A47676"/>
    <w:rsid w:val="00A5326C"/>
    <w:rsid w:val="00A564BE"/>
    <w:rsid w:val="00A56BE1"/>
    <w:rsid w:val="00A65AE2"/>
    <w:rsid w:val="00A66D30"/>
    <w:rsid w:val="00A75D60"/>
    <w:rsid w:val="00A82B78"/>
    <w:rsid w:val="00A85F3C"/>
    <w:rsid w:val="00A937A8"/>
    <w:rsid w:val="00A942A9"/>
    <w:rsid w:val="00A953BB"/>
    <w:rsid w:val="00AA736C"/>
    <w:rsid w:val="00AA73AB"/>
    <w:rsid w:val="00AB3420"/>
    <w:rsid w:val="00AB649D"/>
    <w:rsid w:val="00AC078A"/>
    <w:rsid w:val="00AC091D"/>
    <w:rsid w:val="00AC0F67"/>
    <w:rsid w:val="00AC2367"/>
    <w:rsid w:val="00AD0BCB"/>
    <w:rsid w:val="00AD1AF1"/>
    <w:rsid w:val="00AD1D8B"/>
    <w:rsid w:val="00AD63D6"/>
    <w:rsid w:val="00AE25B4"/>
    <w:rsid w:val="00AE3976"/>
    <w:rsid w:val="00AE41D9"/>
    <w:rsid w:val="00AE4386"/>
    <w:rsid w:val="00AE7C20"/>
    <w:rsid w:val="00AF58F3"/>
    <w:rsid w:val="00AF6496"/>
    <w:rsid w:val="00B011CD"/>
    <w:rsid w:val="00B03407"/>
    <w:rsid w:val="00B06060"/>
    <w:rsid w:val="00B12BC6"/>
    <w:rsid w:val="00B20200"/>
    <w:rsid w:val="00B228EB"/>
    <w:rsid w:val="00B241F5"/>
    <w:rsid w:val="00B301E5"/>
    <w:rsid w:val="00B30E50"/>
    <w:rsid w:val="00B311AA"/>
    <w:rsid w:val="00B47B4A"/>
    <w:rsid w:val="00B51E9B"/>
    <w:rsid w:val="00B52EA1"/>
    <w:rsid w:val="00B52F7A"/>
    <w:rsid w:val="00B553D3"/>
    <w:rsid w:val="00B564A0"/>
    <w:rsid w:val="00B70145"/>
    <w:rsid w:val="00B75A06"/>
    <w:rsid w:val="00B75ADC"/>
    <w:rsid w:val="00B779A3"/>
    <w:rsid w:val="00B80238"/>
    <w:rsid w:val="00B86E68"/>
    <w:rsid w:val="00B979C8"/>
    <w:rsid w:val="00BA63DF"/>
    <w:rsid w:val="00BB0771"/>
    <w:rsid w:val="00BB6D4F"/>
    <w:rsid w:val="00BC299E"/>
    <w:rsid w:val="00BC603B"/>
    <w:rsid w:val="00BD0F5E"/>
    <w:rsid w:val="00BD227C"/>
    <w:rsid w:val="00BD2757"/>
    <w:rsid w:val="00BE0E9E"/>
    <w:rsid w:val="00BF58B4"/>
    <w:rsid w:val="00BF692C"/>
    <w:rsid w:val="00C04A0E"/>
    <w:rsid w:val="00C05760"/>
    <w:rsid w:val="00C058F3"/>
    <w:rsid w:val="00C1089B"/>
    <w:rsid w:val="00C12072"/>
    <w:rsid w:val="00C160E5"/>
    <w:rsid w:val="00C17A45"/>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E0681"/>
    <w:rsid w:val="00CE3E4A"/>
    <w:rsid w:val="00CE5D37"/>
    <w:rsid w:val="00CE5F5B"/>
    <w:rsid w:val="00CF359E"/>
    <w:rsid w:val="00D033F5"/>
    <w:rsid w:val="00D179EB"/>
    <w:rsid w:val="00D2072B"/>
    <w:rsid w:val="00D20D90"/>
    <w:rsid w:val="00D27F62"/>
    <w:rsid w:val="00D31AE1"/>
    <w:rsid w:val="00D36436"/>
    <w:rsid w:val="00D408AE"/>
    <w:rsid w:val="00D53464"/>
    <w:rsid w:val="00D53EFB"/>
    <w:rsid w:val="00D54D22"/>
    <w:rsid w:val="00D5546B"/>
    <w:rsid w:val="00D57862"/>
    <w:rsid w:val="00D6240A"/>
    <w:rsid w:val="00D661F7"/>
    <w:rsid w:val="00D7245E"/>
    <w:rsid w:val="00D733E9"/>
    <w:rsid w:val="00D756DE"/>
    <w:rsid w:val="00D82B8D"/>
    <w:rsid w:val="00D83F36"/>
    <w:rsid w:val="00D8494C"/>
    <w:rsid w:val="00D87226"/>
    <w:rsid w:val="00D903A8"/>
    <w:rsid w:val="00D91FB9"/>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56CE"/>
    <w:rsid w:val="00E11035"/>
    <w:rsid w:val="00E301BA"/>
    <w:rsid w:val="00E40FF5"/>
    <w:rsid w:val="00E416BA"/>
    <w:rsid w:val="00E4383D"/>
    <w:rsid w:val="00E43AAA"/>
    <w:rsid w:val="00E44329"/>
    <w:rsid w:val="00E477CA"/>
    <w:rsid w:val="00E57E14"/>
    <w:rsid w:val="00E65B95"/>
    <w:rsid w:val="00E6792B"/>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225B6"/>
    <w:rsid w:val="00F25EE9"/>
    <w:rsid w:val="00F341B8"/>
    <w:rsid w:val="00F451CF"/>
    <w:rsid w:val="00F502E7"/>
    <w:rsid w:val="00F5110F"/>
    <w:rsid w:val="00F516BB"/>
    <w:rsid w:val="00F51BF5"/>
    <w:rsid w:val="00F576F0"/>
    <w:rsid w:val="00F60B59"/>
    <w:rsid w:val="00F61F39"/>
    <w:rsid w:val="00F707EF"/>
    <w:rsid w:val="00F734BE"/>
    <w:rsid w:val="00F742B2"/>
    <w:rsid w:val="00F82420"/>
    <w:rsid w:val="00F8521D"/>
    <w:rsid w:val="00F85D18"/>
    <w:rsid w:val="00F85EAE"/>
    <w:rsid w:val="00F8664F"/>
    <w:rsid w:val="00FA2519"/>
    <w:rsid w:val="00FB2614"/>
    <w:rsid w:val="00FB5844"/>
    <w:rsid w:val="00FC6545"/>
    <w:rsid w:val="00FC7611"/>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5B85D-8F63-4783-8B83-2B5E0C71D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26</Pages>
  <Words>29322</Words>
  <Characters>167137</Characters>
  <Application>Microsoft Office Word</Application>
  <DocSecurity>0</DocSecurity>
  <Lines>1392</Lines>
  <Paragraphs>392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Microsoft Office User</cp:lastModifiedBy>
  <cp:revision>22</cp:revision>
  <dcterms:created xsi:type="dcterms:W3CDTF">2022-01-17T12:50:00Z</dcterms:created>
  <dcterms:modified xsi:type="dcterms:W3CDTF">2022-01-18T16:23:00Z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