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052EF" w14:textId="4DAAB1DB" w:rsidR="005D20C4" w:rsidRPr="006D69C5" w:rsidRDefault="005D20C4" w:rsidP="005D20C4">
      <w:pPr>
        <w:rPr>
          <w:lang w:val="en-US"/>
        </w:rPr>
      </w:pPr>
      <w:r w:rsidRPr="006D69C5">
        <w:rPr>
          <w:lang w:val="en-US"/>
        </w:rPr>
        <w:t>TITLE PAGE</w:t>
      </w:r>
    </w:p>
    <w:p w14:paraId="1A3A4B4E" w14:textId="63C941FF" w:rsidR="005D20C4" w:rsidRPr="006D69C5" w:rsidRDefault="005D20C4" w:rsidP="005D20C4">
      <w:pPr>
        <w:spacing w:line="360" w:lineRule="auto"/>
        <w:jc w:val="both"/>
        <w:rPr>
          <w:rFonts w:ascii="Times New Roman" w:hAnsi="Times New Roman" w:cs="Times New Roman"/>
          <w:b/>
          <w:sz w:val="24"/>
          <w:szCs w:val="24"/>
          <w:lang w:val="en-US"/>
        </w:rPr>
      </w:pPr>
      <w:r w:rsidRPr="006D69C5">
        <w:rPr>
          <w:rFonts w:ascii="Times New Roman" w:hAnsi="Times New Roman" w:cs="Times New Roman"/>
          <w:b/>
          <w:sz w:val="24"/>
          <w:szCs w:val="24"/>
          <w:lang w:val="en-US"/>
        </w:rPr>
        <w:t>Patterns of influence in wild moving meerkat groups</w:t>
      </w:r>
      <w:r w:rsidR="00127176">
        <w:rPr>
          <w:rFonts w:ascii="Times New Roman" w:hAnsi="Times New Roman" w:cs="Times New Roman"/>
          <w:b/>
          <w:sz w:val="24"/>
          <w:szCs w:val="24"/>
          <w:lang w:val="en-US"/>
        </w:rPr>
        <w:t xml:space="preserve"> (working title)</w:t>
      </w:r>
    </w:p>
    <w:p w14:paraId="4967B6D1" w14:textId="77777777" w:rsidR="005D20C4" w:rsidRPr="006D69C5" w:rsidRDefault="005D20C4" w:rsidP="005D20C4">
      <w:pPr>
        <w:spacing w:line="360" w:lineRule="auto"/>
        <w:jc w:val="both"/>
        <w:rPr>
          <w:rFonts w:ascii="Times New Roman" w:hAnsi="Times New Roman" w:cs="Times New Roman"/>
          <w:b/>
          <w:sz w:val="24"/>
          <w:szCs w:val="24"/>
          <w:lang w:val="en-US"/>
        </w:rPr>
      </w:pPr>
    </w:p>
    <w:p w14:paraId="2ADD54B5" w14:textId="23465778" w:rsidR="005D20C4" w:rsidRPr="006D69C5" w:rsidRDefault="005D20C4" w:rsidP="005D20C4">
      <w:p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Baptiste Averly</w:t>
      </w:r>
      <w:r w:rsidRPr="006D69C5">
        <w:rPr>
          <w:rFonts w:asciiTheme="majorBidi" w:hAnsiTheme="majorBidi" w:cstheme="majorBidi"/>
          <w:sz w:val="24"/>
          <w:szCs w:val="24"/>
          <w:vertAlign w:val="superscript"/>
          <w:lang w:val="en-US"/>
        </w:rPr>
        <w:t>1,</w:t>
      </w:r>
      <w:proofErr w:type="gramStart"/>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w:t>
      </w:r>
      <w:proofErr w:type="gramEnd"/>
      <w:r w:rsidRPr="006D69C5">
        <w:rPr>
          <w:rFonts w:ascii="Times New Roman" w:hAnsi="Times New Roman" w:cs="Times New Roman"/>
          <w:sz w:val="24"/>
          <w:szCs w:val="24"/>
          <w:lang w:val="en-US"/>
        </w:rPr>
        <w:t xml:space="preserve"> Vivek H. Sridhar</w:t>
      </w:r>
      <w:r w:rsidRPr="006D69C5">
        <w:rPr>
          <w:rFonts w:asciiTheme="majorBidi" w:hAnsiTheme="majorBidi" w:cstheme="majorBidi"/>
          <w:sz w:val="24"/>
          <w:szCs w:val="24"/>
          <w:vertAlign w:val="superscript"/>
          <w:lang w:val="en-US"/>
        </w:rPr>
        <w:t>2,3</w:t>
      </w:r>
      <w:r w:rsidR="00DF58AA">
        <w:rPr>
          <w:rFonts w:asciiTheme="majorBidi" w:hAnsiTheme="majorBidi" w:cstheme="majorBidi"/>
          <w:sz w:val="24"/>
          <w:szCs w:val="24"/>
          <w:vertAlign w:val="superscript"/>
          <w:lang w:val="en-US"/>
        </w:rPr>
        <w:t>,</w:t>
      </w:r>
      <w:r w:rsidRPr="006D69C5">
        <w:rPr>
          <w:rFonts w:ascii="Times New Roman" w:hAnsi="Times New Roman" w:cs="Times New Roman"/>
          <w:sz w:val="24"/>
          <w:szCs w:val="24"/>
          <w:lang w:val="en-US"/>
        </w:rPr>
        <w:t>, Vlad Demartsev</w:t>
      </w:r>
      <w:r w:rsidRPr="006D69C5">
        <w:rPr>
          <w:rFonts w:asciiTheme="majorBidi" w:hAnsiTheme="majorBidi" w:cstheme="majorBidi"/>
          <w:sz w:val="24"/>
          <w:szCs w:val="24"/>
          <w:vertAlign w:val="superscript"/>
          <w:lang w:val="en-US"/>
        </w:rPr>
        <w:t>1,2,3,4</w:t>
      </w:r>
      <w:r w:rsidRPr="006D69C5">
        <w:rPr>
          <w:rFonts w:ascii="Times New Roman" w:hAnsi="Times New Roman" w:cs="Times New Roman"/>
          <w:sz w:val="24"/>
          <w:szCs w:val="24"/>
          <w:lang w:val="en-US"/>
        </w:rPr>
        <w:t>, Gabriella Gall</w:t>
      </w:r>
      <w:r w:rsidRPr="006D69C5">
        <w:rPr>
          <w:rFonts w:ascii="Times New Roman" w:hAnsi="Times New Roman" w:cs="Times New Roman"/>
          <w:sz w:val="24"/>
          <w:szCs w:val="24"/>
          <w:vertAlign w:val="superscript"/>
          <w:lang w:val="en-US"/>
        </w:rPr>
        <w:t>1,2,3,</w:t>
      </w:r>
      <w:del w:id="0" w:author="Seretta Gamba" w:date="2021-12-10T08:07:00Z">
        <w:r w:rsidRPr="006D69C5" w:rsidDel="00774F28">
          <w:rPr>
            <w:rFonts w:ascii="Times New Roman" w:hAnsi="Times New Roman" w:cs="Times New Roman"/>
            <w:sz w:val="24"/>
            <w:szCs w:val="24"/>
            <w:vertAlign w:val="superscript"/>
            <w:lang w:val="en-US"/>
          </w:rPr>
          <w:delText>4,5</w:delText>
        </w:r>
      </w:del>
      <w:r w:rsidRPr="006D69C5">
        <w:rPr>
          <w:rFonts w:ascii="Times New Roman" w:hAnsi="Times New Roman" w:cs="Times New Roman"/>
          <w:sz w:val="24"/>
          <w:szCs w:val="24"/>
          <w:lang w:val="en-US"/>
        </w:rPr>
        <w:t>, Marta Manser</w:t>
      </w:r>
      <w:r w:rsidRPr="006D69C5">
        <w:rPr>
          <w:rFonts w:asciiTheme="majorBidi" w:hAnsiTheme="majorBidi" w:cstheme="majorBidi"/>
          <w:sz w:val="24"/>
          <w:szCs w:val="24"/>
          <w:vertAlign w:val="superscript"/>
          <w:lang w:val="en-US"/>
        </w:rPr>
        <w:t>4,5,*</w:t>
      </w:r>
      <w:r w:rsidRPr="006D69C5">
        <w:rPr>
          <w:rFonts w:ascii="Times New Roman" w:hAnsi="Times New Roman" w:cs="Times New Roman"/>
          <w:sz w:val="24"/>
          <w:szCs w:val="24"/>
          <w:lang w:val="en-US"/>
        </w:rPr>
        <w:t>, Ariana Strandburg-Peshkin</w:t>
      </w:r>
      <w:r w:rsidRPr="006D69C5">
        <w:rPr>
          <w:rFonts w:asciiTheme="majorBidi" w:hAnsiTheme="majorBidi" w:cstheme="majorBidi"/>
          <w:sz w:val="24"/>
          <w:szCs w:val="24"/>
          <w:vertAlign w:val="superscript"/>
          <w:lang w:val="en-US"/>
        </w:rPr>
        <w:t>1,2,3,4,*</w:t>
      </w:r>
    </w:p>
    <w:p w14:paraId="080762FF" w14:textId="77777777" w:rsidR="005D20C4" w:rsidRPr="006D69C5" w:rsidRDefault="005D20C4" w:rsidP="005D20C4">
      <w:pPr>
        <w:spacing w:line="360" w:lineRule="auto"/>
        <w:jc w:val="both"/>
        <w:rPr>
          <w:rFonts w:asciiTheme="majorBidi" w:hAnsiTheme="majorBidi" w:cstheme="majorBidi"/>
          <w:sz w:val="24"/>
          <w:szCs w:val="24"/>
          <w:lang w:val="en-US"/>
        </w:rPr>
      </w:pPr>
    </w:p>
    <w:p w14:paraId="1E6D8FCE" w14:textId="77777777"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Department of Biology, University of Konstanz, </w:t>
      </w:r>
      <w:bookmarkStart w:id="1" w:name="_Hlk48817156"/>
      <w:r w:rsidRPr="006D69C5">
        <w:rPr>
          <w:rFonts w:asciiTheme="majorBidi" w:hAnsiTheme="majorBidi" w:cstheme="majorBidi"/>
          <w:sz w:val="24"/>
          <w:szCs w:val="24"/>
          <w:lang w:val="en-US"/>
        </w:rPr>
        <w:t>Konstanz, Germany</w:t>
      </w:r>
      <w:bookmarkEnd w:id="1"/>
    </w:p>
    <w:p w14:paraId="6C328A08"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heme="majorBidi" w:hAnsiTheme="majorBidi" w:cstheme="majorBidi"/>
          <w:sz w:val="24"/>
          <w:szCs w:val="24"/>
          <w:lang w:val="en-US"/>
        </w:rPr>
        <w:t xml:space="preserve">Department for the Ecology of Animal Societies, Max </w:t>
      </w:r>
      <w:r w:rsidRPr="006D69C5">
        <w:rPr>
          <w:rFonts w:ascii="Times New Roman" w:hAnsi="Times New Roman" w:cs="Times New Roman"/>
          <w:sz w:val="24"/>
          <w:szCs w:val="24"/>
          <w:lang w:val="en-US"/>
        </w:rPr>
        <w:t>Planck Institute of Animal Behavior, Konstanz, Germany</w:t>
      </w:r>
    </w:p>
    <w:p w14:paraId="69E63796"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 xml:space="preserve">Centre for the Advanced Study of Collective </w:t>
      </w:r>
      <w:proofErr w:type="spellStart"/>
      <w:r w:rsidRPr="006D69C5">
        <w:rPr>
          <w:rFonts w:ascii="Times New Roman" w:hAnsi="Times New Roman" w:cs="Times New Roman"/>
          <w:sz w:val="24"/>
          <w:szCs w:val="24"/>
          <w:lang w:val="en-US"/>
        </w:rPr>
        <w:t>Behaviour</w:t>
      </w:r>
      <w:proofErr w:type="spellEnd"/>
      <w:r w:rsidRPr="006D69C5">
        <w:rPr>
          <w:rFonts w:ascii="Times New Roman" w:hAnsi="Times New Roman" w:cs="Times New Roman"/>
          <w:sz w:val="24"/>
          <w:szCs w:val="24"/>
          <w:lang w:val="en-US"/>
        </w:rPr>
        <w:t>, University of Konstanz, Konstanz, Germany</w:t>
      </w:r>
    </w:p>
    <w:p w14:paraId="3FEF57E0" w14:textId="77777777" w:rsidR="005D20C4" w:rsidRPr="006D69C5" w:rsidRDefault="005D20C4" w:rsidP="005D20C4">
      <w:pPr>
        <w:pStyle w:val="ListParagraph"/>
        <w:numPr>
          <w:ilvl w:val="0"/>
          <w:numId w:val="7"/>
        </w:numPr>
        <w:spacing w:line="360" w:lineRule="auto"/>
        <w:jc w:val="both"/>
        <w:rPr>
          <w:rFonts w:ascii="Times New Roman" w:hAnsi="Times New Roman" w:cs="Times New Roman"/>
          <w:sz w:val="24"/>
          <w:szCs w:val="24"/>
          <w:lang w:val="en-US"/>
        </w:rPr>
      </w:pPr>
      <w:r w:rsidRPr="006D69C5">
        <w:rPr>
          <w:rFonts w:ascii="Times New Roman" w:hAnsi="Times New Roman" w:cs="Times New Roman"/>
          <w:sz w:val="24"/>
          <w:szCs w:val="24"/>
          <w:lang w:val="en-US"/>
        </w:rPr>
        <w:t>Department of Evolutionary Biology and Environmental Studies, University of Zurich, Zurich, Switzerland</w:t>
      </w:r>
    </w:p>
    <w:p w14:paraId="5C0AF2CE" w14:textId="058C82AD" w:rsidR="005D20C4" w:rsidRPr="006D69C5" w:rsidRDefault="005D20C4" w:rsidP="005D20C4">
      <w:pPr>
        <w:pStyle w:val="ListParagraph"/>
        <w:numPr>
          <w:ilvl w:val="0"/>
          <w:numId w:val="7"/>
        </w:numPr>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 xml:space="preserve">Kalahari Meerkat Project, </w:t>
      </w:r>
      <w:proofErr w:type="spellStart"/>
      <w:r w:rsidRPr="006D69C5">
        <w:rPr>
          <w:rFonts w:asciiTheme="majorBidi" w:hAnsiTheme="majorBidi" w:cstheme="majorBidi"/>
          <w:sz w:val="24"/>
          <w:szCs w:val="24"/>
          <w:lang w:val="en-US"/>
        </w:rPr>
        <w:t>Kuruman</w:t>
      </w:r>
      <w:proofErr w:type="spellEnd"/>
      <w:r w:rsidRPr="006D69C5">
        <w:rPr>
          <w:rFonts w:asciiTheme="majorBidi" w:hAnsiTheme="majorBidi" w:cstheme="majorBidi"/>
          <w:sz w:val="24"/>
          <w:szCs w:val="24"/>
          <w:lang w:val="en-US"/>
        </w:rPr>
        <w:t xml:space="preserve"> River Reserve, Northern Cape, South </w:t>
      </w:r>
      <w:commentRangeStart w:id="2"/>
      <w:r w:rsidRPr="006D69C5">
        <w:rPr>
          <w:rFonts w:asciiTheme="majorBidi" w:hAnsiTheme="majorBidi" w:cstheme="majorBidi"/>
          <w:sz w:val="24"/>
          <w:szCs w:val="24"/>
          <w:lang w:val="en-US"/>
        </w:rPr>
        <w:t>Africa</w:t>
      </w:r>
      <w:commentRangeEnd w:id="2"/>
      <w:r w:rsidR="00774F28">
        <w:rPr>
          <w:rStyle w:val="CommentReference"/>
          <w:lang w:val="en-CA" w:bidi="he-IL"/>
        </w:rPr>
        <w:commentReference w:id="2"/>
      </w:r>
    </w:p>
    <w:p w14:paraId="7A7DE09D"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p>
    <w:p w14:paraId="2B11BF26" w14:textId="77777777" w:rsidR="005D20C4" w:rsidRPr="006D69C5" w:rsidRDefault="005D20C4" w:rsidP="005D20C4">
      <w:pPr>
        <w:pStyle w:val="ListParagraph"/>
        <w:spacing w:line="360" w:lineRule="auto"/>
        <w:jc w:val="both"/>
        <w:rPr>
          <w:rFonts w:asciiTheme="majorBidi" w:hAnsiTheme="majorBidi" w:cstheme="majorBidi"/>
          <w:sz w:val="24"/>
          <w:szCs w:val="24"/>
          <w:lang w:val="en-US"/>
        </w:rPr>
      </w:pPr>
      <w:r w:rsidRPr="006D69C5">
        <w:rPr>
          <w:rFonts w:asciiTheme="majorBidi" w:hAnsiTheme="majorBidi" w:cstheme="majorBidi"/>
          <w:sz w:val="24"/>
          <w:szCs w:val="24"/>
          <w:lang w:val="en-US"/>
        </w:rPr>
        <w:t>*joint senior author</w:t>
      </w:r>
    </w:p>
    <w:p w14:paraId="44C94612" w14:textId="330FF043" w:rsidR="005D20C4" w:rsidRPr="006D69C5" w:rsidRDefault="005D20C4" w:rsidP="005D20C4">
      <w:pPr>
        <w:spacing w:line="360" w:lineRule="auto"/>
        <w:jc w:val="both"/>
        <w:rPr>
          <w:rFonts w:asciiTheme="majorBidi" w:hAnsiTheme="majorBidi" w:cstheme="majorBidi"/>
          <w:sz w:val="24"/>
          <w:szCs w:val="24"/>
          <w:lang w:val="en-US" w:bidi="he-IL"/>
        </w:rPr>
      </w:pPr>
      <w:r w:rsidRPr="006D69C5">
        <w:rPr>
          <w:rFonts w:cstheme="minorHAnsi"/>
          <w:b/>
          <w:bCs/>
          <w:lang w:val="en-US"/>
        </w:rPr>
        <w:br w:type="page"/>
      </w:r>
    </w:p>
    <w:p w14:paraId="257B9074" w14:textId="3F02107B" w:rsidR="005D20C4" w:rsidRPr="006D69C5" w:rsidRDefault="005D20C4" w:rsidP="00D27F62">
      <w:pPr>
        <w:spacing w:line="360" w:lineRule="auto"/>
        <w:jc w:val="both"/>
        <w:rPr>
          <w:rFonts w:cstheme="minorHAnsi"/>
          <w:b/>
          <w:bCs/>
          <w:sz w:val="28"/>
          <w:szCs w:val="28"/>
          <w:lang w:val="en-US"/>
        </w:rPr>
      </w:pPr>
      <w:r w:rsidRPr="006D69C5">
        <w:rPr>
          <w:rFonts w:cstheme="minorHAnsi"/>
          <w:b/>
          <w:bCs/>
          <w:sz w:val="28"/>
          <w:szCs w:val="28"/>
          <w:lang w:val="en-US"/>
        </w:rPr>
        <w:lastRenderedPageBreak/>
        <w:t>ABSTRACT</w:t>
      </w:r>
    </w:p>
    <w:p w14:paraId="06A90BDD" w14:textId="77777777" w:rsidR="005D20C4" w:rsidRPr="006D69C5" w:rsidRDefault="005D20C4">
      <w:pPr>
        <w:rPr>
          <w:rFonts w:cstheme="minorHAnsi"/>
          <w:b/>
          <w:bCs/>
          <w:lang w:val="en-US"/>
        </w:rPr>
      </w:pPr>
      <w:r w:rsidRPr="006D69C5">
        <w:rPr>
          <w:rFonts w:cstheme="minorHAnsi"/>
          <w:b/>
          <w:bCs/>
          <w:lang w:val="en-US"/>
        </w:rPr>
        <w:br w:type="page"/>
      </w:r>
    </w:p>
    <w:p w14:paraId="3E13DE2C" w14:textId="118E1F0D" w:rsidR="00E65B95" w:rsidRPr="006D69C5" w:rsidRDefault="0036157B" w:rsidP="00F502E7">
      <w:pPr>
        <w:spacing w:line="360" w:lineRule="auto"/>
        <w:jc w:val="both"/>
        <w:rPr>
          <w:rFonts w:cstheme="minorHAnsi"/>
          <w:lang w:val="en-US"/>
        </w:rPr>
      </w:pPr>
      <w:bookmarkStart w:id="3" w:name="_Hlk89330746"/>
      <w:r w:rsidRPr="006D69C5">
        <w:rPr>
          <w:rFonts w:cstheme="minorHAnsi"/>
          <w:b/>
          <w:bCs/>
          <w:sz w:val="28"/>
          <w:szCs w:val="28"/>
          <w:lang w:val="en-US"/>
        </w:rPr>
        <w:lastRenderedPageBreak/>
        <w:t>INTRODUCTION</w:t>
      </w:r>
      <w:r w:rsidRPr="006D69C5">
        <w:rPr>
          <w:rFonts w:cstheme="minorHAnsi"/>
          <w:lang w:val="en-US"/>
        </w:rPr>
        <w:t xml:space="preserve"> </w:t>
      </w:r>
    </w:p>
    <w:p w14:paraId="5B6D7FC4" w14:textId="1B229532" w:rsidR="00E65B95" w:rsidRPr="006D69C5" w:rsidRDefault="00E65B95" w:rsidP="00F502E7">
      <w:pPr>
        <w:spacing w:line="360" w:lineRule="auto"/>
        <w:jc w:val="both"/>
        <w:rPr>
          <w:rFonts w:cstheme="minorHAnsi"/>
          <w:lang w:val="en-US"/>
        </w:rPr>
      </w:pPr>
      <w:bookmarkStart w:id="4" w:name="_Hlk89330731"/>
      <w:bookmarkEnd w:id="3"/>
      <w:r w:rsidRPr="006D69C5">
        <w:rPr>
          <w:rFonts w:cstheme="minorHAnsi"/>
          <w:lang w:val="en-US"/>
        </w:rPr>
        <w:t>In wild social animals, individuals often have heterogenous contributions to group</w:t>
      </w:r>
      <w:r w:rsidR="005D57AD" w:rsidRPr="006D69C5">
        <w:rPr>
          <w:rFonts w:cstheme="minorHAnsi"/>
          <w:lang w:val="en-US"/>
        </w:rPr>
        <w:t xml:space="preserve"> decisions</w:t>
      </w:r>
      <w:r w:rsidRPr="006D69C5">
        <w:rPr>
          <w:rFonts w:cstheme="minorHAnsi"/>
          <w:lang w:val="en-US"/>
        </w:rPr>
        <w:t>.</w:t>
      </w:r>
      <w:r w:rsidR="00FC6545" w:rsidRPr="006D69C5">
        <w:rPr>
          <w:rFonts w:cstheme="minorHAnsi"/>
          <w:lang w:val="en-US"/>
        </w:rPr>
        <w:t xml:space="preserve"> </w:t>
      </w:r>
      <w:commentRangeStart w:id="5"/>
      <w:r w:rsidR="00C04A0E">
        <w:rPr>
          <w:rFonts w:cstheme="minorHAnsi"/>
          <w:lang w:val="en-US"/>
        </w:rPr>
        <w:t>In a given instance, g</w:t>
      </w:r>
      <w:r w:rsidR="005D57AD" w:rsidRPr="006D69C5">
        <w:rPr>
          <w:rFonts w:cstheme="minorHAnsi"/>
          <w:lang w:val="en-US"/>
        </w:rPr>
        <w:t xml:space="preserve">roup members </w:t>
      </w:r>
      <w:r w:rsidR="00C04A0E" w:rsidRPr="006D69C5">
        <w:rPr>
          <w:rFonts w:cstheme="minorHAnsi"/>
          <w:lang w:val="en-US"/>
        </w:rPr>
        <w:t>whose</w:t>
      </w:r>
      <w:r w:rsidR="005D57AD" w:rsidRPr="006D69C5">
        <w:rPr>
          <w:rFonts w:cstheme="minorHAnsi"/>
          <w:lang w:val="en-US"/>
        </w:rPr>
        <w:t xml:space="preserve"> actions cause others to change their behavior </w:t>
      </w:r>
      <w:r w:rsidR="006D69C5" w:rsidRPr="006D69C5">
        <w:rPr>
          <w:rFonts w:cstheme="minorHAnsi"/>
          <w:lang w:val="en-US"/>
        </w:rPr>
        <w:t xml:space="preserve">can be said to exert influence, </w:t>
      </w:r>
      <w:r w:rsidR="00687B7E" w:rsidRPr="006D69C5">
        <w:rPr>
          <w:rFonts w:cstheme="minorHAnsi"/>
          <w:lang w:val="en-US"/>
        </w:rPr>
        <w:t xml:space="preserve">regardless </w:t>
      </w:r>
      <w:r w:rsidR="00FC6545" w:rsidRPr="006D69C5">
        <w:rPr>
          <w:rFonts w:cstheme="minorHAnsi"/>
          <w:lang w:val="en-US"/>
        </w:rPr>
        <w:t xml:space="preserve">of </w:t>
      </w:r>
      <w:r w:rsidR="006D69C5" w:rsidRPr="006D69C5">
        <w:rPr>
          <w:rFonts w:cstheme="minorHAnsi"/>
          <w:lang w:val="en-US"/>
        </w:rPr>
        <w:t>their</w:t>
      </w:r>
      <w:r w:rsidR="00FC6545" w:rsidRPr="006D69C5">
        <w:rPr>
          <w:rFonts w:cstheme="minorHAnsi"/>
          <w:lang w:val="en-US"/>
        </w:rPr>
        <w:t xml:space="preserve"> intention</w:t>
      </w:r>
      <w:r w:rsidR="0040617C">
        <w:rPr>
          <w:rFonts w:cstheme="minorHAnsi"/>
          <w:lang w:val="en-US"/>
        </w:rPr>
        <w:t xml:space="preserve">, but the distribution and consistency of influence can vary between individuals </w:t>
      </w:r>
      <w:commentRangeStart w:id="6"/>
      <w:r w:rsidR="0040617C">
        <w:rPr>
          <w:rFonts w:cstheme="minorHAnsi"/>
          <w:lang w:val="en-US"/>
        </w:rPr>
        <w:t>over</w:t>
      </w:r>
      <w:commentRangeEnd w:id="6"/>
      <w:r w:rsidR="008F14C3">
        <w:rPr>
          <w:rStyle w:val="CommentReference"/>
          <w:lang w:val="en-CA" w:bidi="he-IL"/>
        </w:rPr>
        <w:commentReference w:id="6"/>
      </w:r>
      <w:r w:rsidR="0040617C">
        <w:rPr>
          <w:rFonts w:cstheme="minorHAnsi"/>
          <w:lang w:val="en-US"/>
        </w:rPr>
        <w:t xml:space="preserve"> multiple instances</w:t>
      </w:r>
      <w:r w:rsidR="00FC6545" w:rsidRPr="006D69C5">
        <w:rPr>
          <w:rFonts w:cstheme="minorHAnsi"/>
          <w:lang w:val="en-US"/>
        </w:rPr>
        <w:t xml:space="preserve"> </w:t>
      </w:r>
      <w:r w:rsidR="00FC6545" w:rsidRPr="006D69C5">
        <w:rPr>
          <w:rFonts w:cstheme="minorHAnsi"/>
          <w:lang w:val="en-US"/>
        </w:rPr>
        <w:fldChar w:fldCharType="begin"/>
      </w:r>
      <w:r w:rsidR="00E72BD2">
        <w:rPr>
          <w:rFonts w:cstheme="minorHAnsi"/>
          <w:lang w:val="en-US"/>
        </w:rPr>
        <w:instrText xml:space="preserve"> ADDIN ZOTERO_ITEM CSL_CITATION {"citationID":"fLcOU8HH","properties":{"unsorted":true,"formattedCitation":"(Strandburg-Peshkin et al. 2018; Garland et al. 2018)","plainCitation":"(Strandburg-Peshkin et al. 2018; Garland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R"}],"issued":{"date-parts":[["2018"]]}}},{"id":569,"uris":["http://zotero.org/users/5080349/items/WR9798VV"],"uri":["http://zotero.org/users/5080349/items/WR9798VV"],"itemData":{"id":569,"type":"article-journal","abstract":"Understanding the mechanics behind the coordinated movement of mobile animal groups (collective motion) provides key insights into their biology and ecology, while also yielding algorithms for bio-inspired technologies and autonomous systems. It is becoming increasingly clear that many mobile animal groups are composed of heterogeneous individuals with differential levels and types of influence over group behaviors. The ability to infer this differential influence, or leadership, is critical to understanding group functioning in these collective animal systems. Due to the broad interpretation of leadership, many different measures and mathematical tools are used to describe and infer “leadership,” e.g., position, causality, influence, and information flow. But a key question remains: which, if any, of these concepts actually describes leadership? We argue that instead of asserting a single definition or notion of leadership, the complex interaction rules and dynamics typical of a group imply that leadership itself is not merely a binary classification (leader or follower), but rather, a complex combination of many different components. In this paper, we develop an anatomy of leadership, identify several principal components, and provide a general mathematical framework for discussing leadership. With the intricacies of this taxonomy in mind, we present a set of leadership-oriented toy models that should be used as a proving ground for leadership inference methods going forward. We believe this multifaceted approach to leadership will enable a broader understanding of leadership and its inference from data in mobile animal groups and beyond.","container-title":"Chaos: An Interdisciplinary Journal of Nonlinear Science","DOI":"10.1063/1.5024395","ISSN":"1054-1500","issue":"7","journalAbbreviation":"Chaos","page":"075308","source":"aip.scitation.org (Atypon)","title":"Anatomy of leadership in collective behaviour","volume":"28","author":[{"family":"Garland","given":"Joshua"},{"family":"Berdahl","given":"Andrew M."},{"family":"Sun","given":"Jie"},{"family":"Bollt","given":"Erik M."}],"issued":{"date-parts":[["2018",7,1]]}}}],"schema":"https://github.com/citation-style-language/schema/raw/master/csl-citation.json"} </w:instrText>
      </w:r>
      <w:r w:rsidR="00FC6545" w:rsidRPr="006D69C5">
        <w:rPr>
          <w:rFonts w:cstheme="minorHAnsi"/>
          <w:lang w:val="en-US"/>
        </w:rPr>
        <w:fldChar w:fldCharType="separate"/>
      </w:r>
      <w:r w:rsidR="00E72BD2" w:rsidRPr="005B1CD6">
        <w:rPr>
          <w:rFonts w:ascii="Calibri" w:hAnsi="Calibri" w:cs="Calibri"/>
          <w:lang w:val="en-US"/>
        </w:rPr>
        <w:t>(</w:t>
      </w:r>
      <w:proofErr w:type="spellStart"/>
      <w:r w:rsidR="00E72BD2" w:rsidRPr="005B1CD6">
        <w:rPr>
          <w:rFonts w:ascii="Calibri" w:hAnsi="Calibri" w:cs="Calibri"/>
          <w:lang w:val="en-US"/>
        </w:rPr>
        <w:t>Strandburg-Peshkin</w:t>
      </w:r>
      <w:proofErr w:type="spellEnd"/>
      <w:r w:rsidR="00E72BD2" w:rsidRPr="005B1CD6">
        <w:rPr>
          <w:rFonts w:ascii="Calibri" w:hAnsi="Calibri" w:cs="Calibri"/>
          <w:lang w:val="en-US"/>
        </w:rPr>
        <w:t xml:space="preserve"> et al. 2018; Garland et al. 2018)</w:t>
      </w:r>
      <w:r w:rsidR="00FC6545" w:rsidRPr="006D69C5">
        <w:rPr>
          <w:rFonts w:cstheme="minorHAnsi"/>
          <w:lang w:val="en-US"/>
        </w:rPr>
        <w:fldChar w:fldCharType="end"/>
      </w:r>
      <w:r w:rsidR="00FC6545" w:rsidRPr="006D69C5">
        <w:rPr>
          <w:rFonts w:cstheme="minorHAnsi"/>
          <w:lang w:val="en-US"/>
        </w:rPr>
        <w:t>.</w:t>
      </w:r>
      <w:r w:rsidR="00827A50">
        <w:rPr>
          <w:rFonts w:cstheme="minorHAnsi"/>
          <w:lang w:val="en-US"/>
        </w:rPr>
        <w:t xml:space="preserve"> </w:t>
      </w:r>
      <w:commentRangeEnd w:id="5"/>
      <w:r w:rsidR="008F14C3">
        <w:rPr>
          <w:rStyle w:val="CommentReference"/>
          <w:lang w:val="en-CA" w:bidi="he-IL"/>
        </w:rPr>
        <w:commentReference w:id="5"/>
      </w:r>
      <w:r w:rsidR="002E6FDA">
        <w:rPr>
          <w:rFonts w:cstheme="minorHAnsi"/>
          <w:lang w:val="en-US"/>
        </w:rPr>
        <w:t>Influence patterns ha</w:t>
      </w:r>
      <w:ins w:id="7" w:author="Seretta Gamba" w:date="2021-12-10T08:14:00Z">
        <w:r w:rsidR="008F14C3">
          <w:rPr>
            <w:rFonts w:cstheme="minorHAnsi"/>
            <w:lang w:val="en-US"/>
          </w:rPr>
          <w:t>ve</w:t>
        </w:r>
      </w:ins>
      <w:del w:id="8" w:author="Seretta Gamba" w:date="2021-12-10T08:14:00Z">
        <w:r w:rsidR="002E6FDA" w:rsidDel="008F14C3">
          <w:rPr>
            <w:rFonts w:cstheme="minorHAnsi"/>
            <w:lang w:val="en-US"/>
          </w:rPr>
          <w:delText>s</w:delText>
        </w:r>
      </w:del>
      <w:r w:rsidR="002E6FDA">
        <w:rPr>
          <w:rFonts w:cstheme="minorHAnsi"/>
          <w:lang w:val="en-US"/>
        </w:rPr>
        <w:t xml:space="preserve"> proven hard to assess and compare between social groups in the wild for </w:t>
      </w:r>
      <w:proofErr w:type="gramStart"/>
      <w:r w:rsidR="002E6FDA">
        <w:rPr>
          <w:rFonts w:cstheme="minorHAnsi"/>
          <w:lang w:val="en-US"/>
        </w:rPr>
        <w:t>a number of</w:t>
      </w:r>
      <w:proofErr w:type="gramEnd"/>
      <w:r w:rsidR="002E6FDA">
        <w:rPr>
          <w:rFonts w:cstheme="minorHAnsi"/>
          <w:lang w:val="en-US"/>
        </w:rPr>
        <w:t xml:space="preserve"> reasons. First, each species, and to some extent each group within a species, ha</w:t>
      </w:r>
      <w:ins w:id="9" w:author="Seretta Gamba" w:date="2021-12-10T08:14:00Z">
        <w:r w:rsidR="008F14C3">
          <w:rPr>
            <w:rFonts w:cstheme="minorHAnsi"/>
            <w:lang w:val="en-US"/>
          </w:rPr>
          <w:t>s</w:t>
        </w:r>
      </w:ins>
      <w:del w:id="10" w:author="Seretta Gamba" w:date="2021-12-10T08:14:00Z">
        <w:r w:rsidR="002E6FDA" w:rsidDel="008F14C3">
          <w:rPr>
            <w:rFonts w:cstheme="minorHAnsi"/>
            <w:lang w:val="en-US"/>
          </w:rPr>
          <w:delText>ve</w:delText>
        </w:r>
      </w:del>
      <w:r w:rsidR="002E6FDA">
        <w:rPr>
          <w:rFonts w:cstheme="minorHAnsi"/>
          <w:lang w:val="en-US"/>
        </w:rPr>
        <w:t xml:space="preserve"> their own characteristics, in terms of group size and composition, social structure, or type of movement and cohesion mechanisms, </w:t>
      </w:r>
      <w:commentRangeStart w:id="11"/>
      <w:r w:rsidR="002E6FDA">
        <w:rPr>
          <w:rFonts w:cstheme="minorHAnsi"/>
          <w:lang w:val="en-US"/>
        </w:rPr>
        <w:t xml:space="preserve">which has </w:t>
      </w:r>
      <w:commentRangeEnd w:id="11"/>
      <w:r w:rsidR="008F14C3">
        <w:rPr>
          <w:rStyle w:val="CommentReference"/>
          <w:lang w:val="en-CA" w:bidi="he-IL"/>
        </w:rPr>
        <w:commentReference w:id="11"/>
      </w:r>
      <w:r w:rsidR="002E6FDA">
        <w:rPr>
          <w:rFonts w:cstheme="minorHAnsi"/>
          <w:lang w:val="en-US"/>
        </w:rPr>
        <w:t xml:space="preserve">the potential to create a great variety of influence patterns. </w:t>
      </w:r>
      <w:commentRangeStart w:id="12"/>
      <w:r w:rsidR="002E6FDA">
        <w:rPr>
          <w:rFonts w:cstheme="minorHAnsi"/>
          <w:lang w:val="en-US"/>
        </w:rPr>
        <w:t xml:space="preserve">Then, </w:t>
      </w:r>
      <w:commentRangeEnd w:id="12"/>
      <w:r w:rsidR="008F14C3">
        <w:rPr>
          <w:rStyle w:val="CommentReference"/>
          <w:lang w:val="en-CA" w:bidi="he-IL"/>
        </w:rPr>
        <w:commentReference w:id="12"/>
      </w:r>
      <w:r w:rsidR="002E6FDA">
        <w:rPr>
          <w:rFonts w:cstheme="minorHAnsi"/>
          <w:lang w:val="en-US"/>
        </w:rPr>
        <w:t>w</w:t>
      </w:r>
      <w:r w:rsidR="001D7209">
        <w:rPr>
          <w:rFonts w:cstheme="minorHAnsi"/>
          <w:lang w:val="en-US"/>
        </w:rPr>
        <w:t>ithin a given group, i</w:t>
      </w:r>
      <w:r w:rsidR="00827A50">
        <w:rPr>
          <w:rFonts w:cstheme="minorHAnsi"/>
          <w:lang w:val="en-US"/>
        </w:rPr>
        <w:t xml:space="preserve">ndividual influence </w:t>
      </w:r>
      <w:r w:rsidR="001D7209">
        <w:rPr>
          <w:rFonts w:cstheme="minorHAnsi"/>
          <w:lang w:val="en-US"/>
        </w:rPr>
        <w:t>can be</w:t>
      </w:r>
      <w:r w:rsidR="00827A50">
        <w:rPr>
          <w:rFonts w:cstheme="minorHAnsi"/>
          <w:lang w:val="en-US"/>
        </w:rPr>
        <w:t xml:space="preserve"> highly variable, </w:t>
      </w:r>
      <w:commentRangeStart w:id="13"/>
      <w:r w:rsidR="00827A50">
        <w:rPr>
          <w:rFonts w:cstheme="minorHAnsi"/>
          <w:lang w:val="en-US"/>
        </w:rPr>
        <w:t>likely</w:t>
      </w:r>
      <w:commentRangeEnd w:id="13"/>
      <w:r w:rsidR="00A058B0">
        <w:rPr>
          <w:rStyle w:val="CommentReference"/>
          <w:lang w:val="en-CA" w:bidi="he-IL"/>
        </w:rPr>
        <w:commentReference w:id="13"/>
      </w:r>
      <w:r w:rsidR="00827A50">
        <w:rPr>
          <w:rFonts w:cstheme="minorHAnsi"/>
          <w:lang w:val="en-US"/>
        </w:rPr>
        <w:t xml:space="preserve"> depending on changes in environmental or social context, or on transient individual traits like physiological status or foraging success. </w:t>
      </w:r>
      <w:r w:rsidR="002171BF">
        <w:rPr>
          <w:rFonts w:cstheme="minorHAnsi"/>
          <w:lang w:val="en-US"/>
        </w:rPr>
        <w:t xml:space="preserve">It is often non-trivial to define and quantify influence in social system as one requires knowledge about the decision-making mechanisms at play and about </w:t>
      </w:r>
      <w:r w:rsidR="003E530E">
        <w:rPr>
          <w:rFonts w:cstheme="minorHAnsi"/>
          <w:lang w:val="en-US"/>
        </w:rPr>
        <w:t>which type of cues</w:t>
      </w:r>
      <w:r w:rsidR="00143C96">
        <w:rPr>
          <w:rFonts w:cstheme="minorHAnsi"/>
          <w:lang w:val="en-US"/>
        </w:rPr>
        <w:t xml:space="preserve"> from a given individual</w:t>
      </w:r>
      <w:r w:rsidR="003E530E">
        <w:rPr>
          <w:rFonts w:cstheme="minorHAnsi"/>
          <w:lang w:val="en-US"/>
        </w:rPr>
        <w:t xml:space="preserve"> are of particular relevance in influencing the decisions of others</w:t>
      </w:r>
      <w:r w:rsidR="00143C96">
        <w:rPr>
          <w:rFonts w:cstheme="minorHAnsi"/>
          <w:lang w:val="en-US"/>
        </w:rPr>
        <w:t xml:space="preserve">. In the context of movement, these </w:t>
      </w:r>
      <w:r w:rsidR="00275CE7">
        <w:rPr>
          <w:rFonts w:cstheme="minorHAnsi"/>
          <w:lang w:val="en-US"/>
        </w:rPr>
        <w:t xml:space="preserve">cues </w:t>
      </w:r>
      <w:r w:rsidR="00143C96">
        <w:rPr>
          <w:rFonts w:cstheme="minorHAnsi"/>
          <w:lang w:val="en-US"/>
        </w:rPr>
        <w:t xml:space="preserve">can </w:t>
      </w:r>
      <w:r w:rsidR="00143C96" w:rsidRPr="006D69C5">
        <w:rPr>
          <w:rFonts w:eastAsia="Times New Roman" w:cs="Times New Roman"/>
          <w:color w:val="000000"/>
          <w:szCs w:val="24"/>
          <w:lang w:val="en-US"/>
        </w:rPr>
        <w:t xml:space="preserve">include position in space, movement </w:t>
      </w:r>
      <w:proofErr w:type="gramStart"/>
      <w:r w:rsidR="00143C96" w:rsidRPr="006D69C5">
        <w:rPr>
          <w:rFonts w:eastAsia="Times New Roman" w:cs="Times New Roman"/>
          <w:color w:val="000000"/>
          <w:szCs w:val="24"/>
          <w:lang w:val="en-US"/>
        </w:rPr>
        <w:t>in a given</w:t>
      </w:r>
      <w:proofErr w:type="gramEnd"/>
      <w:r w:rsidR="00143C96" w:rsidRPr="006D69C5">
        <w:rPr>
          <w:rFonts w:eastAsia="Times New Roman" w:cs="Times New Roman"/>
          <w:color w:val="000000"/>
          <w:szCs w:val="24"/>
          <w:lang w:val="en-US"/>
        </w:rPr>
        <w:t xml:space="preserve"> direction, specific vocalizations</w:t>
      </w:r>
      <w:ins w:id="14" w:author="Seretta Gamba" w:date="2021-12-10T08:19:00Z">
        <w:r w:rsidR="00A058B0">
          <w:rPr>
            <w:rFonts w:eastAsia="Times New Roman" w:cs="Times New Roman"/>
            <w:color w:val="000000"/>
            <w:szCs w:val="24"/>
            <w:lang w:val="en-US"/>
          </w:rPr>
          <w:t>, etc</w:t>
        </w:r>
      </w:ins>
      <w:del w:id="15" w:author="Seretta Gamba" w:date="2021-12-10T08:19:00Z">
        <w:r w:rsidR="00143C96" w:rsidRPr="006D69C5" w:rsidDel="00A058B0">
          <w:rPr>
            <w:rFonts w:eastAsia="Times New Roman" w:cs="Times New Roman"/>
            <w:color w:val="000000"/>
            <w:szCs w:val="24"/>
            <w:lang w:val="en-US"/>
          </w:rPr>
          <w:delText>…</w:delText>
        </w:r>
      </w:del>
      <w:ins w:id="16" w:author="Seretta Gamba" w:date="2021-12-10T08:19:00Z">
        <w:r w:rsidR="00A058B0">
          <w:rPr>
            <w:rFonts w:eastAsia="Times New Roman" w:cs="Times New Roman"/>
            <w:color w:val="000000"/>
            <w:szCs w:val="24"/>
            <w:lang w:val="en-US"/>
          </w:rPr>
          <w:t>..</w:t>
        </w:r>
      </w:ins>
      <w:r w:rsidR="00AA73AB">
        <w:rPr>
          <w:rFonts w:eastAsia="Times New Roman" w:cs="Times New Roman"/>
          <w:color w:val="000000"/>
          <w:szCs w:val="24"/>
          <w:lang w:val="en-US"/>
        </w:rPr>
        <w:t xml:space="preserve"> </w:t>
      </w:r>
      <w:commentRangeStart w:id="17"/>
      <w:r w:rsidR="00AA73AB">
        <w:rPr>
          <w:rFonts w:eastAsia="Times New Roman" w:cs="Times New Roman"/>
          <w:color w:val="000000"/>
          <w:szCs w:val="24"/>
          <w:lang w:val="en-US"/>
        </w:rPr>
        <w:t xml:space="preserve">It has been shown through models and lab experiments </w:t>
      </w:r>
      <w:commentRangeEnd w:id="17"/>
      <w:r w:rsidR="00A058B0">
        <w:rPr>
          <w:rStyle w:val="CommentReference"/>
          <w:lang w:val="en-CA" w:bidi="he-IL"/>
        </w:rPr>
        <w:commentReference w:id="17"/>
      </w:r>
      <w:r w:rsidR="00AA73AB">
        <w:rPr>
          <w:rFonts w:eastAsia="Times New Roman" w:cs="Times New Roman"/>
          <w:color w:val="000000"/>
          <w:szCs w:val="24"/>
          <w:lang w:val="en-US"/>
        </w:rPr>
        <w:t>that the movement of a given individual in a group is strongly influenced by the relative position</w:t>
      </w:r>
      <w:r w:rsidR="00143C96" w:rsidRPr="006D69C5">
        <w:rPr>
          <w:rFonts w:eastAsia="Times New Roman" w:cs="Times New Roman"/>
          <w:color w:val="000000"/>
          <w:szCs w:val="24"/>
          <w:lang w:val="en-US"/>
        </w:rPr>
        <w:t xml:space="preserve"> </w:t>
      </w:r>
      <w:r w:rsidR="00AA73AB">
        <w:rPr>
          <w:rFonts w:eastAsia="Times New Roman" w:cs="Times New Roman"/>
          <w:color w:val="000000"/>
          <w:szCs w:val="24"/>
          <w:lang w:val="en-US"/>
        </w:rPr>
        <w:t xml:space="preserve">of its neighbors </w:t>
      </w:r>
      <w:r w:rsidR="00762539">
        <w:rPr>
          <w:rFonts w:eastAsia="Times New Roman" w:cs="Times New Roman"/>
          <w:color w:val="000000"/>
          <w:szCs w:val="24"/>
          <w:lang w:val="en-US"/>
        </w:rPr>
        <w:fldChar w:fldCharType="begin"/>
      </w:r>
      <w:r w:rsidR="00762539">
        <w:rPr>
          <w:rFonts w:eastAsia="Times New Roman" w:cs="Times New Roman"/>
          <w:color w:val="000000"/>
          <w:szCs w:val="24"/>
          <w:lang w:val="en-US"/>
        </w:rPr>
        <w:instrText xml:space="preserve"> ADDIN ZOTERO_ITEM CSL_CITATION {"citationID":"5V0XDyTp","properties":{"formattedCitation":"(Couzin et al. 2005)","plainCitation":"(Couzin et al. 2005)","noteIndex":0},"citationItems":[{"id":556,"uris":["http://zotero.org/users/5080349/items/5XSZSAZR"],"uri":["http://zotero.org/users/5080349/items/5XSZSAZR"],"itemData":{"id":556,"type":"article-journal","abstract":"For animals that forage or travel in groups, making movement decisions often depends on social interactions among group members1,2. However, in many cases, few individuals have pertinent information, such as knowledge about the location of a food source3,4, or of a migration route5,6,7,8,9. Using a simple model we show how information can be transferred within groups both without signalling and when group members do not know which individuals, if any, have information. We reveal that the larger the group the smaller the proportion of informed individuals needed to guide the group, and that only a very small proportion of informed individuals is required to achieve great accuracy. We also demonstrate how groups can make consensus decisions, even though informed individuals do not know whether they are in a majority or minority, how the quality of their information compares with that of others, or even whether there are any other informed individuals. Our model provides new insights into the mechanisms of effective leadership and decision-making in biological systems.","container-title":"Nature","DOI":"10.1038/nature03236","ISSN":"1476-4687","issue":"7025","language":"en","page":"513-516","source":"www.nature.com","title":"Effective leadership and decision-making in animal groups on the move","volume":"433","author":[{"family":"Couzin","given":"Iain D."},{"family":"Krause","given":"Jens"},{"family":"Franks","given":"Nigel R."},{"family":"Levin","given":"Simon A."}],"issued":{"date-parts":[["2005",2]]}}}],"schema":"https://github.com/citation-style-language/schema/raw/master/csl-citation.json"} </w:instrText>
      </w:r>
      <w:r w:rsidR="00762539">
        <w:rPr>
          <w:rFonts w:eastAsia="Times New Roman" w:cs="Times New Roman"/>
          <w:color w:val="000000"/>
          <w:szCs w:val="24"/>
          <w:lang w:val="en-US"/>
        </w:rPr>
        <w:fldChar w:fldCharType="separate"/>
      </w:r>
      <w:r w:rsidR="00762539" w:rsidRPr="00762539">
        <w:rPr>
          <w:rFonts w:ascii="Calibri" w:hAnsi="Calibri" w:cs="Calibri"/>
          <w:lang w:val="en-US"/>
        </w:rPr>
        <w:t>(Couzin et al. 2005)</w:t>
      </w:r>
      <w:r w:rsidR="00762539">
        <w:rPr>
          <w:rFonts w:eastAsia="Times New Roman" w:cs="Times New Roman"/>
          <w:color w:val="000000"/>
          <w:szCs w:val="24"/>
          <w:lang w:val="en-US"/>
        </w:rPr>
        <w:fldChar w:fldCharType="end"/>
      </w:r>
      <w:r w:rsidR="00AA73AB">
        <w:rPr>
          <w:rFonts w:eastAsia="Times New Roman" w:cs="Times New Roman"/>
          <w:color w:val="000000"/>
          <w:szCs w:val="24"/>
          <w:lang w:val="en-US"/>
        </w:rPr>
        <w:t xml:space="preserve">, but it is unclear to what extent this is </w:t>
      </w:r>
      <w:r w:rsidR="00762539">
        <w:rPr>
          <w:rFonts w:eastAsia="Times New Roman" w:cs="Times New Roman"/>
          <w:color w:val="000000"/>
          <w:szCs w:val="24"/>
          <w:lang w:val="en-US"/>
        </w:rPr>
        <w:t>generally</w:t>
      </w:r>
      <w:r w:rsidR="00AA73AB">
        <w:rPr>
          <w:rFonts w:eastAsia="Times New Roman" w:cs="Times New Roman"/>
          <w:color w:val="000000"/>
          <w:szCs w:val="24"/>
          <w:lang w:val="en-US"/>
        </w:rPr>
        <w:t xml:space="preserve"> true in the wild. </w:t>
      </w:r>
      <w:r w:rsidR="002E6FDA">
        <w:rPr>
          <w:rFonts w:cstheme="minorHAnsi"/>
          <w:lang w:val="en-US"/>
        </w:rPr>
        <w:t>Finally</w:t>
      </w:r>
      <w:r w:rsidR="00143C96">
        <w:rPr>
          <w:rFonts w:cstheme="minorHAnsi"/>
          <w:lang w:val="en-US"/>
        </w:rPr>
        <w:t xml:space="preserve">, </w:t>
      </w:r>
      <w:r w:rsidR="00764795">
        <w:rPr>
          <w:rFonts w:cstheme="minorHAnsi"/>
          <w:lang w:val="en-US"/>
        </w:rPr>
        <w:t xml:space="preserve">since </w:t>
      </w:r>
      <w:r w:rsidR="00143C96">
        <w:rPr>
          <w:rFonts w:cstheme="minorHAnsi"/>
          <w:lang w:val="en-US"/>
        </w:rPr>
        <w:t>individual influence is relative to</w:t>
      </w:r>
      <w:r w:rsidR="00121A53">
        <w:rPr>
          <w:rFonts w:cstheme="minorHAnsi"/>
          <w:lang w:val="en-US"/>
        </w:rPr>
        <w:t xml:space="preserve"> </w:t>
      </w:r>
      <w:r w:rsidR="00143C96">
        <w:rPr>
          <w:rFonts w:cstheme="minorHAnsi"/>
          <w:lang w:val="en-US"/>
        </w:rPr>
        <w:t xml:space="preserve">the type of decision being considered, </w:t>
      </w:r>
      <w:r w:rsidR="00833726">
        <w:rPr>
          <w:rFonts w:cstheme="minorHAnsi"/>
          <w:lang w:val="en-US"/>
        </w:rPr>
        <w:t>influence over one type of group decision does not necessarily translate into influence over other types</w:t>
      </w:r>
      <w:r w:rsidR="00143C96">
        <w:rPr>
          <w:rFonts w:cstheme="minorHAnsi"/>
          <w:lang w:val="en-US"/>
        </w:rPr>
        <w:t>. For instance,</w:t>
      </w:r>
      <w:r w:rsidR="005A0DF8">
        <w:rPr>
          <w:rFonts w:cstheme="minorHAnsi"/>
          <w:lang w:val="en-US"/>
        </w:rPr>
        <w:t xml:space="preserve"> </w:t>
      </w:r>
      <w:r w:rsidR="00766EB7">
        <w:rPr>
          <w:rFonts w:cstheme="minorHAnsi"/>
          <w:lang w:val="en-US"/>
        </w:rPr>
        <w:t>movement decisions encompass decisions</w:t>
      </w:r>
      <w:r w:rsidR="009024AF">
        <w:rPr>
          <w:rFonts w:cstheme="minorHAnsi"/>
          <w:lang w:val="en-US"/>
        </w:rPr>
        <w:t xml:space="preserve"> both</w:t>
      </w:r>
      <w:r w:rsidR="00766EB7">
        <w:rPr>
          <w:rFonts w:cstheme="minorHAnsi"/>
          <w:lang w:val="en-US"/>
        </w:rPr>
        <w:t xml:space="preserve"> about where to g</w:t>
      </w:r>
      <w:r w:rsidR="002E6FDA">
        <w:rPr>
          <w:rFonts w:cstheme="minorHAnsi"/>
          <w:lang w:val="en-US"/>
        </w:rPr>
        <w:t>o</w:t>
      </w:r>
      <w:r w:rsidR="00766EB7">
        <w:rPr>
          <w:rFonts w:cstheme="minorHAnsi"/>
          <w:lang w:val="en-US"/>
        </w:rPr>
        <w:t xml:space="preserve"> and about when to go,</w:t>
      </w:r>
      <w:r w:rsidR="001D7209">
        <w:rPr>
          <w:rFonts w:cstheme="minorHAnsi"/>
          <w:lang w:val="en-US"/>
        </w:rPr>
        <w:t xml:space="preserve"> </w:t>
      </w:r>
      <w:r w:rsidR="002E6FDA">
        <w:rPr>
          <w:rFonts w:cstheme="minorHAnsi"/>
          <w:lang w:val="en-US"/>
        </w:rPr>
        <w:t>which have discrete vs continuous consensus costs respectively</w:t>
      </w:r>
      <w:r w:rsidR="001D7209">
        <w:rPr>
          <w:rFonts w:cstheme="minorHAnsi"/>
          <w:lang w:val="en-US"/>
        </w:rPr>
        <w:t xml:space="preserve"> </w:t>
      </w:r>
      <w:r w:rsidR="001D7209">
        <w:rPr>
          <w:rFonts w:cstheme="minorHAnsi"/>
          <w:lang w:val="en-US"/>
        </w:rPr>
        <w:fldChar w:fldCharType="begin"/>
      </w:r>
      <w:r w:rsidR="001D7209">
        <w:rPr>
          <w:rFonts w:cstheme="minorHAnsi"/>
          <w:lang w:val="en-US"/>
        </w:rPr>
        <w:instrText xml:space="preserve"> ADDIN ZOTERO_ITEM CSL_CITATION {"citationID":"fFcHMX7h","properties":{"formattedCitation":"(Conradt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1D7209">
        <w:rPr>
          <w:rFonts w:cstheme="minorHAnsi"/>
          <w:lang w:val="en-US"/>
        </w:rPr>
        <w:fldChar w:fldCharType="separate"/>
      </w:r>
      <w:r w:rsidR="001D7209" w:rsidRPr="001D7209">
        <w:rPr>
          <w:rFonts w:ascii="Calibri" w:hAnsi="Calibri" w:cs="Calibri"/>
          <w:lang w:val="en-US"/>
        </w:rPr>
        <w:t>(Conradt and Roper 2010)</w:t>
      </w:r>
      <w:r w:rsidR="001D7209">
        <w:rPr>
          <w:rFonts w:cstheme="minorHAnsi"/>
          <w:lang w:val="en-US"/>
        </w:rPr>
        <w:fldChar w:fldCharType="end"/>
      </w:r>
      <w:r w:rsidR="001D7209">
        <w:rPr>
          <w:rFonts w:cstheme="minorHAnsi"/>
          <w:lang w:val="en-US"/>
        </w:rPr>
        <w:t xml:space="preserve">, </w:t>
      </w:r>
      <w:r w:rsidR="00766EB7">
        <w:rPr>
          <w:rFonts w:cstheme="minorHAnsi"/>
          <w:lang w:val="en-US"/>
        </w:rPr>
        <w:t xml:space="preserve">but it is not well known whether </w:t>
      </w:r>
      <w:r w:rsidR="009024AF">
        <w:rPr>
          <w:rFonts w:cstheme="minorHAnsi"/>
          <w:lang w:val="en-US"/>
        </w:rPr>
        <w:t xml:space="preserve">the </w:t>
      </w:r>
      <w:r w:rsidR="00143C96">
        <w:rPr>
          <w:rFonts w:cstheme="minorHAnsi"/>
          <w:lang w:val="en-US"/>
        </w:rPr>
        <w:t xml:space="preserve">individuals in a given group </w:t>
      </w:r>
      <w:r w:rsidR="009024AF">
        <w:rPr>
          <w:rFonts w:cstheme="minorHAnsi"/>
          <w:lang w:val="en-US"/>
        </w:rPr>
        <w:t>that</w:t>
      </w:r>
      <w:r w:rsidR="00143C96">
        <w:rPr>
          <w:rFonts w:cstheme="minorHAnsi"/>
          <w:lang w:val="en-US"/>
        </w:rPr>
        <w:t xml:space="preserve"> have </w:t>
      </w:r>
      <w:r w:rsidR="009024AF">
        <w:rPr>
          <w:rFonts w:cstheme="minorHAnsi"/>
          <w:lang w:val="en-US"/>
        </w:rPr>
        <w:t>high</w:t>
      </w:r>
      <w:r w:rsidR="00143C96">
        <w:rPr>
          <w:rFonts w:cstheme="minorHAnsi"/>
          <w:lang w:val="en-US"/>
        </w:rPr>
        <w:t xml:space="preserve"> influence over the group’s direction of movement</w:t>
      </w:r>
      <w:r w:rsidR="009024AF">
        <w:rPr>
          <w:rFonts w:cstheme="minorHAnsi"/>
          <w:lang w:val="en-US"/>
        </w:rPr>
        <w:t xml:space="preserve"> also </w:t>
      </w:r>
      <w:r w:rsidR="00143C96">
        <w:rPr>
          <w:rFonts w:cstheme="minorHAnsi"/>
          <w:lang w:val="en-US"/>
        </w:rPr>
        <w:t xml:space="preserve">have more influence on the group’s speed or timing of departure. Influence is therefore a highly versatile notion and it is crucial </w:t>
      </w:r>
      <w:r w:rsidR="002530DE">
        <w:rPr>
          <w:rFonts w:cstheme="minorHAnsi"/>
          <w:lang w:val="en-US"/>
        </w:rPr>
        <w:t>to define</w:t>
      </w:r>
      <w:r w:rsidR="006F4F47">
        <w:rPr>
          <w:rFonts w:cstheme="minorHAnsi"/>
          <w:lang w:val="en-US"/>
        </w:rPr>
        <w:t xml:space="preserve"> the context in which it is looked at and to have</w:t>
      </w:r>
      <w:r w:rsidR="006F4F47" w:rsidRPr="006F4F47">
        <w:rPr>
          <w:rFonts w:cstheme="minorHAnsi"/>
          <w:lang w:val="en-US"/>
        </w:rPr>
        <w:t xml:space="preserve"> </w:t>
      </w:r>
      <w:r w:rsidR="006F4F47" w:rsidRPr="006D69C5">
        <w:rPr>
          <w:rFonts w:cstheme="minorHAnsi"/>
          <w:lang w:val="en-US"/>
        </w:rPr>
        <w:t xml:space="preserve">a thorough understanding of the </w:t>
      </w:r>
      <w:r w:rsidR="006F4F47">
        <w:rPr>
          <w:rFonts w:cstheme="minorHAnsi"/>
          <w:lang w:val="en-US"/>
        </w:rPr>
        <w:t>system’s</w:t>
      </w:r>
      <w:r w:rsidR="006F4F47" w:rsidRPr="006D69C5">
        <w:rPr>
          <w:rFonts w:cstheme="minorHAnsi"/>
          <w:lang w:val="en-US"/>
        </w:rPr>
        <w:t xml:space="preserve"> biology to assess</w:t>
      </w:r>
      <w:r w:rsidR="005F2DCA">
        <w:rPr>
          <w:rFonts w:cstheme="minorHAnsi"/>
          <w:lang w:val="en-US"/>
        </w:rPr>
        <w:t xml:space="preserve"> it</w:t>
      </w:r>
      <w:r w:rsidR="006F4F47" w:rsidRPr="006D69C5">
        <w:rPr>
          <w:rFonts w:cstheme="minorHAnsi"/>
          <w:lang w:val="en-US"/>
        </w:rPr>
        <w:t xml:space="preserve"> accurately.</w:t>
      </w:r>
    </w:p>
    <w:p w14:paraId="1C4EB8E3" w14:textId="7A6A8119" w:rsidR="002952C6" w:rsidRDefault="00F502E7" w:rsidP="004202FE">
      <w:pPr>
        <w:spacing w:line="360" w:lineRule="auto"/>
        <w:jc w:val="both"/>
        <w:rPr>
          <w:rFonts w:cstheme="minorHAnsi"/>
          <w:lang w:val="en-US"/>
        </w:rPr>
      </w:pPr>
      <w:r w:rsidRPr="006D69C5">
        <w:rPr>
          <w:rFonts w:cstheme="minorHAnsi"/>
          <w:lang w:val="en-US"/>
        </w:rPr>
        <w:t>In recent years, there has been a surge in studies trying to assess influence</w:t>
      </w:r>
      <w:r w:rsidR="008A2176" w:rsidRPr="006D69C5">
        <w:rPr>
          <w:rFonts w:cstheme="minorHAnsi"/>
          <w:lang w:val="en-US"/>
        </w:rPr>
        <w:t xml:space="preserve"> dynamics</w:t>
      </w:r>
      <w:r w:rsidRPr="006D69C5">
        <w:rPr>
          <w:rFonts w:cstheme="minorHAnsi"/>
          <w:lang w:val="en-US"/>
        </w:rPr>
        <w:t xml:space="preserve"> in wild moving animal groups, thanks to a reduction in cost and </w:t>
      </w:r>
      <w:r w:rsidR="00B564A0" w:rsidRPr="006D69C5">
        <w:rPr>
          <w:rFonts w:cstheme="minorHAnsi"/>
          <w:lang w:val="en-US"/>
        </w:rPr>
        <w:t>size</w:t>
      </w:r>
      <w:r w:rsidRPr="006D69C5">
        <w:rPr>
          <w:rFonts w:cstheme="minorHAnsi"/>
          <w:lang w:val="en-US"/>
        </w:rPr>
        <w:t xml:space="preserve"> of tracking technologies</w:t>
      </w:r>
      <w:r w:rsidR="00A942A9" w:rsidRPr="006D69C5">
        <w:rPr>
          <w:rFonts w:cstheme="minorHAnsi"/>
          <w:lang w:val="en-US"/>
        </w:rPr>
        <w:t xml:space="preserve"> allowing the simultaneous </w:t>
      </w:r>
      <w:r w:rsidR="0001479D" w:rsidRPr="006D69C5">
        <w:rPr>
          <w:rFonts w:cstheme="minorHAnsi"/>
          <w:lang w:val="en-US"/>
        </w:rPr>
        <w:t>recording</w:t>
      </w:r>
      <w:r w:rsidR="00A942A9" w:rsidRPr="006D69C5">
        <w:rPr>
          <w:rFonts w:cstheme="minorHAnsi"/>
          <w:lang w:val="en-US"/>
        </w:rPr>
        <w:t xml:space="preserve"> of multiple individuals</w:t>
      </w:r>
      <w:r w:rsidR="00C43780" w:rsidRPr="006D69C5">
        <w:rPr>
          <w:rFonts w:cstheme="minorHAnsi"/>
          <w:lang w:val="en-US"/>
        </w:rPr>
        <w:t xml:space="preserve"> </w:t>
      </w:r>
      <w:r w:rsidR="00C43780" w:rsidRPr="006D69C5">
        <w:rPr>
          <w:rFonts w:cstheme="minorHAnsi"/>
          <w:lang w:val="en-US"/>
        </w:rPr>
        <w:fldChar w:fldCharType="begin"/>
      </w:r>
      <w:r w:rsidR="00C43780" w:rsidRPr="006D69C5">
        <w:rPr>
          <w:rFonts w:cstheme="minorHAnsi"/>
          <w:lang w:val="en-US"/>
        </w:rPr>
        <w:instrText xml:space="preserve"> ADDIN ZOTERO_ITEM CSL_CITATION {"citationID":"WETd6z52","properties":{"formattedCitation":"(Hughey et al. 2018)","plainCitation":"(Hughey et al. 2018)","noteIndex":0},"citationItems":[{"id":27,"uris":["http://zotero.org/users/5080349/items/5MCP7LRS"],"uri":["http://zotero.org/users/5080349/items/5MCP7LRS"],"itemData":{"id":27,"type":"article-journal","abstract":"Mobile animal groups provide some of the most compelling examples of self-organization in the natural world. While field observations of songbird flocks wheeling in the sky or anchovy schools fleeing from predators have inspired considerable interest in the mechanics of collective motion, the challenge of simultaneously monitoring multiple animals in the field has historically limited our capacity to study collective behaviour of wild animal groups with precision. However, recent technological advancements now present exciting opportunities to overcome many of these limitations. Here we review existing methods used to collect data on the movements and interactions of multiple animals in a natural setting. We then survey emerging technologies that are poised to revolutionize the study of collective animal behaviour by extending the spatial and temporal scales of inquiry, increasing data volume and quality, and expediting the post-processing of raw data.\nThis article is part of the theme issue ‘Collective movement ecology’.","container-title":"Phil. Trans. R. Soc. B","DOI":"10.1098/rstb.2017.0005","ISSN":"0962-8436, 1471-2970","issue":"1746","journalAbbreviation":"Phil. Trans. R. Soc. B","language":"en","page":"20170005","source":"rstb.royalsocietypublishing.org","title":"Challenges and solutions for studying collective animal behaviour in the wild","volume":"373","author":[{"family":"Hughey","given":"Lacey F."},{"family":"Hein","given":"Andrew M."},{"family":"Strandburg-Peshkin","given":"Ariana"},{"family":"Jensen","given":"Frants H."}],"issued":{"date-parts":[["2018"]],"season":"mai"}}}],"schema":"https://github.com/citation-style-language/schema/raw/master/csl-citation.json"} </w:instrText>
      </w:r>
      <w:r w:rsidR="00C43780" w:rsidRPr="006D69C5">
        <w:rPr>
          <w:rFonts w:cstheme="minorHAnsi"/>
          <w:lang w:val="en-US"/>
        </w:rPr>
        <w:fldChar w:fldCharType="separate"/>
      </w:r>
      <w:r w:rsidR="00C43780" w:rsidRPr="006D69C5">
        <w:rPr>
          <w:rFonts w:ascii="Calibri" w:hAnsi="Calibri" w:cs="Calibri"/>
          <w:lang w:val="en-US"/>
        </w:rPr>
        <w:t>(Hughey et al. 2018)</w:t>
      </w:r>
      <w:r w:rsidR="00C43780" w:rsidRPr="006D69C5">
        <w:rPr>
          <w:rFonts w:cstheme="minorHAnsi"/>
          <w:lang w:val="en-US"/>
        </w:rPr>
        <w:fldChar w:fldCharType="end"/>
      </w:r>
      <w:r w:rsidR="00B564A0" w:rsidRPr="006D69C5">
        <w:rPr>
          <w:rFonts w:cstheme="minorHAnsi"/>
          <w:lang w:val="en-US"/>
        </w:rPr>
        <w:t xml:space="preserve">. </w:t>
      </w:r>
      <w:r w:rsidR="00213621">
        <w:rPr>
          <w:rFonts w:cstheme="minorHAnsi"/>
          <w:lang w:val="en-US"/>
        </w:rPr>
        <w:t xml:space="preserve">Such studies have been looking separately at </w:t>
      </w:r>
      <w:r w:rsidR="00B80238">
        <w:rPr>
          <w:rFonts w:cstheme="minorHAnsi"/>
          <w:lang w:val="en-US"/>
        </w:rPr>
        <w:t xml:space="preserve">questions </w:t>
      </w:r>
      <w:del w:id="18" w:author="Seretta Gamba" w:date="2021-12-10T08:23:00Z">
        <w:r w:rsidR="00B80238" w:rsidDel="003E79ED">
          <w:rPr>
            <w:rFonts w:cstheme="minorHAnsi"/>
            <w:lang w:val="en-US"/>
          </w:rPr>
          <w:delText xml:space="preserve">like </w:delText>
        </w:r>
      </w:del>
      <w:ins w:id="19" w:author="Seretta Gamba" w:date="2021-12-10T08:23:00Z">
        <w:r w:rsidR="003E79ED">
          <w:rPr>
            <w:rFonts w:cstheme="minorHAnsi"/>
            <w:lang w:val="en-US"/>
          </w:rPr>
          <w:t>including</w:t>
        </w:r>
        <w:r w:rsidR="003E79ED">
          <w:rPr>
            <w:rFonts w:cstheme="minorHAnsi"/>
            <w:lang w:val="en-US"/>
          </w:rPr>
          <w:t xml:space="preserve"> </w:t>
        </w:r>
      </w:ins>
      <w:r w:rsidR="00B80238">
        <w:rPr>
          <w:rFonts w:cstheme="minorHAnsi"/>
          <w:lang w:val="en-US"/>
        </w:rPr>
        <w:t>who has influence over direction of travel</w:t>
      </w:r>
      <w:r w:rsidR="00B80238" w:rsidRPr="006D69C5">
        <w:rPr>
          <w:rFonts w:cstheme="minorHAnsi"/>
          <w:lang w:val="en-US"/>
        </w:rPr>
        <w:t xml:space="preserve"> </w:t>
      </w:r>
      <w:r w:rsidR="00B80238" w:rsidRPr="006D69C5">
        <w:rPr>
          <w:rFonts w:cstheme="minorHAnsi"/>
          <w:lang w:val="en-US"/>
        </w:rPr>
        <w:fldChar w:fldCharType="begin"/>
      </w:r>
      <w:r w:rsidR="003C7BB0">
        <w:rPr>
          <w:rFonts w:cstheme="minorHAnsi"/>
          <w:lang w:val="en-US"/>
        </w:rPr>
        <w:instrText xml:space="preserve"> ADDIN ZOTERO_ITEM CSL_CITATION {"citationID":"Ih2thSnQ","properties":{"formattedCitation":"(Kerth et al. 2006; Nagy et al. 2010; Giuggioli et al. 2015)","plainCitation":"(Kerth et al. 2006; Nagy et al. 2010; Giuggioli et al. 2015)","noteIndex":0},"citationItems":[{"id":2774,"uris":["http://zotero.org/users/5080349/items/8IE9VFR4"],"uri":["http://zotero.org/users/5080349/items/8IE9VFR4"],"itemData":{"id":2774,"type":"article-journal","abstract":"Group decisions are required when group coordination is beneficial, but individuals can choose between alternatives. Despite the increased interest in animal group decision making, there is a lack of experimental field studies that investigate how animals with conflicting information make group decisions. In particular, no field studies have considered the influence of fission–fusion behaviour (temporary splitting into subgroups) on group decisions. We studied group decision making in two wild Bechstein's bat colonies, which are fission–fusion societies of stable individual composition. Since they frequently switch communal roosts, colony members must regularly make group decisions over where to roost. In the two-field experiments, we provided marked individuals with conflicting information about the suitability of potential roosts. We investigated whether conflicting information led to group decisions that followed a ‘unanimous’ or a ‘majority’ rule, or increased colony fission. Individual behaviour suggests that bats considered both their own information and the behaviour of others when deciding where to roost. Group decisions about communal roosts reflected the information available to a majority of the bats roosting together, but conflicting information led to an increased fission in one colony. Our results suggest that fission–fusion societies allow individuals to avoid majority decisions that are not in their favour.","container-title":"Proceedings of the Royal Society B: Biological Sciences","DOI":"10.1098/rspb.2006.3647","issue":"1602","note":"publisher: Royal Society","page":"2785-2790","source":"royalsocietypublishing.org (Atypon)","title":"Group decision making in fission–fusion societies: evidence from two-field experiments in Bechstein's bats","title-short":"Group decision making in fission–fusion societies","volume":"273","author":[{"family":"Kerth","given":"Gerald"},{"family":"Ebert","given":"Cornelia"},{"family":"Schmidtke","given":"Christine"}],"issued":{"date-parts":[["2006",11,7]]}}},{"id":64,"uris":["http://zotero.org/users/5080349/items/XT3IWCI5"],"uri":["http://zotero.org/users/5080349/items/XT3IWCI5"],"itemData":{"id":64,"type":"article-journal","abstract":"Animals that travel together in groups display a variety of fascinating motion patterns thought to be the result of delicate local interactions among group members1,2,3. Although the most informative way of investigating and interpreting collective movement phenomena would be afforded by the collection of high-resolution spatiotemporal data from moving individuals, such data are scarce4,5,6,7 and are virtually non-existent for long-distance group motion within a natural setting because of the associated technological difficulties8. Here we present results of experiments in which track logs of homing pigeons flying in flocks of up to 10 individuals have been obtained by high-resolution lightweight GPS devices and analysed using a variety of correlation functions inspired by approaches common in statistical physics. We find a well-defined hierarchy among flock members from data concerning leading roles in pairwise interactions, defined on the basis of characteristic delay times between birds’ directional choices. The average spatial position of a pigeon within the flock strongly correlates with its place in the hierarchy, and birds respond more quickly to conspecifics perceived primarily through the left eye—both results revealing differential roles for birds that assume different positions with respect to flock-mates. From an evolutionary perspective, our results suggest that hierarchical organization of group flight may be more efficient than an egalitarian one, at least for those flock sizes that permit regular pairwise interactions among group members, during which leader–follower relationships are consistently manifested.","container-title":"Nature","DOI":"10.1038/nature08891","ISSN":"1476-4687","issue":"7290","language":"en","page":"890-893","source":"www.nature.com","title":"Hierarchical group dynamics in pigeon flocks","volume":"464","author":[{"family":"Nagy","given":"Máté"},{"family":"Ákos","given":"Zsuzsa"},{"family":"Biro","given":"Dora"},{"family":"Vicsek","given":"Tamás"}],"issued":{"date-parts":[["2010",4]]}}},{"id":2763,"uris":["http://zotero.org/users/5080349/items/QLJLXEJ6"],"uri":["http://zotero.org/users/5080349/items/QLJLXEJ6"],"itemData":{"id":2763,"type":"article-journal","abstract":"Animal coordinated movement interactions are commonly explained by assuming unspecified social forces of attraction, repulsion and alignment with parameters drawn from observed movement data. Here we propose and test a biologically realistic and quantifiable biosonar movement interaction mechanism for echolocating bats based on spatial perceptual bias, i.e. actual sound field, a reaction delay, and observed motor constraints in speed and acceleration. We found that foraging pairs of bats flying over a water surface swapped leader-follower roles and performed chases or coordinated manoeuvres by copying the heading a nearby individual has had up to 500 ms earlier. Our proposed mechanism based on the interplay between sensory-motor constraints and delayed alignment was able to recreate the observed spatial actor-reactor patterns. Remarkably, when we varied model parameters (response delay, hearing threshold and echolocation directionality) beyond those observed in nature, the spatio-temporal interaction patterns created by the model only recreated the observed interactions, i.e. chases, and best matched the observed spatial patterns for just those response delays, hearing thresholds and echolocation directionalities found to be used by bats. This supports the validity of our sensory ecology approach of movement coordination, where interacting bats localise each other by active echolocation rather than eavesdropping.","container-title":"PLOS Computational Biology","DOI":"10.1371/journal.pcbi.1004089","ISSN":"1553-7358","issue":"3","journalAbbreviation":"PLOS Computational Biology","language":"en","note":"publisher: Public Library of Science","page":"e1004089","source":"PLoS Journals","title":"Delayed Response and Biosonar Perception Explain Movement Coordination in Trawling Bats","volume":"11","author":[{"family":"Giuggioli","given":"Luca"},{"family":"McKetterick","given":"Thomas J."},{"family":"Holderied","given":"Marc"}],"issued":{"date-parts":[["2015",3,26]]}}}],"schema":"https://github.com/citation-style-language/schema/raw/master/csl-citation.json"} </w:instrText>
      </w:r>
      <w:r w:rsidR="00B80238" w:rsidRPr="006D69C5">
        <w:rPr>
          <w:rFonts w:cstheme="minorHAnsi"/>
          <w:lang w:val="en-US"/>
        </w:rPr>
        <w:fldChar w:fldCharType="separate"/>
      </w:r>
      <w:r w:rsidR="003C7BB0" w:rsidRPr="003C7BB0">
        <w:rPr>
          <w:rFonts w:ascii="Calibri" w:hAnsi="Calibri" w:cs="Calibri"/>
          <w:lang w:val="en-US"/>
        </w:rPr>
        <w:t>(Kerth et al. 2006; Nagy et al. 2010; Giuggioli et al. 2015)</w:t>
      </w:r>
      <w:r w:rsidR="00B80238" w:rsidRPr="006D69C5">
        <w:rPr>
          <w:rFonts w:cstheme="minorHAnsi"/>
          <w:lang w:val="en-US"/>
        </w:rPr>
        <w:fldChar w:fldCharType="end"/>
      </w:r>
      <w:r w:rsidR="00B80238">
        <w:rPr>
          <w:rFonts w:cstheme="minorHAnsi"/>
          <w:lang w:val="en-US"/>
        </w:rPr>
        <w:t xml:space="preserve">, who has influence over timing of departure </w:t>
      </w:r>
      <w:r w:rsidR="00B80238" w:rsidRPr="006D69C5">
        <w:rPr>
          <w:rFonts w:cstheme="minorHAnsi"/>
          <w:lang w:val="en-US"/>
        </w:rPr>
        <w:fldChar w:fldCharType="begin"/>
      </w:r>
      <w:r w:rsidR="00501BC4">
        <w:rPr>
          <w:rFonts w:cstheme="minorHAnsi"/>
          <w:lang w:val="en-US"/>
        </w:rPr>
        <w:instrText xml:space="preserve"> ADDIN ZOTERO_ITEM CSL_CITATION {"citationID":"H92Q3o9r","properties":{"formattedCitation":"(Strandburg-Peshkin et al. 2015; Tokuyama and Furuichi 2017; Montanari et al. 2021)","plainCitation":"(Strandburg-Peshkin et al. 2015; Tokuyama and Furuichi 2017; Montanari et al. 2021)","noteIndex":0},"citationItems":[{"id":680,"uris":["http://zotero.org/users/5080349/items/7GZHNV8J"],"uri":["http://zotero.org/users/5080349/items/7GZHNV8J"],"itemData":{"id":680,"type":"article-journal","abstract":"Conflicts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C"}],"issued":{"date-parts":[["2015"]]}}},{"id":2762,"uris":["http://zotero.org/users/5080349/items/WK3JUC6B"],"uri":["http://zotero.org/users/5080349/items/WK3JUC6B"],"itemData":{"id":2762,"type":"article-journal","abstract":"Group-living animals need to coordinate their activity in order to maintain gregariousness. Although individuals have their own nutritional, social, and reproductive needs, they have to reach consensus to decide where and when to travel. Collective movements are the outcome of one individual’s departure, who is then followed by other group members. We investigated departure initiation in a group of bonobos at Wamba, DR Congo, to determine the distribution of leadership among group members. If three or more bonobos started moving more than 30 m, we assigned the individual who moved first as the one who initiated the movement. Two hundred and fifty-four departures were observed. First, we examined whether the frequency of initiation differed according to the following attributes of individuals: sex, age, stage in sexual swelling cycle, dominance, and affiliative relationship. We also examined whether one or more individual(s) initiate departure more or less frequently than expected by chance. A significant interaction between sex and age was found, indicating that the effect of age was greater among females than among males. Individuals who were more central to the grooming network initiated departures more frequently. The three oldest females initiated more often than expected. Old females may be followed because of coalitionary supports they often give to younger females, and of their greater knowledge about ranging area. Leadership in bonobos was not equally shared among group members, and old females were “key individuals” who helped to maintain cohesiveness in their fission-fusion society.","container-title":"Behavioral Ecology and Sociobiology","DOI":"10.1007/s00265-017-2277-5","ISSN":"1432-0762","issue":"3","journalAbbreviation":"Behav Ecol Sociobiol","language":"en","page":"55","source":"Springer Link","title":"Leadership of old females in collective departures in wild bonobos (Pan paniscus) at Wamba","volume":"71","author":[{"family":"Tokuyama","given":"Nahoko"},{"family":"Furuichi","given":"Takeshi"}],"issued":{"date-parts":[["2017",2,28]]}}},{"id":2719,"uris":["http://zotero.org/users/5080349/items/434KB4FM"],"uri":["http://zotero.org/users/5080349/items/434KB4FM"],"itemData":{"id":2719,"type":"article-journal","abstract":"Collective movement of social groups requires coordination between individuals. When cohesion is imperative, consensus must be reached, and specific individuals may exert disproportionate influence during decision-making. Animals living in multi-level societies, however, often split into consistent social subunits during travel, which may impact group coordination processes. We studied collective movement in the socially tolerant multi-level society of Guinea baboons (Papio papio). Using 146 group departures and 100 group progressions from 131 Guinea baboons ranging in Senegal’s Niokolo-Koba National Park, we examined individual success at initiating group departures and position within progressions. Two-thirds of attempted departures were initiated by adult males and one third by adult females. Both sexes were equally successful at initiating departures (&gt; 80% of initiations). During group progressions, bachelor males were predominantly found in front, while reproductively active ‘primary’ males and females were observed with similar frequency across the whole group. The pattern of collective movement in Guinea baboons was more similar to those described for baboons living in uni-level societies than to hamadryas baboons, the only other multi-level baboon species, where males initiate and decide almost all group departures. Social organization alone therefore does not determine which category of individuals influence group coordination.","container-title":"Scientific Reports","DOI":"10.1038/s41598-021-01356-6","ISSN":"2045-2322","issue":"1","journalAbbreviation":"Sci Rep","language":"en","note":"Bandiera_abtest: a\nCc_license_type: cc_by\nCg_type: Nature Research Journals\nnumber: 1\nPrimary_atype: Research\npublisher: Nature Publishing Group\nSubject_term: Animal behaviour;Behavioural ecology;Social evolution\nSubject_term_id: animal-behaviour;behavioural-ecology;social-evolution","page":"21938","source":"www.nature.com","title":"Coordination during group departures and progressions in the tolerant multi-level society of wild Guinea baboons (Papio papio)","volume":"11","author":[{"family":"Montanari","given":"Davide"},{"family":"O’Hearn","given":"William J."},{"family":"Hambuckers","given":"Julien"},{"family":"Fischer","given":"Julia"},{"family":"Zinner","given":"Dietmar"}],"issued":{"date-parts":[["2021",11,9]]}}}],"schema":"https://github.com/citation-style-language/schema/raw/master/csl-citation.json"} </w:instrText>
      </w:r>
      <w:r w:rsidR="00B80238" w:rsidRPr="006D69C5">
        <w:rPr>
          <w:rFonts w:cstheme="minorHAnsi"/>
          <w:lang w:val="en-US"/>
        </w:rPr>
        <w:fldChar w:fldCharType="separate"/>
      </w:r>
      <w:r w:rsidR="00501BC4" w:rsidRPr="00501BC4">
        <w:rPr>
          <w:rFonts w:ascii="Calibri" w:hAnsi="Calibri" w:cs="Calibri"/>
          <w:lang w:val="en-US"/>
        </w:rPr>
        <w:t>(Strandburg-Peshkin et al. 2015; Tokuyama and Furuichi 2017; Montanari et al. 2021)</w:t>
      </w:r>
      <w:r w:rsidR="00B80238" w:rsidRPr="006D69C5">
        <w:rPr>
          <w:rFonts w:cstheme="minorHAnsi"/>
          <w:lang w:val="en-US"/>
        </w:rPr>
        <w:fldChar w:fldCharType="end"/>
      </w:r>
      <w:r w:rsidR="00B80238">
        <w:rPr>
          <w:rFonts w:cstheme="minorHAnsi"/>
          <w:lang w:val="en-US"/>
        </w:rPr>
        <w:t xml:space="preserve">, </w:t>
      </w:r>
      <w:r w:rsidR="00A2316F">
        <w:rPr>
          <w:rFonts w:cstheme="minorHAnsi"/>
          <w:lang w:val="en-US"/>
        </w:rPr>
        <w:t>or who is in the front of the group</w:t>
      </w:r>
      <w:r w:rsidR="00E4383D">
        <w:rPr>
          <w:rFonts w:cstheme="minorHAnsi"/>
          <w:lang w:val="en-US"/>
        </w:rPr>
        <w:t xml:space="preserve"> </w:t>
      </w:r>
      <w:r w:rsidR="00531E8D">
        <w:rPr>
          <w:rFonts w:cstheme="minorHAnsi"/>
          <w:lang w:val="en-US"/>
        </w:rPr>
        <w:fldChar w:fldCharType="begin"/>
      </w:r>
      <w:r w:rsidR="00A56BE1">
        <w:rPr>
          <w:rFonts w:cstheme="minorHAnsi"/>
          <w:lang w:val="en-US"/>
        </w:rPr>
        <w:instrText xml:space="preserve"> ADDIN ZOTERO_ITEM CSL_CITATION {"citationID":"pkrdAgAK","properties":{"formattedCitation":"(Lewis et al. 2011; Van Belle et al. 2013; Smith et al. 2015)","plainCitation":"(Lewis et al. 2011; Van Belle et al. 2013; Smith et al. 2015)","noteIndex":0},"citationItems":[{"id":2781,"uris":["http://zotero.org/users/5080349/items/BXEG5EAS"],"uri":["http://zotero.org/users/5080349/items/BXEG5EAS"],"itemData":{"id":2781,"type":"article-journal","abstract":"Leadership by specific individuals is thought to enhance the fitness of followers by allowing them to take advantage of the knowledge or skills of key individuals. In general, consistent leadership is expected to occur primarily in stable groups of related individuals where the benefits enhance the inclusive fitness of a leader. Societies with less stability in group composition (i.e., fission–fusion groups) are less likely to feature unshared decision making. However, in situations where frequent interactions among individuals occur (e.g., small population size and small range of movement) and/or the complexity of the environment requires substantial experience and knowledge, consistent leadership might be expected. We tested if a highly dynamic fission–fusion population of bottlenose dolphins (Tursiops truncatus), inhabiting a complex environment, exhibited leadership when traveling. A small number of specific individuals led group travel more often than expected by chance, and were more likely to initiate successful direction changes of groups than following individuals. The number of leaders in a group remained relatively constant across a wide range of group sizes and was not affected by the number of potential leaders (i.e., those that had led previously) present in the group. Together, these results suggest that leadership can occur in species with high rates of group fission and fusion. Therefore, the loss of key individuals could have disproportionate effects on population dynamics.","container-title":"Behavioral Ecology and Sociobiology","DOI":"10.1007/s00265-010-1113-y","ISSN":"1432-0762","issue":"5","journalAbbreviation":"Behav Ecol Sociobiol","language":"en","page":"1061-1069","source":"Springer Link","title":"Highly dynamic fission–fusion species can exhibit leadership when traveling","volume":"65","author":[{"family":"Lewis","given":"Jennifer S."},{"family":"Wartzok","given":"Douglas"},{"family":"Heithaus","given":"Michael R."}],"issued":{"date-parts":[["2011",5,1]]}}},{"id":2777,"uris":["http://zotero.org/users/5080349/items/A4RCDB45"],"uri":["http://zotero.org/users/5080349/items/A4RCDB45"],"itemData":{"id":2777,"type":"article-journal","abstract":"Maintaining social cohesion through coordinating traveling time and direction is a primary benefit of group living in mammals. During a 15-month study, we investigated socioecological factors underlying leadership of collective group movements in three multimale–multifemale groups of black howler monkeys (Alouatta pigra) at Palenque National Park (PNP), Mexico. A total of 691 independent group movements across a variety of contexts were collected. Leadership of group movements was partially shared, with adult females initiating and leading group movements significantly more often than did adult males and juveniles, an outcome that has been observed among a diverse set of group living taxa. Adult females did not lead their group more often to feeding sites nor did they lead group movements more frequently when pregnant or lactating compared to when cycling, providing little evidence that energetic demands were the primary drivers underlying female leadership in this primate species. Instead, only one adult female in each social group was identified as a habitual leader of their group. These ‘leader’ females had the highest centrality eigenvectors among the adult group members in their group, suggesting an embedded leadership with the spatially widest connected adult group member emerging as recurrent leader of collective group movements.","container-title":"Behavioral Ecology and Sociobiology","DOI":"10.1007/s00265-012-1421-5","ISSN":"1432-0762","issue":"1","journalAbbreviation":"Behav Ecol Sociobiol","language":"en","page":"31-41","source":"Springer Link","title":"Collective group movement and leadership in wild black howler monkeys (Alouatta pigra)","volume":"67","author":[{"family":"Van Belle","given":"Sarie"},{"family":"Estrada","given":"Alejandro"},{"family":"Garber","given":"Paul A."}],"issued":{"date-parts":[["2013",1,1]]}}},{"id":610,"uris":["http://zotero.org/users/5080349/items/JPTFHYJE"],"uri":["http://zotero.org/users/5080349/items/JPTFHYJE"],"itemData":{"id":610,"type":"article-journal","abstract":"Because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sidR="00531E8D">
        <w:rPr>
          <w:rFonts w:cstheme="minorHAnsi"/>
          <w:lang w:val="en-US"/>
        </w:rPr>
        <w:fldChar w:fldCharType="separate"/>
      </w:r>
      <w:r w:rsidR="00A56BE1" w:rsidRPr="00275CE7">
        <w:rPr>
          <w:rFonts w:ascii="Calibri" w:hAnsi="Calibri" w:cs="Calibri"/>
          <w:lang w:val="en-US"/>
        </w:rPr>
        <w:t>(Lewis et al. 2011; Van Belle et al. 2013; Smith et al. 2015)</w:t>
      </w:r>
      <w:r w:rsidR="00531E8D">
        <w:rPr>
          <w:rFonts w:cstheme="minorHAnsi"/>
          <w:lang w:val="en-US"/>
        </w:rPr>
        <w:fldChar w:fldCharType="end"/>
      </w:r>
      <w:r w:rsidR="00A2316F">
        <w:rPr>
          <w:rFonts w:cstheme="minorHAnsi"/>
          <w:lang w:val="en-US"/>
        </w:rPr>
        <w:t xml:space="preserve">, furthering our understanding of decisions-making </w:t>
      </w:r>
      <w:r w:rsidR="00A2316F">
        <w:rPr>
          <w:rFonts w:cstheme="minorHAnsi"/>
          <w:lang w:val="en-US"/>
        </w:rPr>
        <w:lastRenderedPageBreak/>
        <w:t>mechanisms</w:t>
      </w:r>
      <w:r w:rsidR="00A56BE1">
        <w:rPr>
          <w:rFonts w:cstheme="minorHAnsi"/>
          <w:lang w:val="en-US"/>
        </w:rPr>
        <w:t xml:space="preserve"> during movement</w:t>
      </w:r>
      <w:r w:rsidR="00A2316F">
        <w:rPr>
          <w:rFonts w:cstheme="minorHAnsi"/>
          <w:lang w:val="en-US"/>
        </w:rPr>
        <w:t xml:space="preserve">. </w:t>
      </w:r>
      <w:r w:rsidR="006F4F47">
        <w:rPr>
          <w:rFonts w:cstheme="minorHAnsi"/>
          <w:lang w:val="en-US"/>
        </w:rPr>
        <w:t>They</w:t>
      </w:r>
      <w:r w:rsidR="00190F98">
        <w:rPr>
          <w:rFonts w:cstheme="minorHAnsi"/>
          <w:lang w:val="en-US"/>
        </w:rPr>
        <w:t xml:space="preserve"> have </w:t>
      </w:r>
      <w:commentRangeStart w:id="20"/>
      <w:r w:rsidR="00190F98">
        <w:rPr>
          <w:rFonts w:cstheme="minorHAnsi"/>
          <w:lang w:val="en-US"/>
        </w:rPr>
        <w:t xml:space="preserve">for instance </w:t>
      </w:r>
      <w:commentRangeEnd w:id="20"/>
      <w:r w:rsidR="003E79ED">
        <w:rPr>
          <w:rStyle w:val="CommentReference"/>
          <w:lang w:val="en-CA" w:bidi="he-IL"/>
        </w:rPr>
        <w:commentReference w:id="20"/>
      </w:r>
      <w:r w:rsidR="00190F98">
        <w:rPr>
          <w:rFonts w:cstheme="minorHAnsi"/>
          <w:lang w:val="en-US"/>
        </w:rPr>
        <w:t xml:space="preserve">highlighted </w:t>
      </w:r>
      <w:r w:rsidR="006F4F47">
        <w:rPr>
          <w:rFonts w:cstheme="minorHAnsi"/>
          <w:lang w:val="en-US"/>
        </w:rPr>
        <w:t xml:space="preserve"> </w:t>
      </w:r>
      <w:r w:rsidR="00190F98">
        <w:rPr>
          <w:rFonts w:cstheme="minorHAnsi"/>
          <w:lang w:val="en-US"/>
        </w:rPr>
        <w:t xml:space="preserve">the diversity of such mechanisms found in nature, from systems where influence is mostly distributed (e.g. in baboons, </w:t>
      </w:r>
      <w:r w:rsidR="00190F98">
        <w:rPr>
          <w:rFonts w:cstheme="minorHAnsi"/>
          <w:lang w:val="en-US"/>
        </w:rPr>
        <w:fldChar w:fldCharType="begin"/>
      </w:r>
      <w:r w:rsidR="00762539">
        <w:rPr>
          <w:rFonts w:cstheme="minorHAnsi"/>
          <w:lang w:val="en-US"/>
        </w:rPr>
        <w:instrText xml:space="preserve"> ADDIN ZOTERO_ITEM CSL_CITATION {"citationID":"zBwTvlc4","properties":{"formattedCitation":"(Strandburg-Peshkin et al. 2015)","plainCitation":"(Strandburg-Peshkin et al. 2015)","dontUpdate":true,"noteIndex":0},"citationItems":[{"id":680,"uris":["http://zotero.org/users/5080349/items/7GZHNV8J"],"uri":["http://zotero.org/users/5080349/items/7GZHNV8J"],"itemData":{"id":680,"type":"article-journal","abstract":"Conflicts of interest about where to go and what to do are a primary challenge of group living. However, it remains unclear how consensus is achieved in stable groups with stratified social relationships. Tracking wild baboons with a high-resolution global positioning system and analyzing their movements relative to one another reveals that a process of shared decision-making governs baboon movement. Rather than preferentially following dominant individuals, baboons are more likely to follow when multiple initiators agree. When conflicts arise over the direction of movement, baboons choose one direction over the other when the angle between them is large, but they compromise if it is not. These results are consistent with models of collective motion, suggesting that democratic collective action emerging from simple rules is widespread, even in complex, socially stratified societies.","container-title":"Science","DOI":"10.1126/science.aaa5099","issue":"6241","page":"1358-1361","title":"GROUP DECISIONS. Shared decision-making drives collective movement in wild baboons","volume":"348","author":[{"family":"Strandburg-Peshkin","given":"Ariana"},{"family":"Farine","given":"Damien R"},{"family":"Couzin","given":"Iain D"},{"family":"Crofoot","given":"Margaret C"}],"issued":{"date-parts":[["2015"]]}}}],"schema":"https://github.com/citation-style-language/schema/raw/master/csl-citation.json"} </w:instrText>
      </w:r>
      <w:r w:rsidR="00190F98">
        <w:rPr>
          <w:rFonts w:cstheme="minorHAnsi"/>
          <w:lang w:val="en-US"/>
        </w:rPr>
        <w:fldChar w:fldCharType="separate"/>
      </w:r>
      <w:r w:rsidR="00190F98" w:rsidRPr="00190F98">
        <w:rPr>
          <w:rFonts w:ascii="Calibri" w:hAnsi="Calibri" w:cs="Calibri"/>
          <w:lang w:val="en-US"/>
        </w:rPr>
        <w:t>Strandburg-Peshkin et al. 2015)</w:t>
      </w:r>
      <w:r w:rsidR="00190F98">
        <w:rPr>
          <w:rFonts w:cstheme="minorHAnsi"/>
          <w:lang w:val="en-US"/>
        </w:rPr>
        <w:fldChar w:fldCharType="end"/>
      </w:r>
      <w:r w:rsidR="00190F98">
        <w:rPr>
          <w:rFonts w:cstheme="minorHAnsi"/>
          <w:lang w:val="en-US"/>
        </w:rPr>
        <w:t xml:space="preserve"> to systems where it is mostly concentrated</w:t>
      </w:r>
      <w:r w:rsidR="001677D1">
        <w:rPr>
          <w:rFonts w:cstheme="minorHAnsi"/>
          <w:lang w:val="en-US"/>
        </w:rPr>
        <w:t>. A positive link between influence and social rank</w:t>
      </w:r>
      <w:r w:rsidR="00190F98">
        <w:rPr>
          <w:rFonts w:cstheme="minorHAnsi"/>
          <w:lang w:val="en-US"/>
        </w:rPr>
        <w:t xml:space="preserve"> </w:t>
      </w:r>
      <w:r w:rsidR="001677D1">
        <w:rPr>
          <w:rFonts w:cstheme="minorHAnsi"/>
          <w:lang w:val="en-US"/>
        </w:rPr>
        <w:t xml:space="preserve">has also often been established </w:t>
      </w:r>
      <w:r w:rsidR="001677D1">
        <w:rPr>
          <w:rFonts w:cstheme="minorHAnsi"/>
          <w:lang w:val="en-US"/>
        </w:rPr>
        <w:fldChar w:fldCharType="begin"/>
      </w:r>
      <w:r w:rsidR="001677D1">
        <w:rPr>
          <w:rFonts w:cstheme="minorHAnsi"/>
          <w:lang w:val="en-US"/>
        </w:rPr>
        <w:instrText xml:space="preserve"> ADDIN ZOTERO_ITEM CSL_CITATION {"citationID":"p4fugwL5","properties":{"formattedCitation":"(Smith et al. 2015)","plainCitation":"(Smith et al. 2015)","noteIndex":0},"citationItems":[{"id":610,"uris":["http://zotero.org/users/5080349/items/JPTFHYJE"],"uri":["http://zotero.org/users/5080349/items/JPTFHYJE"],"itemData":{"id":610,"type":"article-journal","abstract":"Because collective movements have fitness consequences for all participants, group travel can impose conflicts of interest when group-mates vary. Challenges associated with coordinating activities of group-mates, such as during travel, may potentially be mitigated through the use of simple rules governing leadership and other behaviours to minimize conflict. Although individuals living in groups with fission–fusion dynamics may temporarily separate, leadership determination at subsequent reunions, and events occurring during reunions, are poorly understood. Here we investigate leadership during travel prior to reunions of spotted hyaenas, Crocuta crocuta, living in one large social group in the Masai Mara National Reserve, Kenya. Whereas individuals often arrived at dens or joined hunting parties alone, those joining others to participate in group defence of shared resources typically did so when accompanied by group-mates. Although most hyaenas led processions, the attributes of members within each travelling party consistently predicted leadership roles. The highest-ranking adult within each travelling subgroup, often a lactating female, typically assumed the vanguard position prior to reunions. Reunions promoted conflict, particularly at kills. However, as predicted by the conflict mitigation hypothesis, individuals that greeted conspecifics were significantly less likely to fight at reunions than were hyaenas that failed to greet at reunions. Thus, whereas temporary separations may reduce immediate conflicts of interest in fission–fusion societies, hyaenas pay consensus costs at subsequent reunions, particularly in the context of feeding competition, and greetings appear to reduce such costs. Finally, we propose a novel scheme for leadership categorization in which leadership depends on whether or not leadership is based on specific attributes of individual group members. We apply this attribute-based framework to quantify the patterns and mechanisms of leadership during group travel for 52 species of mammals, including the spotted hyaenas studied here, and place findings in a broad evolutionary context.","container-title":"Animal Behaviour","DOI":"10.1016/j.anbehav.2015.04.023","ISSN":"0003-3472","journalAbbreviation":"Animal Behaviour","page":"187-200","source":"ScienceDirect","title":"Collective movements, leadership and consensus costs at reunions in spotted hyaenas","volume":"105","author":[{"family":"Smith","given":"Jennifer E."},{"family":"Estrada","given":"Jillian R."},{"family":"Richards","given":"Heather R."},{"family":"Dawes","given":"Stephanie E."},{"family":"Mitsos","given":"Kari"},{"family":"Holekamp","given":"Kay E."}],"issued":{"date-parts":[["2015",7,1]]}}}],"schema":"https://github.com/citation-style-language/schema/raw/master/csl-citation.json"} </w:instrText>
      </w:r>
      <w:r w:rsidR="001677D1">
        <w:rPr>
          <w:rFonts w:cstheme="minorHAnsi"/>
          <w:lang w:val="en-US"/>
        </w:rPr>
        <w:fldChar w:fldCharType="separate"/>
      </w:r>
      <w:r w:rsidR="001677D1" w:rsidRPr="001677D1">
        <w:rPr>
          <w:rFonts w:ascii="Calibri" w:hAnsi="Calibri" w:cs="Calibri"/>
          <w:lang w:val="en-US"/>
        </w:rPr>
        <w:t>(Smith et al. 2015)</w:t>
      </w:r>
      <w:r w:rsidR="001677D1">
        <w:rPr>
          <w:rFonts w:cstheme="minorHAnsi"/>
          <w:lang w:val="en-US"/>
        </w:rPr>
        <w:fldChar w:fldCharType="end"/>
      </w:r>
      <w:r w:rsidR="001677D1">
        <w:rPr>
          <w:rFonts w:cstheme="minorHAnsi"/>
          <w:lang w:val="en-US"/>
        </w:rPr>
        <w:t xml:space="preserve">, though systems with influential subordinates are also found </w:t>
      </w:r>
      <w:r w:rsidR="001677D1">
        <w:rPr>
          <w:rFonts w:cstheme="minorHAnsi"/>
          <w:lang w:val="en-US"/>
        </w:rPr>
        <w:fldChar w:fldCharType="begin"/>
      </w:r>
      <w:r w:rsidR="001677D1">
        <w:rPr>
          <w:rFonts w:cstheme="minorHAnsi"/>
          <w:lang w:val="en-US"/>
        </w:rPr>
        <w:instrText xml:space="preserve"> ADDIN ZOTERO_ITEM CSL_CITATION {"citationID":"YnDSfgwM","properties":{"formattedCitation":"(Papageorgiou and Farine 2020)","plainCitation":"(Papageorgiou and Farine 2020)","noteIndex":0},"citationItems":[{"id":2741,"uris":["http://zotero.org/users/5080349/items/YL23ENP5"],"uri":["http://zotero.org/users/5080349/items/YL23ENP5"],"itemData":{"id":2741,"type":"article-journal","container-title":"Science Advances","DOI":"10.1126/sciadv.aba5881","issue":"48","note":"publisher: American Association for the Advancement of Science","page":"eaba5881","source":"science.org (Atypon)","title":"Shared decision-making allows subordinates to lead when dominants monopolize resources","volume":"6","author":[{"family":"Papageorgiou","given":"Danai"},{"family":"Farine","given":"Damien R."}],"issued":{"date-parts":[["2020"]]}}}],"schema":"https://github.com/citation-style-language/schema/raw/master/csl-citation.json"} </w:instrText>
      </w:r>
      <w:r w:rsidR="001677D1">
        <w:rPr>
          <w:rFonts w:cstheme="minorHAnsi"/>
          <w:lang w:val="en-US"/>
        </w:rPr>
        <w:fldChar w:fldCharType="separate"/>
      </w:r>
      <w:r w:rsidR="001677D1" w:rsidRPr="001677D1">
        <w:rPr>
          <w:rFonts w:ascii="Calibri" w:hAnsi="Calibri" w:cs="Calibri"/>
          <w:lang w:val="en-US"/>
        </w:rPr>
        <w:t>(Papageorgiou and Farine 2020)</w:t>
      </w:r>
      <w:r w:rsidR="001677D1">
        <w:rPr>
          <w:rFonts w:cstheme="minorHAnsi"/>
          <w:lang w:val="en-US"/>
        </w:rPr>
        <w:fldChar w:fldCharType="end"/>
      </w:r>
      <w:r w:rsidR="001677D1">
        <w:rPr>
          <w:rFonts w:cstheme="minorHAnsi"/>
          <w:lang w:val="en-US"/>
        </w:rPr>
        <w:t xml:space="preserve">. </w:t>
      </w:r>
      <w:r w:rsidR="00B779A3">
        <w:rPr>
          <w:rFonts w:cstheme="minorHAnsi"/>
          <w:lang w:val="en-US"/>
        </w:rPr>
        <w:t>Few</w:t>
      </w:r>
      <w:r w:rsidR="00A56BE1">
        <w:rPr>
          <w:rFonts w:cstheme="minorHAnsi"/>
          <w:lang w:val="en-US"/>
        </w:rPr>
        <w:t xml:space="preserve"> studies have look</w:t>
      </w:r>
      <w:ins w:id="21" w:author="Seretta Gamba" w:date="2021-12-10T08:24:00Z">
        <w:r w:rsidR="003E79ED">
          <w:rPr>
            <w:rFonts w:cstheme="minorHAnsi"/>
            <w:lang w:val="en-US"/>
          </w:rPr>
          <w:t>ed</w:t>
        </w:r>
      </w:ins>
      <w:r w:rsidR="00A56BE1">
        <w:rPr>
          <w:rFonts w:cstheme="minorHAnsi"/>
          <w:lang w:val="en-US"/>
        </w:rPr>
        <w:t xml:space="preserve"> simultaneously at several measures of influence</w:t>
      </w:r>
      <w:r w:rsidR="000C05EA">
        <w:rPr>
          <w:rFonts w:cstheme="minorHAnsi"/>
          <w:lang w:val="en-US"/>
        </w:rPr>
        <w:t xml:space="preserve"> within one system</w:t>
      </w:r>
      <w:r w:rsidR="00A56BE1">
        <w:rPr>
          <w:rFonts w:cstheme="minorHAnsi"/>
          <w:lang w:val="en-US"/>
        </w:rPr>
        <w:t xml:space="preserve"> in order to evaluate</w:t>
      </w:r>
      <w:r w:rsidR="000E765A">
        <w:rPr>
          <w:rFonts w:cstheme="minorHAnsi"/>
          <w:lang w:val="en-US"/>
        </w:rPr>
        <w:t xml:space="preserve"> if individuals</w:t>
      </w:r>
      <w:r w:rsidR="00A56BE1">
        <w:rPr>
          <w:rFonts w:cstheme="minorHAnsi"/>
          <w:lang w:val="en-US"/>
        </w:rPr>
        <w:t xml:space="preserve"> </w:t>
      </w:r>
      <w:r w:rsidR="005F2DCA">
        <w:rPr>
          <w:rFonts w:cstheme="minorHAnsi"/>
          <w:lang w:val="en-US"/>
        </w:rPr>
        <w:t>which have influence over direction of movement also have influence over speed or travel</w:t>
      </w:r>
      <w:r w:rsidR="00B779A3">
        <w:rPr>
          <w:rFonts w:cstheme="minorHAnsi"/>
          <w:lang w:val="en-US"/>
        </w:rPr>
        <w:t xml:space="preserve"> </w:t>
      </w:r>
      <w:r w:rsidR="00B779A3">
        <w:rPr>
          <w:rFonts w:cstheme="minorHAnsi"/>
          <w:lang w:val="en-US"/>
        </w:rPr>
        <w:fldChar w:fldCharType="begin"/>
      </w:r>
      <w:r w:rsidR="00B779A3">
        <w:rPr>
          <w:rFonts w:cstheme="minorHAnsi"/>
          <w:lang w:val="en-US"/>
        </w:rPr>
        <w:instrText xml:space="preserve"> ADDIN ZOTERO_ITEM CSL_CITATION {"citationID":"dkIYBFiy","properties":{"formattedCitation":"(Katz et al. 2011; Herbert-Read 2016)","plainCitation":"(Katz et al. 2011; Herbert-Read 2016)","noteIndex":0},"citationItems":[{"id":2365,"uris":["http://zotero.org/users/5080349/items/D4GZE2DW"],"uri":["http://zotero.org/users/5080349/items/D4GZE2DW"],"itemData":{"id":2365,"type":"article-journal","abstract":"Determining individual-level interactions that govern highly coordinated motion in animal groups or cellular aggregates has been a long-standing challenge, central to understanding the mechanisms and evolution of collective behavior. Numerous models have been proposed, many of which display realistic-looking dynamics, but nonetheless rely on untested assumptions about how individuals integrate information to guide movement. Here we infer behavioral rules directly from experimental data. We begin by analyzing trajectories of golden shiners (Notemigonus crysoleucas) swimming in two-fish and three-fish shoals to map the mean effective forces as a function of fish positions and velocities. Speeding and turning responses are dynamically modulated and clearly delineated. Speed regulation is a dominant component of how fish interact, and changes in speed are transmitted to those both behind and ahead. Alignment emerges from attraction and repulsion, and fish tend to copy directional changes made by those ahead. We find no evidence for explicit matching of body orientation. By comparing data from two-fish and three-fish shoals, we challenge the standard assumption, ubiquitous in physics-inspired models of collective behavior, that individual motion results from averaging responses to each neighbor considered separately; three-body interactions make a substantial contribution to fish dynamics. However, pairwise interactions qualitatively capture the correct spatial interaction structure in small groups, and this structure persists in larger groups of 10 and 30 fish. The interactions revealed here may help account for the rapid changes in speed and direction that enable real animal groups to stay cohesive and amplify important social information.","container-title":"Proceedings of the National Academy of Sciences","DOI":"10.1073/pnas.1107583108","ISSN":"0027-8424, 1091-6490","issue":"46","journalAbbreviation":"PNAS","language":"en","note":"publisher: National Academy of Sciences\nsection: Biological Sciences\nPMID: 21795604","page":"18720-18725","source":"www.pnas.org","title":"Inferring the structure and dynamics of interactions in schooling fish","volume":"108","author":[{"family":"Katz","given":"Yael"},{"family":"Tunstrøm","given":"Kolbjørn"},{"family":"Ioannou","given":"Christos C."},{"family":"Huepe","given":"Cristián"},{"family":"Couzin","given":"Iain D."}],"issued":{"date-parts":[["2011",11,15]]}}},{"id":33,"uris":["http://zotero.org/users/5080349/items/QTQ2S5MN"],"uri":["http://zotero.org/users/5080349/items/QTQ2S5MN"],"itemData":{"id":33,"type":"article-journal","abstract":"Skip to Next Section\nMoving animal groups display remarkable feats of coordination. This coordination is largely achieved when individuals adjust their movement in response to their neighbours' movements and positions. Recent advancements in automated tracking technologies, including computer vision and GPS, now allow researchers to gather large amounts of data on the movements and positions of individuals in groups. Furthermore, analytical techniques from fields such as statistical physics now allow us to identify the precise interaction rules used by animals on the move. These interaction rules differ not only between species, but also between individuals in the same group. These differences have wide-ranging implications, affecting how groups make collective decisions and driving the evolution of collective motion. Here, I describe how trajectory data can be used to infer how animals interact in moving groups. I give examples of the similarities and differences in the spatial and directional organisations of animal groups between species, and discuss the rules that animals use to achieve this organisation. I then explore how groups of the same species can exhibit different structures, and ask whether this results from individuals adapting their interaction rules. I then examine how the interaction rules between individuals in the same groups can also differ, and discuss how this can affect ecological and evolutionary processes. Finally, I suggest areas of future research.","container-title":"Journal of Experimental Biology","DOI":"10.1242/jeb.129411","ISSN":"0022-0949, 1477-9145","issue":"19","language":"en","note":"PMID: 27707862","page":"2971-2983","source":"jeb.biologists.org","title":"Understanding how animal groups achieve coordinated movement","volume":"219","author":[{"family":"Herbert-Read","given":"J. E."}],"issued":{"date-parts":[["2016",10,1]]}}}],"schema":"https://github.com/citation-style-language/schema/raw/master/csl-citation.json"} </w:instrText>
      </w:r>
      <w:r w:rsidR="00B779A3">
        <w:rPr>
          <w:rFonts w:cstheme="minorHAnsi"/>
          <w:lang w:val="en-US"/>
        </w:rPr>
        <w:fldChar w:fldCharType="separate"/>
      </w:r>
      <w:r w:rsidR="00B779A3" w:rsidRPr="00B779A3">
        <w:rPr>
          <w:rFonts w:ascii="Calibri" w:hAnsi="Calibri" w:cs="Calibri"/>
          <w:lang w:val="en-US"/>
        </w:rPr>
        <w:t>(Katz et al. 2011; Herbert-Read 2016)</w:t>
      </w:r>
      <w:r w:rsidR="00B779A3">
        <w:rPr>
          <w:rFonts w:cstheme="minorHAnsi"/>
          <w:lang w:val="en-US"/>
        </w:rPr>
        <w:fldChar w:fldCharType="end"/>
      </w:r>
      <w:r w:rsidR="00802E59">
        <w:rPr>
          <w:rFonts w:cstheme="minorHAnsi"/>
          <w:lang w:val="en-US"/>
        </w:rPr>
        <w:t xml:space="preserve">, or to validate the assumption that frontmost individuals </w:t>
      </w:r>
      <w:r w:rsidR="00F8664F">
        <w:rPr>
          <w:rFonts w:cstheme="minorHAnsi"/>
          <w:lang w:val="en-US"/>
        </w:rPr>
        <w:t>do have more influence</w:t>
      </w:r>
      <w:r w:rsidR="00B779A3">
        <w:rPr>
          <w:rFonts w:cstheme="minorHAnsi"/>
          <w:lang w:val="en-US"/>
        </w:rPr>
        <w:t xml:space="preserve"> </w:t>
      </w:r>
      <w:r w:rsidR="00B779A3">
        <w:rPr>
          <w:rFonts w:cstheme="minorHAnsi"/>
          <w:lang w:val="en-US"/>
        </w:rPr>
        <w:fldChar w:fldCharType="begin"/>
      </w:r>
      <w:r w:rsidR="00B779A3">
        <w:rPr>
          <w:rFonts w:cstheme="minorHAnsi"/>
          <w:lang w:val="en-US"/>
        </w:rPr>
        <w:instrText xml:space="preserve"> ADDIN ZOTERO_ITEM CSL_CITATION {"citationID":"7mLNazTA","properties":{"formattedCitation":"(Pettit et al. 2015; Jolles et al. 2017)","plainCitation":"(Pettit et al. 2015; Jolles et al. 2017)","noteIndex":0},"citationItems":[{"id":2738,"uris":["http://zotero.org/users/5080349/items/3HLJXA46"],"uri":["http://zotero.org/users/5080349/items/3HLJXA46"],"itemData":{"id":2738,"type":"article-journal","abstract":"A key question in collective behavior is how individual differences structure animal groups, affect the flow of information, and give some group members greater weight in decisions [1, 2, 3, 4, 5, 6, 7, 8]. Depending on what factors contribute to leadership, despotic decisions could either improve decision accuracy or interfere with swarm intelligence [9, 10]. The mechanisms behind leadership are therefore important for understanding its functional significance. In this study, we compared pigeons’ relative influence over flock direction to their solo flight characteristics. A pigeon’s degree of leadership was predicted by its ground speeds from earlier solo flights, but not by the straightness of its previous solo route. By testing the birds individually after a series of flock flights, we found that leaders had learned straighter homing routes than followers, as we would expect if followers attended less to the landscape and more to conspecifics. We repeated the experiment from three homing sites using multiple independent flocks and found individual consistency in leadership and speed. Our results suggest that the leadership hierarchies observed in previous studies could arise from differences in the birds’ typical speeds. Rather than reflecting social preferences that optimize group decisions, leadership may be an inevitable consequence of heterogeneous flight characteristics within self-organized flocks. We also found that leaders learn faster and become better navigators, even if leadership is not initially due to navigational ability. The roles that individuals fall into during collective motion might therefore have far-reaching effects on how they learn about the environment and use social information.","container-title":"Current Biology","DOI":"10.1016/j.cub.2015.10.044","ISSN":"0960-9822","issue":"23","journalAbbreviation":"Current Biology","language":"en","page":"3132-3137","source":"ScienceDirect","title":"Speed Determines Leadership and Leadership Determines Learning during Pigeon Flocking","volume":"25","author":[{"family":"Pettit","given":"Benjamin"},{"family":"Ákos","given":"Zsuzsa"},{"family":"Vicsek","given":"Tamás"},{"family":"Biro","given":"Dora"}],"issued":{"date-parts":[["2015",12,7]]}}},{"id":2803,"uris":["http://zotero.org/users/5080349/items/X8HKUIM2"],"uri":["http://zotero.org/users/5080349/items/X8HKUIM2"],"itemData":{"id":2803,"type":"article-journal","abstract":"The ubiquity of consistent inter-individual differences in behavior (“animal personalities”) [1, 2] suggests that they might play a fundamental role in driving the movements and functioning of animal groups [3, 4], including their collective decision-making, foraging performance, and predator avoidance. Despite increasing evidence that highlights their importance [5, 6, 7, 8, 9, 10, 11, 12, 13, 14, 15, 16], we still lack a unified mechanistic framework to explain and to predict how consistent inter-individual differences may drive collective behavior. Here we investigate how the structure, leadership, movement dynamics, and foraging performance of groups can emerge from inter-individual differences by high-resolution tracking of known behavioral types in free-swimming stickleback (Gasterosteus aculeatus) shoals. We show that individual’s propensity to stay near others, measured by a classic “sociability” assay, was negatively linked to swim speed across a range of contexts, and predicted spatial positioning and leadership within groups as well as differences in structure and movement dynamics between groups. In turn, this trait, together with individual’s exploratory tendency, measured by a classic “boldness” assay, explained individual and group foraging performance. These effects of consistent individual differences on group-level states emerged naturally from a generic model of self-organizing groups composed of individuals differing in speed and goal-orientedness. Our study provides experimental and theoretical evidence for a simple mechanism to explain the emergence of collective behavior from consistent individual differences, including variation in the structure, leadership, movement dynamics, and functional capabilities of groups, across social and ecological scales. In addition, we demonstrate individual performance is conditional on group composition, indicating how social selection may drive behavioral differentiation between individuals.","container-title":"Current Biology","DOI":"10.1016/j.cub.2017.08.004","ISSN":"0960-9822","issue":"18","journalAbbreviation":"Current Biology","language":"en","page":"2862-2868.e7","source":"ScienceDirect","title":"Consistent Individual Differences Drive Collective Behavior and Group Functioning of Schooling Fish","volume":"27","author":[{"family":"Jolles","given":"Jolle W."},{"family":"Boogert","given":"Neeltje J."},{"family":"Sridhar","given":"Vivek H."},{"family":"Couzin","given":"Iain D."},{"family":"Manica","given":"Andrea"}],"issued":{"date-parts":[["2017",9,25]]}}}],"schema":"https://github.com/citation-style-language/schema/raw/master/csl-citation.json"} </w:instrText>
      </w:r>
      <w:r w:rsidR="00B779A3">
        <w:rPr>
          <w:rFonts w:cstheme="minorHAnsi"/>
          <w:lang w:val="en-US"/>
        </w:rPr>
        <w:fldChar w:fldCharType="separate"/>
      </w:r>
      <w:r w:rsidR="00B779A3" w:rsidRPr="00B779A3">
        <w:rPr>
          <w:rFonts w:ascii="Calibri" w:hAnsi="Calibri" w:cs="Calibri"/>
          <w:lang w:val="en-US"/>
        </w:rPr>
        <w:t>(Pettit et al. 2015; Jolles et al. 2017)</w:t>
      </w:r>
      <w:r w:rsidR="00B779A3">
        <w:rPr>
          <w:rFonts w:cstheme="minorHAnsi"/>
          <w:lang w:val="en-US"/>
        </w:rPr>
        <w:fldChar w:fldCharType="end"/>
      </w:r>
      <w:r w:rsidR="00B779A3">
        <w:rPr>
          <w:rFonts w:cstheme="minorHAnsi"/>
          <w:lang w:val="en-US"/>
        </w:rPr>
        <w:t>, and even fewer in wild animals</w:t>
      </w:r>
      <w:r w:rsidR="00802E59">
        <w:rPr>
          <w:rFonts w:cstheme="minorHAnsi"/>
          <w:lang w:val="en-US"/>
        </w:rPr>
        <w:t xml:space="preserve">. </w:t>
      </w:r>
      <w:r w:rsidR="001677D1">
        <w:rPr>
          <w:rFonts w:cstheme="minorHAnsi"/>
          <w:lang w:val="en-US"/>
        </w:rPr>
        <w:t xml:space="preserve">In addition, it is not always clear what type of </w:t>
      </w:r>
      <w:r w:rsidR="00501BC4">
        <w:rPr>
          <w:rFonts w:cstheme="minorHAnsi"/>
          <w:lang w:val="en-US"/>
        </w:rPr>
        <w:t>individual cues</w:t>
      </w:r>
      <w:r w:rsidR="001677D1">
        <w:rPr>
          <w:rFonts w:cstheme="minorHAnsi"/>
          <w:lang w:val="en-US"/>
        </w:rPr>
        <w:t xml:space="preserve"> are</w:t>
      </w:r>
      <w:r w:rsidR="00827A50">
        <w:rPr>
          <w:rFonts w:cstheme="minorHAnsi"/>
          <w:lang w:val="en-US"/>
        </w:rPr>
        <w:t xml:space="preserve"> most influential</w:t>
      </w:r>
      <w:r w:rsidR="001677D1">
        <w:rPr>
          <w:rFonts w:cstheme="minorHAnsi"/>
          <w:lang w:val="en-US"/>
        </w:rPr>
        <w:t xml:space="preserve"> </w:t>
      </w:r>
      <w:r w:rsidR="00827A50">
        <w:rPr>
          <w:rFonts w:cstheme="minorHAnsi"/>
          <w:lang w:val="en-US"/>
        </w:rPr>
        <w:t>over group movement characteristics like direction and speed of travel</w:t>
      </w:r>
      <w:commentRangeStart w:id="22"/>
      <w:r w:rsidR="00827A50">
        <w:rPr>
          <w:rFonts w:cstheme="minorHAnsi"/>
          <w:lang w:val="en-US"/>
        </w:rPr>
        <w:t>.</w:t>
      </w:r>
      <w:r w:rsidR="001677D1">
        <w:rPr>
          <w:rFonts w:cstheme="minorHAnsi"/>
          <w:lang w:val="en-US"/>
        </w:rPr>
        <w:t xml:space="preserve"> </w:t>
      </w:r>
      <w:del w:id="23" w:author="Seretta Gamba" w:date="2021-12-10T08:25:00Z">
        <w:r w:rsidR="001677D1" w:rsidDel="003E79ED">
          <w:rPr>
            <w:rFonts w:cstheme="minorHAnsi"/>
            <w:lang w:val="en-US"/>
          </w:rPr>
          <w:delText xml:space="preserve"> </w:delText>
        </w:r>
      </w:del>
      <w:r w:rsidR="00501BC4">
        <w:rPr>
          <w:rFonts w:cstheme="minorHAnsi"/>
          <w:lang w:val="en-US"/>
        </w:rPr>
        <w:t>Pursuing the</w:t>
      </w:r>
      <w:r w:rsidR="004E0C02" w:rsidRPr="006D69C5">
        <w:rPr>
          <w:rFonts w:cstheme="minorHAnsi"/>
          <w:lang w:val="en-US"/>
        </w:rPr>
        <w:t xml:space="preserve"> assessment of influence dynamics in as many </w:t>
      </w:r>
      <w:r w:rsidR="00501BC4">
        <w:rPr>
          <w:rFonts w:cstheme="minorHAnsi"/>
          <w:lang w:val="en-US"/>
        </w:rPr>
        <w:t>species</w:t>
      </w:r>
      <w:r w:rsidR="004E0C02" w:rsidRPr="006D69C5">
        <w:rPr>
          <w:rFonts w:cstheme="minorHAnsi"/>
          <w:lang w:val="en-US"/>
        </w:rPr>
        <w:t xml:space="preserve"> as possible is crucial </w:t>
      </w:r>
      <w:proofErr w:type="gramStart"/>
      <w:r w:rsidR="00501BC4">
        <w:rPr>
          <w:rFonts w:cstheme="minorHAnsi"/>
          <w:lang w:val="en-US"/>
        </w:rPr>
        <w:t>in order</w:t>
      </w:r>
      <w:r w:rsidR="00802E59">
        <w:rPr>
          <w:rFonts w:cstheme="minorHAnsi"/>
          <w:lang w:val="en-US"/>
        </w:rPr>
        <w:t xml:space="preserve"> to</w:t>
      </w:r>
      <w:proofErr w:type="gramEnd"/>
      <w:r w:rsidR="00802E59">
        <w:rPr>
          <w:rFonts w:cstheme="minorHAnsi"/>
          <w:lang w:val="en-US"/>
        </w:rPr>
        <w:t xml:space="preserve"> </w:t>
      </w:r>
      <w:r w:rsidR="00DD2E38">
        <w:rPr>
          <w:rFonts w:cstheme="minorHAnsi"/>
          <w:lang w:val="en-US"/>
        </w:rPr>
        <w:t>draw a broader picture of influence patterns and mechanisms</w:t>
      </w:r>
      <w:r w:rsidR="00802E59">
        <w:rPr>
          <w:rFonts w:cstheme="minorHAnsi"/>
          <w:lang w:val="en-US"/>
        </w:rPr>
        <w:t xml:space="preserve"> across</w:t>
      </w:r>
      <w:r w:rsidR="00DD2E38">
        <w:rPr>
          <w:rFonts w:cstheme="minorHAnsi"/>
          <w:lang w:val="en-US"/>
        </w:rPr>
        <w:t xml:space="preserve"> social</w:t>
      </w:r>
      <w:r w:rsidR="00802E59">
        <w:rPr>
          <w:rFonts w:cstheme="minorHAnsi"/>
          <w:lang w:val="en-US"/>
        </w:rPr>
        <w:t xml:space="preserve"> systems. </w:t>
      </w:r>
      <w:commentRangeEnd w:id="22"/>
      <w:r w:rsidR="003E79ED">
        <w:rPr>
          <w:rStyle w:val="CommentReference"/>
          <w:lang w:val="en-CA" w:bidi="he-IL"/>
        </w:rPr>
        <w:commentReference w:id="22"/>
      </w:r>
    </w:p>
    <w:p w14:paraId="52BE8A9E" w14:textId="607B581C" w:rsidR="00D20D90" w:rsidRPr="006F4F47" w:rsidRDefault="00BD2757" w:rsidP="004202FE">
      <w:pPr>
        <w:spacing w:line="360" w:lineRule="auto"/>
        <w:jc w:val="both"/>
        <w:rPr>
          <w:rFonts w:eastAsia="Times New Roman" w:cstheme="minorHAnsi"/>
          <w:color w:val="000000"/>
          <w:lang w:val="en-US"/>
        </w:rPr>
      </w:pPr>
      <w:r w:rsidRPr="006D69C5">
        <w:rPr>
          <w:rFonts w:cstheme="minorHAnsi"/>
          <w:lang w:val="en-US"/>
        </w:rPr>
        <w:t xml:space="preserve">Meerkats </w:t>
      </w:r>
      <w:r w:rsidR="005D2D09" w:rsidRPr="006D69C5">
        <w:rPr>
          <w:rFonts w:cstheme="minorHAnsi"/>
          <w:lang w:val="en-US"/>
        </w:rPr>
        <w:t>(</w:t>
      </w:r>
      <w:r w:rsidR="00772698" w:rsidRPr="006D69C5">
        <w:rPr>
          <w:rFonts w:cstheme="minorHAnsi"/>
          <w:i/>
          <w:lang w:val="en-US"/>
        </w:rPr>
        <w:t xml:space="preserve">Suricata </w:t>
      </w:r>
      <w:proofErr w:type="spellStart"/>
      <w:r w:rsidR="00772698" w:rsidRPr="006D69C5">
        <w:rPr>
          <w:rFonts w:cstheme="minorHAnsi"/>
          <w:i/>
          <w:lang w:val="en-US"/>
        </w:rPr>
        <w:t>suricatta</w:t>
      </w:r>
      <w:proofErr w:type="spellEnd"/>
      <w:r w:rsidR="005D2D09" w:rsidRPr="006D69C5">
        <w:rPr>
          <w:rFonts w:cstheme="minorHAnsi"/>
          <w:i/>
          <w:lang w:val="en-US"/>
        </w:rPr>
        <w:t xml:space="preserve">) </w:t>
      </w:r>
      <w:r w:rsidR="005D2D09" w:rsidRPr="006D69C5">
        <w:rPr>
          <w:rFonts w:cstheme="minorHAnsi"/>
          <w:lang w:val="en-US"/>
        </w:rPr>
        <w:t>are an ideal system in which to investigate influence dynamics</w:t>
      </w:r>
      <w:r w:rsidR="00EF39FF" w:rsidRPr="006D69C5">
        <w:rPr>
          <w:rFonts w:cstheme="minorHAnsi"/>
          <w:lang w:val="en-US"/>
        </w:rPr>
        <w:t>, as these</w:t>
      </w:r>
      <w:r w:rsidR="00EF39FF" w:rsidRPr="006D69C5">
        <w:rPr>
          <w:rFonts w:cstheme="minorHAnsi"/>
          <w:i/>
          <w:lang w:val="en-US"/>
        </w:rPr>
        <w:t xml:space="preserve"> </w:t>
      </w:r>
      <w:r w:rsidR="00E477CA" w:rsidRPr="006D69C5">
        <w:rPr>
          <w:rFonts w:cstheme="minorHAnsi"/>
          <w:lang w:val="en-US"/>
        </w:rPr>
        <w:t>social mongooses l</w:t>
      </w:r>
      <w:r w:rsidR="00B52EA1" w:rsidRPr="006D69C5">
        <w:rPr>
          <w:rFonts w:cstheme="minorHAnsi"/>
          <w:lang w:val="en-US"/>
        </w:rPr>
        <w:t>iv</w:t>
      </w:r>
      <w:r w:rsidR="00EF39FF" w:rsidRPr="006D69C5">
        <w:rPr>
          <w:rFonts w:cstheme="minorHAnsi"/>
          <w:lang w:val="en-US"/>
        </w:rPr>
        <w:t>e in highly cohesive groups of up to 50 individuals,</w:t>
      </w:r>
      <w:r w:rsidR="00E477CA" w:rsidRPr="006D69C5">
        <w:rPr>
          <w:rFonts w:cstheme="minorHAnsi"/>
          <w:lang w:val="en-US"/>
        </w:rPr>
        <w:t xml:space="preserve"> in the arid parts of southern Africa</w:t>
      </w:r>
      <w:r w:rsidR="00503804">
        <w:rPr>
          <w:rFonts w:cstheme="minorHAnsi"/>
          <w:lang w:val="en-US"/>
        </w:rPr>
        <w:t xml:space="preserve"> </w:t>
      </w:r>
      <w:r w:rsidR="00503804">
        <w:rPr>
          <w:rFonts w:cstheme="minorHAnsi"/>
          <w:lang w:val="en-US"/>
        </w:rPr>
        <w:fldChar w:fldCharType="begin"/>
      </w:r>
      <w:r w:rsidR="00503804">
        <w:rPr>
          <w:rFonts w:cstheme="minorHAnsi"/>
          <w:lang w:val="en-US"/>
        </w:rPr>
        <w:instrText xml:space="preserve"> ADDIN ZOTERO_ITEM CSL_CITATION {"citationID":"8WXQXoA7","properties":{"formattedCitation":"(Doolan and Macdonald 1997; Manser and Clutton\\uc0\\u8208{}Brock 2016)","plainCitation":"(Doolan and Macdonald 1997; Manser and Clutton‐Brock 2016)","noteIndex":0},"citationItems":[{"id":32,"uris":["http://zotero.org/users/5080349/items/QFSC8DT2"],"uri":["http://zotero.org/users/5080349/items/QFSC8DT2"],"itemData":{"id":32,"type":"article-journal","container-title":"Journal of Zoology","DOI":"10.1111/j.1469-7998.1997.tb05804.x","ISSN":"09528369","issue":"2","language":"en","page":"309-327","source":"Crossref","title":"Breeding and juvenile survival among slender-tailed meerkats (Suricatu suricatta) in the south-western Kalahari: ecological and social influences","title-short":"Breeding and juvenile survival among slender-tailed meerkats (Suricatu suricatta) in the south-western Kalahari","volume":"242","author":[{"family":"Doolan","given":"S.P."},{"family":"Macdonald","given":"D.W."}],"issued":{"date-parts":[["1997",3,24]]}}},{"id":2798,"uris":["http://zotero.org/users/5080349/items/V94Q3W7L"],"uri":["http://zotero.org/users/5080349/items/V94Q3W7L"],"itemData":{"id":2798,"type":"chapter","abstract":"Cooperative breeders are species in which individuals beyond a pair assist in the production of young in a single brood or litter. Although relatively rare, cooperative breeding is widespread taxonomically and continues to pose challenges to our understanding of the evolution of cooperation and altruistic behavior. Bringing together long-term studies of cooperatively breeding birds, mammals, and fish, this volume provides a synthesis of current studies in the field. The chapters are organised by individual studies of particular species or (in the case of mole-rats) two closely related cooperatively breeding species. Each focuses not only on describing behavior and ecology but also on testing evolutionary hypotheses for the form and function of the diverse and extraordinary cooperative breeding lifestyles that have been discovered. This unique and comprehensive text will be of interest to graduate students and researchers of behavioral ecology and the evolution of cooperation.","container-title":"Cooperative Breeding in Vertebrates","ISBN":"978-1-107-04343-5","language":"en","note":"Google-Books-ID: P70wCwAAQBAJ","publisher":"Cambridge University Press","source":"Google Books","title":"Meerkats: cooperative breeding in the Kalahari.","editor":[{"family":"Koenig","given":"Walter D."},{"family":"Dickinson","given":"Janis L."}],"author":[{"family":"Manser","given":"Marta B."},{"family":"Clutton‐Brock","given":"Tim H."}],"issued":{"date-parts":[["2016",1,7]]}}}],"schema":"https://github.com/citation-style-language/schema/raw/master/csl-citation.json"} </w:instrText>
      </w:r>
      <w:r w:rsidR="00503804">
        <w:rPr>
          <w:rFonts w:cstheme="minorHAnsi"/>
          <w:lang w:val="en-US"/>
        </w:rPr>
        <w:fldChar w:fldCharType="separate"/>
      </w:r>
      <w:r w:rsidR="00503804" w:rsidRPr="00503804">
        <w:rPr>
          <w:rFonts w:ascii="Calibri" w:hAnsi="Calibri" w:cs="Calibri"/>
          <w:szCs w:val="24"/>
          <w:lang w:val="en-US"/>
        </w:rPr>
        <w:t>(D</w:t>
      </w:r>
      <w:r w:rsidR="00503804" w:rsidRPr="00503804">
        <w:rPr>
          <w:rFonts w:ascii="Calibri" w:hAnsi="Calibri" w:cs="Calibri"/>
          <w:szCs w:val="24"/>
        </w:rPr>
        <w:t>oolan and Macdonald 1997; Manser and Clutton‐Brock 2016)</w:t>
      </w:r>
      <w:r w:rsidR="00503804">
        <w:rPr>
          <w:rFonts w:cstheme="minorHAnsi"/>
          <w:lang w:val="en-US"/>
        </w:rPr>
        <w:fldChar w:fldCharType="end"/>
      </w:r>
      <w:r w:rsidR="00EB19ED" w:rsidRPr="006D69C5">
        <w:rPr>
          <w:rFonts w:cstheme="minorHAnsi"/>
          <w:lang w:val="en-US"/>
        </w:rPr>
        <w:t>.</w:t>
      </w:r>
      <w:r w:rsidR="00B52EA1" w:rsidRPr="006D69C5">
        <w:rPr>
          <w:rFonts w:cstheme="minorHAnsi"/>
          <w:lang w:val="en-US"/>
        </w:rPr>
        <w:t xml:space="preserve"> </w:t>
      </w:r>
      <w:r w:rsidR="00EF39FF" w:rsidRPr="006D69C5">
        <w:rPr>
          <w:rFonts w:cstheme="minorHAnsi"/>
          <w:lang w:val="en-US"/>
        </w:rPr>
        <w:t xml:space="preserve">Meerkat group members sleep together </w:t>
      </w:r>
      <w:r w:rsidR="00B52EA1" w:rsidRPr="006D69C5">
        <w:rPr>
          <w:rFonts w:cstheme="minorHAnsi"/>
          <w:lang w:val="en-US"/>
        </w:rPr>
        <w:t xml:space="preserve">inside communal burrows </w:t>
      </w:r>
      <w:r w:rsidR="00EF39FF" w:rsidRPr="006D69C5">
        <w:rPr>
          <w:rFonts w:cstheme="minorHAnsi"/>
          <w:lang w:val="en-US"/>
        </w:rPr>
        <w:t>at</w:t>
      </w:r>
      <w:r w:rsidR="00B52EA1" w:rsidRPr="006D69C5">
        <w:rPr>
          <w:rFonts w:cstheme="minorHAnsi"/>
          <w:lang w:val="en-US"/>
        </w:rPr>
        <w:t xml:space="preserve"> night and </w:t>
      </w:r>
      <w:r w:rsidR="00B20200" w:rsidRPr="006D69C5">
        <w:rPr>
          <w:rFonts w:cstheme="minorHAnsi"/>
          <w:lang w:val="en-US"/>
        </w:rPr>
        <w:t xml:space="preserve">continually </w:t>
      </w:r>
      <w:r w:rsidR="00B52EA1" w:rsidRPr="006D69C5">
        <w:rPr>
          <w:rFonts w:cstheme="minorHAnsi"/>
          <w:lang w:val="en-US"/>
        </w:rPr>
        <w:t>mov</w:t>
      </w:r>
      <w:r w:rsidR="00EF39FF" w:rsidRPr="006D69C5">
        <w:rPr>
          <w:rFonts w:cstheme="minorHAnsi"/>
          <w:lang w:val="en-US"/>
        </w:rPr>
        <w:t>e</w:t>
      </w:r>
      <w:r w:rsidR="00B52EA1" w:rsidRPr="006D69C5">
        <w:rPr>
          <w:rFonts w:cstheme="minorHAnsi"/>
          <w:lang w:val="en-US"/>
        </w:rPr>
        <w:t xml:space="preserve"> as a cohesive unit throughout their 2-</w:t>
      </w:r>
      <w:r w:rsidR="00B20200" w:rsidRPr="006D69C5">
        <w:rPr>
          <w:rFonts w:cstheme="minorHAnsi"/>
          <w:lang w:val="en-US"/>
        </w:rPr>
        <w:t>5</w:t>
      </w:r>
      <w:r w:rsidR="00B52EA1" w:rsidRPr="006D69C5">
        <w:rPr>
          <w:rFonts w:cstheme="minorHAnsi"/>
          <w:lang w:val="en-US"/>
        </w:rPr>
        <w:t xml:space="preserve"> km2 territory </w:t>
      </w:r>
      <w:r w:rsidR="00B20200" w:rsidRPr="006D69C5">
        <w:rPr>
          <w:rFonts w:cstheme="minorHAnsi"/>
          <w:lang w:val="en-US"/>
        </w:rPr>
        <w:fldChar w:fldCharType="begin"/>
      </w:r>
      <w:r w:rsidR="00EF39FF" w:rsidRPr="006D69C5">
        <w:rPr>
          <w:rFonts w:cstheme="minorHAnsi"/>
          <w:lang w:val="en-US"/>
        </w:rPr>
        <w:instrText xml:space="preserve"> ADDIN ZOTERO_ITEM CSL_CITATION {"citationID":"8N4XCDWD","properties":{"formattedCitation":"(Kranstauber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00B20200" w:rsidRPr="006D69C5">
        <w:rPr>
          <w:rFonts w:cstheme="minorHAnsi"/>
          <w:lang w:val="en-US"/>
        </w:rPr>
        <w:fldChar w:fldCharType="separate"/>
      </w:r>
      <w:r w:rsidR="00EF39FF" w:rsidRPr="006D69C5">
        <w:rPr>
          <w:rFonts w:ascii="Calibri" w:hAnsi="Calibri" w:cs="Calibri"/>
          <w:lang w:val="en-US"/>
        </w:rPr>
        <w:t>(Kranstauber et al. 2019)</w:t>
      </w:r>
      <w:r w:rsidR="00B20200" w:rsidRPr="006D69C5">
        <w:rPr>
          <w:rFonts w:cstheme="minorHAnsi"/>
          <w:lang w:val="en-US"/>
        </w:rPr>
        <w:fldChar w:fldCharType="end"/>
      </w:r>
      <w:r w:rsidR="00B20200" w:rsidRPr="006D69C5">
        <w:rPr>
          <w:rFonts w:cstheme="minorHAnsi"/>
          <w:lang w:val="en-US"/>
        </w:rPr>
        <w:t xml:space="preserve"> </w:t>
      </w:r>
      <w:r w:rsidR="00B52EA1" w:rsidRPr="006D69C5">
        <w:rPr>
          <w:rFonts w:cstheme="minorHAnsi"/>
          <w:lang w:val="en-US"/>
        </w:rPr>
        <w:t xml:space="preserve">in search of food during the day. Group splits may happen </w:t>
      </w:r>
      <w:r w:rsidR="00D179EB" w:rsidRPr="006D69C5">
        <w:rPr>
          <w:rFonts w:cstheme="minorHAnsi"/>
          <w:lang w:val="en-US"/>
        </w:rPr>
        <w:t xml:space="preserve">very rarely </w:t>
      </w:r>
      <w:r w:rsidR="00D179EB" w:rsidRPr="006D69C5">
        <w:rPr>
          <w:rFonts w:cstheme="minorHAnsi"/>
          <w:lang w:val="en-US"/>
        </w:rPr>
        <w:fldChar w:fldCharType="begin"/>
      </w:r>
      <w:r w:rsidR="00275504" w:rsidRPr="006D69C5">
        <w:rPr>
          <w:rFonts w:cstheme="minorHAnsi"/>
          <w:lang w:val="en-US"/>
        </w:rPr>
        <w:instrText xml:space="preserve"> ADDIN ZOTERO_ITEM CSL_CITATION {"citationID":"bNaJCnGh","properties":{"formattedCitation":"(Strandburg-Peshkin et al. 2019)","plainCitation":"(Strandburg-Peshkin et al. 2019)","noteIndex":0},"citationItems":[{"id":727,"uris":["http://zotero.org/users/5080349/items/RH85W692"],"uri":["http://zotero.org/users/5080349/items/RH85W692"],"itemData":{"id":727,"type":"article-journal","abstract":"Everyone has to rest sometimes—but where? Meerkats prefer large sleeping burrows near the center of their ranges and are more selective when rearing pups. They","container-title":"Behavioral Ecology","DOI":"10.1093/beheco/arz190","journalAbbreviation":"Behav Ecol","language":"en","source":"academic.oup.com","title":"Burrow usage patterns and decision-making in meerkat groups","URL":"https://academic.oup.com/beheco/advance-article/doi/10.1093/beheco/arz190/5613753","author":[{"family":"Strandburg-Peshkin","given":"Ariana"},{"family":"Clutton-Brock","given":"Tim"},{"family":"Manser","given":"Marta B."}],"accessed":{"date-parts":[["2019",11,8]]},"issued":{"date-parts":[["2019"]]}}}],"schema":"https://github.com/citation-style-language/schema/raw/master/csl-citation.json"} </w:instrText>
      </w:r>
      <w:r w:rsidR="00D179EB" w:rsidRPr="006D69C5">
        <w:rPr>
          <w:rFonts w:cstheme="minorHAnsi"/>
          <w:lang w:val="en-US"/>
        </w:rPr>
        <w:fldChar w:fldCharType="separate"/>
      </w:r>
      <w:r w:rsidR="00275504" w:rsidRPr="006D69C5">
        <w:rPr>
          <w:rFonts w:ascii="Calibri" w:hAnsi="Calibri" w:cs="Calibri"/>
          <w:lang w:val="en-US"/>
        </w:rPr>
        <w:t>(Strandburg-Peshkin et al. 2019)</w:t>
      </w:r>
      <w:r w:rsidR="00D179EB" w:rsidRPr="006D69C5">
        <w:rPr>
          <w:rFonts w:cstheme="minorHAnsi"/>
          <w:lang w:val="en-US"/>
        </w:rPr>
        <w:fldChar w:fldCharType="end"/>
      </w:r>
      <w:r w:rsidR="00B52EA1" w:rsidRPr="006D69C5">
        <w:rPr>
          <w:rFonts w:cstheme="minorHAnsi"/>
          <w:lang w:val="en-US"/>
        </w:rPr>
        <w:t xml:space="preserve"> and never last more than a couple of </w:t>
      </w:r>
      <w:r w:rsidR="00EB19ED" w:rsidRPr="006D69C5">
        <w:rPr>
          <w:rFonts w:cstheme="minorHAnsi"/>
          <w:lang w:val="en-US"/>
        </w:rPr>
        <w:t>hours</w:t>
      </w:r>
      <w:r w:rsidR="002E6FDA">
        <w:rPr>
          <w:rFonts w:cstheme="minorHAnsi"/>
          <w:lang w:val="en-US"/>
        </w:rPr>
        <w:t>.</w:t>
      </w:r>
      <w:r w:rsidR="00EB19ED" w:rsidRPr="006D69C5">
        <w:rPr>
          <w:rFonts w:cstheme="minorHAnsi"/>
          <w:lang w:val="en-US"/>
        </w:rPr>
        <w:t xml:space="preserve"> </w:t>
      </w:r>
      <w:commentRangeStart w:id="24"/>
      <w:r w:rsidR="00EB19ED" w:rsidRPr="006D69C5">
        <w:rPr>
          <w:rFonts w:cstheme="minorHAnsi"/>
          <w:lang w:val="en-US"/>
        </w:rPr>
        <w:t>Meerkats</w:t>
      </w:r>
      <w:r w:rsidR="00662DE6" w:rsidRPr="006D69C5">
        <w:rPr>
          <w:rFonts w:cstheme="minorHAnsi"/>
          <w:lang w:val="en-US"/>
        </w:rPr>
        <w:t xml:space="preserve"> are opportunistic generalists, their</w:t>
      </w:r>
      <w:r w:rsidR="00EB19ED" w:rsidRPr="006D69C5">
        <w:rPr>
          <w:rFonts w:cstheme="minorHAnsi"/>
          <w:lang w:val="en-US"/>
        </w:rPr>
        <w:t xml:space="preserve"> diet </w:t>
      </w:r>
      <w:r w:rsidR="00662DE6" w:rsidRPr="006D69C5">
        <w:rPr>
          <w:rFonts w:cstheme="minorHAnsi"/>
          <w:lang w:val="en-US"/>
        </w:rPr>
        <w:t>being</w:t>
      </w:r>
      <w:r w:rsidR="00EB19ED" w:rsidRPr="006D69C5">
        <w:rPr>
          <w:rFonts w:cstheme="minorHAnsi"/>
          <w:lang w:val="en-US"/>
        </w:rPr>
        <w:t xml:space="preserve"> mainly composed of small invertebrates that they dig out of the ground</w:t>
      </w:r>
      <w:r w:rsidR="00662DE6" w:rsidRPr="006D69C5">
        <w:rPr>
          <w:rFonts w:cstheme="minorHAnsi"/>
          <w:lang w:val="en-US"/>
        </w:rPr>
        <w:t xml:space="preserve"> </w:t>
      </w:r>
      <w:r w:rsidR="00662DE6" w:rsidRPr="006D69C5">
        <w:rPr>
          <w:rFonts w:cstheme="minorHAnsi"/>
          <w:lang w:val="en-US"/>
        </w:rPr>
        <w:fldChar w:fldCharType="begin"/>
      </w:r>
      <w:r w:rsidR="00BF692C">
        <w:rPr>
          <w:rFonts w:cstheme="minorHAnsi"/>
          <w:lang w:val="en-US"/>
        </w:rPr>
        <w:instrText xml:space="preserve"> ADDIN ZOTERO_ITEM CSL_CITATION {"citationID":"KxyRi0UW","properties":{"formattedCitation":"(S. Doolan and Macdonald 1996)","plainCitation":"(S. Doolan and Macdonald 1996)","noteIndex":0},"citationItems":[{"id":23,"uris":["http://zotero.org/users/5080349/items/6M8NC3EY"],"uri":["http://zotero.org/users/5080349/items/6M8NC3EY"],"itemData":{"id":23,"type":"article-journal","abstract":"Slender-tailed meerkats (Suricata suricatta) are small, diurnal, and gregarious mongooses which inhabit the semi-arid regions of southern Africa. In the south-western Kalahari, substantial fluctuations in productivity are caused by extreme seasonality in rainfall and temperatures. We observed the foraging behaviour of habituated meerkats from January to July, a period covering the entire birth season and stages of high and low prey availability. Insects were the most frequently occurring prey class (78.1%), of which larvae (334% total frequency) and adult Coleoptera (275%, total frequency) were the most important prey items throughout the year. Reptiles were heavily utilized in terms of prey bulk an index of volume (19.9%), but not by frequency (9.2%). Consumption of Coleoptera was positively correlated with rainfall, and negatively with temperature. Meerkats used a mean of 6.7 -¼-«-¼-_1.1 prey categories daily, and there were significant monthly differences in prey diversity in the diet Dietary shifts were apparently related to fluctuations in prey availability and the presence of preferred prey. There were no differences between the sexes in dietary diversity or niche breadth, but pregnant and lactating females foraged at significantly higher rates than males. The timing of foraging activity altered over the months in response to changes in daylength and thermoregulatory constraints. Foraging behaviour and seasonality in foraging effort are described, and the implications of an insect prey base for meerkat socioecology are discussed.","container-title":"Journal of Zoology","ISSN":"0952-8369","page":"697-716","title":"Diet and foraging behaviour of group living meerkats, Suricata suricatta, in the southern Kalahari","volume":"239","author":[{"family":"Doolan","given":"Sp"},{"family":"Macdonald","given":"Dw"}],"issued":{"date-parts":[["1996"]]}}}],"schema":"https://github.com/citation-style-language/schema/raw/master/csl-citation.json"} </w:instrText>
      </w:r>
      <w:r w:rsidR="00662DE6" w:rsidRPr="006D69C5">
        <w:rPr>
          <w:rFonts w:cstheme="minorHAnsi"/>
          <w:lang w:val="en-US"/>
        </w:rPr>
        <w:fldChar w:fldCharType="separate"/>
      </w:r>
      <w:r w:rsidR="00BF692C" w:rsidRPr="00BF692C">
        <w:rPr>
          <w:rFonts w:ascii="Calibri" w:hAnsi="Calibri" w:cs="Calibri"/>
          <w:lang w:val="en-US"/>
        </w:rPr>
        <w:t>(S. Doolan and Macdonald 1996)</w:t>
      </w:r>
      <w:r w:rsidR="00662DE6" w:rsidRPr="006D69C5">
        <w:rPr>
          <w:rFonts w:cstheme="minorHAnsi"/>
          <w:lang w:val="en-US"/>
        </w:rPr>
        <w:fldChar w:fldCharType="end"/>
      </w:r>
      <w:r w:rsidR="00EB19ED" w:rsidRPr="006D69C5">
        <w:rPr>
          <w:rFonts w:cstheme="minorHAnsi"/>
          <w:lang w:val="en-US"/>
        </w:rPr>
        <w:t>, therefore food resource</w:t>
      </w:r>
      <w:ins w:id="25" w:author="Seretta Gamba" w:date="2021-12-10T08:27:00Z">
        <w:r w:rsidR="00B84852">
          <w:rPr>
            <w:rFonts w:cstheme="minorHAnsi"/>
            <w:lang w:val="en-US"/>
          </w:rPr>
          <w:t>s are</w:t>
        </w:r>
      </w:ins>
      <w:del w:id="26" w:author="Seretta Gamba" w:date="2021-12-10T08:27:00Z">
        <w:r w:rsidR="00EB19ED" w:rsidRPr="006D69C5" w:rsidDel="00B84852">
          <w:rPr>
            <w:rFonts w:cstheme="minorHAnsi"/>
            <w:lang w:val="en-US"/>
          </w:rPr>
          <w:delText xml:space="preserve"> is</w:delText>
        </w:r>
      </w:del>
      <w:r w:rsidR="00EB19ED" w:rsidRPr="006D69C5">
        <w:rPr>
          <w:rFonts w:cstheme="minorHAnsi"/>
          <w:lang w:val="en-US"/>
        </w:rPr>
        <w:t xml:space="preserve"> not clumped </w:t>
      </w:r>
      <w:del w:id="27" w:author="Seretta Gamba" w:date="2021-12-10T08:27:00Z">
        <w:r w:rsidR="00EB19ED" w:rsidRPr="006D69C5" w:rsidDel="00B84852">
          <w:rPr>
            <w:rFonts w:cstheme="minorHAnsi"/>
            <w:lang w:val="en-US"/>
          </w:rPr>
          <w:delText xml:space="preserve">like </w:delText>
        </w:r>
      </w:del>
      <w:ins w:id="28" w:author="Seretta Gamba" w:date="2021-12-10T08:27:00Z">
        <w:r w:rsidR="00B84852">
          <w:rPr>
            <w:rFonts w:cstheme="minorHAnsi"/>
            <w:lang w:val="en-US"/>
          </w:rPr>
          <w:t>as is the case</w:t>
        </w:r>
        <w:r w:rsidR="00B84852" w:rsidRPr="006D69C5">
          <w:rPr>
            <w:rFonts w:cstheme="minorHAnsi"/>
            <w:lang w:val="en-US"/>
          </w:rPr>
          <w:t xml:space="preserve"> </w:t>
        </w:r>
      </w:ins>
      <w:r w:rsidR="00EB19ED" w:rsidRPr="006D69C5">
        <w:rPr>
          <w:rFonts w:cstheme="minorHAnsi"/>
          <w:lang w:val="en-US"/>
        </w:rPr>
        <w:t xml:space="preserve">for </w:t>
      </w:r>
      <w:r w:rsidR="00D733E9" w:rsidRPr="006D69C5">
        <w:rPr>
          <w:rFonts w:cstheme="minorHAnsi"/>
          <w:lang w:val="en-US"/>
        </w:rPr>
        <w:t xml:space="preserve">several </w:t>
      </w:r>
      <w:r w:rsidR="00EB19ED" w:rsidRPr="006D69C5">
        <w:rPr>
          <w:rFonts w:cstheme="minorHAnsi"/>
          <w:lang w:val="en-US"/>
        </w:rPr>
        <w:t>other social species (Ref capuchins</w:t>
      </w:r>
      <w:r w:rsidR="002C026B" w:rsidRPr="006D69C5">
        <w:rPr>
          <w:rFonts w:cstheme="minorHAnsi"/>
          <w:lang w:val="en-US"/>
        </w:rPr>
        <w:t>, dolphins,…?</w:t>
      </w:r>
      <w:r w:rsidR="00EB19ED" w:rsidRPr="006D69C5">
        <w:rPr>
          <w:rFonts w:cstheme="minorHAnsi"/>
          <w:lang w:val="en-US"/>
        </w:rPr>
        <w:t xml:space="preserve">) but rather distributed across the desert landscape. </w:t>
      </w:r>
      <w:commentRangeEnd w:id="24"/>
      <w:r w:rsidR="00B84852">
        <w:rPr>
          <w:rStyle w:val="CommentReference"/>
          <w:lang w:val="en-CA" w:bidi="he-IL"/>
        </w:rPr>
        <w:commentReference w:id="24"/>
      </w:r>
      <w:r w:rsidR="002C026B" w:rsidRPr="006D69C5">
        <w:rPr>
          <w:rFonts w:cstheme="minorHAnsi"/>
          <w:lang w:val="en-US"/>
        </w:rPr>
        <w:t xml:space="preserve">This particularity is reflected in the </w:t>
      </w:r>
      <w:r w:rsidR="00FB5844" w:rsidRPr="006D69C5">
        <w:rPr>
          <w:rFonts w:cstheme="minorHAnsi"/>
          <w:lang w:val="en-US"/>
        </w:rPr>
        <w:t xml:space="preserve">groups’ </w:t>
      </w:r>
      <w:r w:rsidR="002C026B" w:rsidRPr="006D69C5">
        <w:rPr>
          <w:rFonts w:cstheme="minorHAnsi"/>
          <w:lang w:val="en-US"/>
        </w:rPr>
        <w:t xml:space="preserve">movement dynamics: </w:t>
      </w:r>
      <w:r w:rsidR="00662DE6" w:rsidRPr="006D69C5">
        <w:rPr>
          <w:rFonts w:cstheme="minorHAnsi"/>
          <w:lang w:val="en-US"/>
        </w:rPr>
        <w:t>rather than</w:t>
      </w:r>
      <w:r w:rsidR="00362555" w:rsidRPr="006D69C5">
        <w:rPr>
          <w:rFonts w:cstheme="minorHAnsi"/>
          <w:lang w:val="en-US"/>
        </w:rPr>
        <w:t xml:space="preserve"> </w:t>
      </w:r>
      <w:r w:rsidR="00FB5844" w:rsidRPr="006D69C5">
        <w:rPr>
          <w:rFonts w:cstheme="minorHAnsi"/>
          <w:lang w:val="en-US"/>
        </w:rPr>
        <w:t>alternating clearly distinct foraging and moving phases</w:t>
      </w:r>
      <w:r w:rsidR="00362555" w:rsidRPr="006D69C5">
        <w:rPr>
          <w:rFonts w:cstheme="minorHAnsi"/>
          <w:lang w:val="en-US"/>
        </w:rPr>
        <w:t>,</w:t>
      </w:r>
      <w:r w:rsidR="00662DE6" w:rsidRPr="006D69C5">
        <w:rPr>
          <w:rFonts w:cstheme="minorHAnsi"/>
          <w:lang w:val="en-US"/>
        </w:rPr>
        <w:t xml:space="preserve"> </w:t>
      </w:r>
      <w:r w:rsidR="002C026B" w:rsidRPr="006D69C5">
        <w:rPr>
          <w:rFonts w:cstheme="minorHAnsi"/>
          <w:lang w:val="en-US"/>
        </w:rPr>
        <w:t>most of tim</w:t>
      </w:r>
      <w:r w:rsidR="00362555" w:rsidRPr="006D69C5">
        <w:rPr>
          <w:rFonts w:cstheme="minorHAnsi"/>
          <w:lang w:val="en-US"/>
        </w:rPr>
        <w:t xml:space="preserve">e the group </w:t>
      </w:r>
      <w:proofErr w:type="gramStart"/>
      <w:r w:rsidR="00362555" w:rsidRPr="006D69C5">
        <w:rPr>
          <w:rFonts w:cstheme="minorHAnsi"/>
          <w:lang w:val="en-US"/>
        </w:rPr>
        <w:t>as a whole is</w:t>
      </w:r>
      <w:proofErr w:type="gramEnd"/>
      <w:r w:rsidR="00362555" w:rsidRPr="006D69C5">
        <w:rPr>
          <w:rFonts w:cstheme="minorHAnsi"/>
          <w:lang w:val="en-US"/>
        </w:rPr>
        <w:t xml:space="preserve"> </w:t>
      </w:r>
      <w:r w:rsidR="00FB5844" w:rsidRPr="006D69C5">
        <w:rPr>
          <w:rFonts w:cstheme="minorHAnsi"/>
          <w:lang w:val="en-US"/>
        </w:rPr>
        <w:t>slowly travelling across the environment</w:t>
      </w:r>
      <w:r w:rsidR="00362555" w:rsidRPr="006D69C5">
        <w:rPr>
          <w:rFonts w:cstheme="minorHAnsi"/>
          <w:lang w:val="en-US"/>
        </w:rPr>
        <w:t xml:space="preserve"> in a cohesive manner</w:t>
      </w:r>
      <w:r w:rsidR="002C026B" w:rsidRPr="006D69C5">
        <w:rPr>
          <w:rFonts w:cstheme="minorHAnsi"/>
          <w:lang w:val="en-US"/>
        </w:rPr>
        <w:t xml:space="preserve">, </w:t>
      </w:r>
      <w:r w:rsidR="00FB5844" w:rsidRPr="006D69C5">
        <w:rPr>
          <w:rFonts w:cstheme="minorHAnsi"/>
          <w:lang w:val="en-US"/>
        </w:rPr>
        <w:t>despite</w:t>
      </w:r>
      <w:r w:rsidR="00362555" w:rsidRPr="006D69C5">
        <w:rPr>
          <w:rFonts w:cstheme="minorHAnsi"/>
          <w:lang w:val="en-US"/>
        </w:rPr>
        <w:t xml:space="preserve"> </w:t>
      </w:r>
      <w:r w:rsidR="002C026B" w:rsidRPr="006D69C5">
        <w:rPr>
          <w:rFonts w:cstheme="minorHAnsi"/>
          <w:lang w:val="en-US"/>
        </w:rPr>
        <w:t>all individuals forag</w:t>
      </w:r>
      <w:r w:rsidR="00FB5844" w:rsidRPr="006D69C5">
        <w:rPr>
          <w:rFonts w:cstheme="minorHAnsi"/>
          <w:lang w:val="en-US"/>
        </w:rPr>
        <w:t>ing</w:t>
      </w:r>
      <w:r w:rsidR="002C026B" w:rsidRPr="006D69C5">
        <w:rPr>
          <w:rFonts w:cstheme="minorHAnsi"/>
          <w:lang w:val="en-US"/>
        </w:rPr>
        <w:t xml:space="preserve"> independently a few meters apart</w:t>
      </w:r>
      <w:r w:rsidR="00362555" w:rsidRPr="006D69C5">
        <w:rPr>
          <w:rFonts w:cstheme="minorHAnsi"/>
          <w:lang w:val="en-US"/>
        </w:rPr>
        <w:t xml:space="preserve"> </w:t>
      </w:r>
      <w:r w:rsidR="006F4F47" w:rsidRPr="006D69C5">
        <w:rPr>
          <w:rFonts w:cstheme="minorHAnsi"/>
          <w:lang w:val="en-US"/>
        </w:rPr>
        <w:t>from</w:t>
      </w:r>
      <w:r w:rsidR="00362555" w:rsidRPr="006D69C5">
        <w:rPr>
          <w:rFonts w:cstheme="minorHAnsi"/>
          <w:lang w:val="en-US"/>
        </w:rPr>
        <w:t xml:space="preserve"> each other</w:t>
      </w:r>
      <w:r w:rsidR="00150BB9" w:rsidRPr="006D69C5">
        <w:rPr>
          <w:rFonts w:cstheme="minorHAnsi"/>
          <w:lang w:val="en-US"/>
        </w:rPr>
        <w:t xml:space="preserve">. </w:t>
      </w:r>
      <w:ins w:id="29" w:author="Seretta Gamba" w:date="2021-12-10T08:30:00Z">
        <w:r w:rsidR="00B84852">
          <w:rPr>
            <w:rFonts w:cstheme="minorHAnsi"/>
            <w:lang w:val="en-US"/>
          </w:rPr>
          <w:t xml:space="preserve">Nonetheless, </w:t>
        </w:r>
      </w:ins>
      <w:del w:id="30" w:author="Seretta Gamba" w:date="2021-12-10T08:29:00Z">
        <w:r w:rsidR="00FB5844" w:rsidRPr="006D69C5" w:rsidDel="00B84852">
          <w:rPr>
            <w:rFonts w:cstheme="minorHAnsi"/>
            <w:lang w:val="en-US"/>
          </w:rPr>
          <w:delText xml:space="preserve"> </w:delText>
        </w:r>
      </w:del>
      <w:del w:id="31" w:author="Seretta Gamba" w:date="2021-12-10T08:30:00Z">
        <w:r w:rsidR="008A134C" w:rsidRPr="006D69C5" w:rsidDel="00B84852">
          <w:rPr>
            <w:rFonts w:cstheme="minorHAnsi"/>
            <w:lang w:val="en-US"/>
          </w:rPr>
          <w:delText>D</w:delText>
        </w:r>
      </w:del>
      <w:ins w:id="32" w:author="Seretta Gamba" w:date="2021-12-10T08:30:00Z">
        <w:r w:rsidR="00B84852">
          <w:rPr>
            <w:rFonts w:cstheme="minorHAnsi"/>
            <w:lang w:val="en-US"/>
          </w:rPr>
          <w:t>d</w:t>
        </w:r>
      </w:ins>
      <w:r w:rsidR="008A134C" w:rsidRPr="006D69C5">
        <w:rPr>
          <w:rFonts w:cstheme="minorHAnsi"/>
          <w:lang w:val="en-US"/>
        </w:rPr>
        <w:t>iscrete initiation of group movement</w:t>
      </w:r>
      <w:ins w:id="33" w:author="Seretta Gamba" w:date="2021-12-10T08:30:00Z">
        <w:r w:rsidR="00B84852">
          <w:rPr>
            <w:rFonts w:cstheme="minorHAnsi"/>
            <w:lang w:val="en-US"/>
          </w:rPr>
          <w:t>s</w:t>
        </w:r>
      </w:ins>
      <w:r w:rsidR="008A134C" w:rsidRPr="006D69C5">
        <w:rPr>
          <w:rFonts w:cstheme="minorHAnsi"/>
          <w:lang w:val="en-US"/>
        </w:rPr>
        <w:t xml:space="preserve"> do </w:t>
      </w:r>
      <w:del w:id="34" w:author="Seretta Gamba" w:date="2021-12-10T08:30:00Z">
        <w:r w:rsidR="008A134C" w:rsidRPr="006D69C5" w:rsidDel="00B84852">
          <w:rPr>
            <w:rFonts w:cstheme="minorHAnsi"/>
            <w:lang w:val="en-US"/>
          </w:rPr>
          <w:delText xml:space="preserve">also </w:delText>
        </w:r>
      </w:del>
      <w:r w:rsidR="008A134C" w:rsidRPr="006D69C5">
        <w:rPr>
          <w:rFonts w:cstheme="minorHAnsi"/>
          <w:lang w:val="en-US"/>
        </w:rPr>
        <w:t>happen, mainly through the use of specific calls</w:t>
      </w:r>
      <w:r w:rsidR="00EF3D3D" w:rsidRPr="006D69C5">
        <w:rPr>
          <w:rFonts w:cstheme="minorHAnsi"/>
          <w:lang w:val="en-US"/>
        </w:rPr>
        <w:t xml:space="preserve"> </w:t>
      </w:r>
      <w:r w:rsidR="008A134C" w:rsidRPr="006D69C5">
        <w:rPr>
          <w:rFonts w:cstheme="minorHAnsi"/>
          <w:lang w:val="en-US"/>
        </w:rPr>
        <w:fldChar w:fldCharType="begin"/>
      </w:r>
      <w:r w:rsidR="008A134C" w:rsidRPr="006D69C5">
        <w:rPr>
          <w:rFonts w:cstheme="minorHAnsi"/>
          <w:lang w:val="en-US"/>
        </w:rPr>
        <w:instrText xml:space="preserve"> ADDIN ZOTERO_ITEM CSL_CITATION {"citationID":"DP637mUQ","properties":{"formattedCitation":"(Bousquet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008A134C" w:rsidRPr="006D69C5">
        <w:rPr>
          <w:rFonts w:cstheme="minorHAnsi"/>
          <w:lang w:val="en-US"/>
        </w:rPr>
        <w:fldChar w:fldCharType="separate"/>
      </w:r>
      <w:r w:rsidR="008A134C" w:rsidRPr="006D69C5">
        <w:rPr>
          <w:rFonts w:ascii="Calibri" w:hAnsi="Calibri" w:cs="Calibri"/>
          <w:lang w:val="en-US"/>
        </w:rPr>
        <w:t>(Bousquet et al. 2011)</w:t>
      </w:r>
      <w:r w:rsidR="008A134C" w:rsidRPr="006D69C5">
        <w:rPr>
          <w:rFonts w:cstheme="minorHAnsi"/>
          <w:lang w:val="en-US"/>
        </w:rPr>
        <w:fldChar w:fldCharType="end"/>
      </w:r>
      <w:r w:rsidR="008A134C" w:rsidRPr="006D69C5">
        <w:rPr>
          <w:rFonts w:cstheme="minorHAnsi"/>
          <w:lang w:val="en-US"/>
        </w:rPr>
        <w:t>. Meerkats indeed have a highly</w:t>
      </w:r>
      <w:r w:rsidR="00BC603B" w:rsidRPr="006D69C5">
        <w:rPr>
          <w:rFonts w:cstheme="minorHAnsi"/>
          <w:lang w:val="en-US"/>
        </w:rPr>
        <w:t xml:space="preserve"> developed vocal repertoire </w:t>
      </w:r>
      <w:r w:rsidR="00BC603B" w:rsidRPr="006D69C5">
        <w:rPr>
          <w:rFonts w:cstheme="minorHAnsi"/>
          <w:lang w:val="en-US"/>
        </w:rPr>
        <w:fldChar w:fldCharType="begin"/>
      </w:r>
      <w:r w:rsidR="00BC603B" w:rsidRPr="006D69C5">
        <w:rPr>
          <w:rFonts w:cstheme="minorHAnsi"/>
          <w:lang w:val="en-US"/>
        </w:rPr>
        <w:instrText xml:space="preserve"> ADDIN ZOTERO_ITEM CSL_CITATION {"citationID":"GGrHylCi","properties":{"formattedCitation":"(Manser et al. 2014)","plainCitation":"(Manser et al. 2014)","noteIndex":0},"citationItems":[{"id":484,"uris":["http://zotero.org/users/5080349/items/VTUCIWIC"],"uri":["http://zotero.org/users/5080349/items/VTUCIWIC"],"itemData":{"id":484,"type":"book","abstract":"Complex societies are suggested to generate complex communication. However, tests of this hypothesis rarely go beyond a superficial examination of social and communicative complexity. For a systematic approach, we first have to define what we mean by complexity. What defines social complexity, and what defines communicative complexity? What aspects of social complexity correlate with what aspects of communicative complexity? We reviewed the hypotheses put forward for the evolution of the diverse vocal communicative repertoires and variation within meerkats and four other mongoose species. The obligate group living species, meerkats, dwarf mongoose, and banded mongoose, in comparison to the solitary slender mongoose and the facultative social yellow mongoose show a wider variation in signal use. However, group size within the social mongoose species does not correlate to vocal repertoire size and is rather explained by differences in their social organization and also by the ecology of the species. For example, meerkats and dwarf mongoose seem to have evolved vocal systems based on many discrete call types, while banded mongoose show a more graded system with fewer call types, though the amount of information conveyed to receivers may be the same in both cases. The comparison of vocal complexity in the different mongoose species emphasizes the importance of identifying correlations of communicative variation with specific social contexts and taking the ecology of a species into account. Ultimately, the function of signals has to be considered from both the producer and receiver side, and in the natural habitat of a species, if we are ever to understand what explains the variation, complexity, as well as potential limitations in animal communication. © 2014 Elsevier Inc..","ISBN":"978-0-12-800286-5","note":"DOI: 10.1016/B978-0-12-800286-5.00006-7","number-of-pages":"281","title":"Vocal Complexity in Meerkats and Other Mongoose Species","volume":"46","author":[{"family":"Manser","given":"Marta B."},{"family":"Jansen","given":"David A W A M"},{"family":"Graw","given":"Beke"},{"family":"Hollén","given":"Linda I."},{"family":"Bousquet","given":"Christophe A H"},{"family":"Furrer","given":"Roman D."},{"family":"Roux","given":"Aliza","non-dropping-particle":"le"}],"issued":{"date-parts":[["2014"]]}}}],"schema":"https://github.com/citation-style-language/schema/raw/master/csl-citation.json"} </w:instrText>
      </w:r>
      <w:r w:rsidR="00BC603B" w:rsidRPr="006D69C5">
        <w:rPr>
          <w:rFonts w:cstheme="minorHAnsi"/>
          <w:lang w:val="en-US"/>
        </w:rPr>
        <w:fldChar w:fldCharType="separate"/>
      </w:r>
      <w:r w:rsidR="00BC603B" w:rsidRPr="006D69C5">
        <w:rPr>
          <w:rFonts w:ascii="Calibri" w:hAnsi="Calibri" w:cs="Calibri"/>
          <w:lang w:val="en-US"/>
        </w:rPr>
        <w:t>(Manser et al. 2014)</w:t>
      </w:r>
      <w:r w:rsidR="00BC603B" w:rsidRPr="006D69C5">
        <w:rPr>
          <w:rFonts w:cstheme="minorHAnsi"/>
          <w:lang w:val="en-US"/>
        </w:rPr>
        <w:fldChar w:fldCharType="end"/>
      </w:r>
      <w:r w:rsidR="00BC603B" w:rsidRPr="006D69C5">
        <w:rPr>
          <w:rFonts w:cstheme="minorHAnsi"/>
          <w:lang w:val="en-US"/>
        </w:rPr>
        <w:t xml:space="preserve"> </w:t>
      </w:r>
      <w:r w:rsidR="008A134C" w:rsidRPr="006D69C5">
        <w:rPr>
          <w:rFonts w:cstheme="minorHAnsi"/>
          <w:lang w:val="en-US"/>
        </w:rPr>
        <w:t xml:space="preserve">and calls </w:t>
      </w:r>
      <w:r w:rsidR="00BC603B" w:rsidRPr="006D69C5">
        <w:rPr>
          <w:rFonts w:cstheme="minorHAnsi"/>
          <w:lang w:val="en-US"/>
        </w:rPr>
        <w:t>ha</w:t>
      </w:r>
      <w:r w:rsidR="008A134C" w:rsidRPr="006D69C5">
        <w:rPr>
          <w:rFonts w:cstheme="minorHAnsi"/>
          <w:lang w:val="en-US"/>
        </w:rPr>
        <w:t>ve</w:t>
      </w:r>
      <w:r w:rsidR="00BC603B" w:rsidRPr="006D69C5">
        <w:rPr>
          <w:rFonts w:cstheme="minorHAnsi"/>
          <w:lang w:val="en-US"/>
        </w:rPr>
        <w:t xml:space="preserve"> been shown to play an important role in maintaining cohesion </w:t>
      </w:r>
      <w:r w:rsidR="00BC603B" w:rsidRPr="006D69C5">
        <w:rPr>
          <w:rFonts w:cstheme="minorHAnsi"/>
          <w:lang w:val="en-US"/>
        </w:rPr>
        <w:fldChar w:fldCharType="begin"/>
      </w:r>
      <w:r w:rsidR="00BC603B" w:rsidRPr="006D69C5">
        <w:rPr>
          <w:rFonts w:cstheme="minorHAnsi"/>
          <w:lang w:val="en-US"/>
        </w:rPr>
        <w:instrText xml:space="preserve"> ADDIN ZOTERO_ITEM CSL_CITATION {"citationID":"hS1U5mKD","properties":{"formattedCitation":"(Gall and Manser 2017)","plainCitation":"(Gall and Manser 2017)","noteIndex":0},"citationItems":[{"id":318,"uris":["http://zotero.org/users/5080349/items/TD6ED5MH"],"uri":["http://zotero.org/users/5080349/items/TD6ED5MH"],"itemData":{"id":318,"type":"article-journal","container-title":"Royal Society Open Science","title":"Group cohesion in foraging meerkats : follow the moving ‘ vocal hot spot ’","author":[{"family":"Gall","given":"Gabriella E C"},{"family":"Manser","given":"Marta B"}],"issued":{"date-parts":[["2017"]]}}}],"schema":"https://github.com/citation-style-language/schema/raw/master/csl-citation.json"} </w:instrText>
      </w:r>
      <w:r w:rsidR="00BC603B" w:rsidRPr="006D69C5">
        <w:rPr>
          <w:rFonts w:cstheme="minorHAnsi"/>
          <w:lang w:val="en-US"/>
        </w:rPr>
        <w:fldChar w:fldCharType="separate"/>
      </w:r>
      <w:r w:rsidR="00BC603B" w:rsidRPr="006D69C5">
        <w:rPr>
          <w:rFonts w:ascii="Calibri" w:hAnsi="Calibri" w:cs="Calibri"/>
          <w:lang w:val="en-US"/>
        </w:rPr>
        <w:t>(Gall and Manser 2017)</w:t>
      </w:r>
      <w:r w:rsidR="00BC603B" w:rsidRPr="006D69C5">
        <w:rPr>
          <w:rFonts w:cstheme="minorHAnsi"/>
          <w:lang w:val="en-US"/>
        </w:rPr>
        <w:fldChar w:fldCharType="end"/>
      </w:r>
      <w:r w:rsidR="00BC603B" w:rsidRPr="006D69C5">
        <w:rPr>
          <w:rFonts w:cstheme="minorHAnsi"/>
          <w:lang w:val="en-US"/>
        </w:rPr>
        <w:t xml:space="preserve"> </w:t>
      </w:r>
      <w:r w:rsidR="00EF3D3D" w:rsidRPr="006D69C5">
        <w:rPr>
          <w:rFonts w:cstheme="minorHAnsi"/>
          <w:lang w:val="en-US"/>
        </w:rPr>
        <w:t>or</w:t>
      </w:r>
      <w:r w:rsidR="00BC603B" w:rsidRPr="006D69C5">
        <w:rPr>
          <w:rFonts w:cstheme="minorHAnsi"/>
          <w:lang w:val="en-US"/>
        </w:rPr>
        <w:t xml:space="preserve"> </w:t>
      </w:r>
      <w:r w:rsidR="00E72FB7" w:rsidRPr="006D69C5">
        <w:rPr>
          <w:rFonts w:cstheme="minorHAnsi"/>
          <w:lang w:val="en-US"/>
        </w:rPr>
        <w:t xml:space="preserve">in mechanisms of shared decision-making </w:t>
      </w:r>
      <w:r w:rsidR="00E72FB7" w:rsidRPr="006D69C5">
        <w:rPr>
          <w:rFonts w:cstheme="minorHAnsi"/>
          <w:lang w:val="en-US"/>
        </w:rPr>
        <w:fldChar w:fldCharType="begin"/>
      </w:r>
      <w:r w:rsidR="00E72FB7" w:rsidRPr="006D69C5">
        <w:rPr>
          <w:rFonts w:cstheme="minorHAnsi"/>
          <w:lang w:val="en-US"/>
        </w:rPr>
        <w:instrText xml:space="preserve"> ADDIN ZOTERO_ITEM CSL_CITATION {"citationID":"Wmot2JCK","properties":{"formattedCitation":"(Bousquet et al. 2011)","plainCitation":"(Bousquet et al. 2011)","noteIndex":0},"citationItems":[{"id":613,"uris":["http://zotero.org/users/5080349/items/3MGVF5AS"],"uri":["http://zotero.org/users/5080349/items/3MGVF5AS"],"itemData":{"id":613,"type":"article-journal","abstract":"Members of social groups need to coordinate their behaviour when choosing between alternative activities. Consensus decisions enable group members to maintain group cohesion and one way to reach consensus is to rely on quorums. A quorum response is where the probability of an activity change sharply increases with the number of individuals supporting the new activity. Here, we investigated how meerkats (Suricata suricatta) use vocalizations in the context of movement decisions. Moving calls emitted by meerkats increased the speed of the group, with a sharp increase in the probability of changing foraging patch when the number of group members joining the chorus increased from two up to three. These calls had no apparent effect on the group's movement direction. When dominant individuals were involved in the chorus, the group's reaction was not stronger than when only subordinates called. Groups only increased speed in response to playbacks of moving calls from one individual when other group members emitted moving calls as well. The voting mechanism linked to a quorum probably allows meerkat groups to change foraging patches cohesively with increased speed. Such vocal coordination may reflect an aggregation rule linking individual assessment of foraging patch quality to group travel route.","container-title":"Proceedings of the Royal Society of London B: Biological Sciences","DOI":"10.1098/rspb.2010.1739","ISSN":"0962-8452, 1471-2954","issue":"1711","language":"en","note":"PMID: 21047853","page":"1482-1488","source":"rspb.royalsocietypublishing.org","title":"Moving calls: a vocal mechanism underlying quorum decisions in cohesive groups","title-short":"Moving calls","volume":"278","author":[{"family":"Bousquet","given":"Christophe A. H."},{"family":"Sumpter","given":"David J. T."},{"family":"Manser","given":"Marta B."}],"issued":{"date-parts":[["2011",5,22]]}}}],"schema":"https://github.com/citation-style-language/schema/raw/master/csl-citation.json"} </w:instrText>
      </w:r>
      <w:r w:rsidR="00E72FB7" w:rsidRPr="006D69C5">
        <w:rPr>
          <w:rFonts w:cstheme="minorHAnsi"/>
          <w:lang w:val="en-US"/>
        </w:rPr>
        <w:fldChar w:fldCharType="separate"/>
      </w:r>
      <w:r w:rsidR="00E72FB7" w:rsidRPr="006D69C5">
        <w:rPr>
          <w:rFonts w:ascii="Calibri" w:hAnsi="Calibri" w:cs="Calibri"/>
          <w:lang w:val="en-US"/>
        </w:rPr>
        <w:t>(Bousquet et al. 2011)</w:t>
      </w:r>
      <w:r w:rsidR="00E72FB7" w:rsidRPr="006D69C5">
        <w:rPr>
          <w:rFonts w:cstheme="minorHAnsi"/>
          <w:lang w:val="en-US"/>
        </w:rPr>
        <w:fldChar w:fldCharType="end"/>
      </w:r>
      <w:r w:rsidR="00EF3D3D" w:rsidRPr="006D69C5">
        <w:rPr>
          <w:rFonts w:cstheme="minorHAnsi"/>
          <w:lang w:val="en-US"/>
        </w:rPr>
        <w:t>,</w:t>
      </w:r>
      <w:r w:rsidR="00E72FB7" w:rsidRPr="006D69C5">
        <w:rPr>
          <w:rFonts w:cstheme="minorHAnsi"/>
          <w:lang w:val="en-US"/>
        </w:rPr>
        <w:t xml:space="preserve"> </w:t>
      </w:r>
      <w:r w:rsidR="00275504" w:rsidRPr="006D69C5">
        <w:rPr>
          <w:rFonts w:cstheme="minorHAnsi"/>
          <w:lang w:val="en-US"/>
        </w:rPr>
        <w:t>yet much</w:t>
      </w:r>
      <w:r w:rsidR="00E72FB7" w:rsidRPr="006D69C5">
        <w:rPr>
          <w:rFonts w:cstheme="minorHAnsi"/>
          <w:lang w:val="en-US"/>
        </w:rPr>
        <w:t xml:space="preserve"> remains unclear about how influence is distributed among group members during movement.</w:t>
      </w:r>
      <w:r w:rsidR="00BC603B" w:rsidRPr="006D69C5">
        <w:rPr>
          <w:rFonts w:cstheme="minorHAnsi"/>
          <w:lang w:val="en-US"/>
        </w:rPr>
        <w:t xml:space="preserve"> </w:t>
      </w:r>
      <w:r w:rsidR="00275504" w:rsidRPr="006D69C5">
        <w:rPr>
          <w:rFonts w:cstheme="minorHAnsi"/>
          <w:lang w:val="en-US"/>
        </w:rPr>
        <w:t xml:space="preserve">Particularly, </w:t>
      </w:r>
      <w:r w:rsidR="006F4F47">
        <w:rPr>
          <w:rFonts w:cstheme="minorHAnsi"/>
          <w:lang w:val="en-US"/>
        </w:rPr>
        <w:t>t</w:t>
      </w:r>
      <w:r w:rsidR="00E72FB7" w:rsidRPr="006D69C5">
        <w:rPr>
          <w:rFonts w:cstheme="minorHAnsi"/>
          <w:lang w:val="en-US"/>
        </w:rPr>
        <w:t>hough meerkat</w:t>
      </w:r>
      <w:r w:rsidR="00D733E9" w:rsidRPr="006D69C5">
        <w:rPr>
          <w:rFonts w:eastAsia="Times New Roman" w:cstheme="minorHAnsi"/>
          <w:color w:val="000000"/>
          <w:lang w:val="en-US"/>
        </w:rPr>
        <w:t xml:space="preserve"> groups are socially structured with two dominant individuals monopolizing most of the breeding</w:t>
      </w:r>
      <w:r w:rsidR="00CC4AF3">
        <w:rPr>
          <w:rFonts w:eastAsia="Times New Roman" w:cstheme="minorHAnsi"/>
          <w:color w:val="000000"/>
          <w:lang w:val="en-US"/>
        </w:rPr>
        <w:t xml:space="preserve"> </w:t>
      </w:r>
      <w:r w:rsidR="00DC395E">
        <w:rPr>
          <w:rFonts w:eastAsia="Times New Roman" w:cstheme="minorHAnsi"/>
          <w:color w:val="000000"/>
          <w:lang w:val="en-US"/>
        </w:rPr>
        <w:fldChar w:fldCharType="begin"/>
      </w:r>
      <w:r w:rsidR="00AD1AF1">
        <w:rPr>
          <w:rFonts w:eastAsia="Times New Roman" w:cstheme="minorHAnsi"/>
          <w:color w:val="000000"/>
          <w:lang w:val="en-US"/>
        </w:rPr>
        <w:instrText xml:space="preserve"> ADDIN ZOTERO_ITEM CSL_CITATION {"citationID":"8ZDlRX7v","properties":{"formattedCitation":"(Clutton-Brock et al. 2001; Griffin et al. 2003)","plainCitation":"(Clutton-Brock et al. 2001; Griffin et al. 2003)","noteIndex":0},"citationItems":[{"id":217,"uris":["http://zotero.org/users/5080349/items/45RM7HPX"],"uri":["http://zotero.org/users/5080349/items/45RM7HPX"],"itemData":{"id":217,"type":"article-journal","container-title":"Animal Behaviour","DOI":"10.1006/anbe.2000.1631","ISSN":"00033472","issue":"4","language":"en","page":"705-710","source":"CrossRef","title":"Contributions to cooperative rearing in meerkats","volume":"61","author":[{"family":"Clutton-Brock","given":"T.H."},{"family":"Brotherton","given":"P.N.M."},{"family":"O'Riain","given":"M.J."},{"family":"Griffin","given":"A.S."},{"family":"Gaynor","given":"D."},{"family":"Kansky","given":"R."},{"family":"Sharpe","given":"L."},{"family":"McIlrath","given":"G.M."}],"issued":{"date-parts":[["2001"]],"season":"avril"}}},{"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H."}],"issued":{"date-parts":[["2003",7,1]]}}}],"schema":"https://github.com/citation-style-language/schema/raw/master/csl-citation.json"} </w:instrText>
      </w:r>
      <w:r w:rsidR="00DC395E">
        <w:rPr>
          <w:rFonts w:eastAsia="Times New Roman" w:cstheme="minorHAnsi"/>
          <w:color w:val="000000"/>
          <w:lang w:val="en-US"/>
        </w:rPr>
        <w:fldChar w:fldCharType="separate"/>
      </w:r>
      <w:r w:rsidR="00AD1AF1" w:rsidRPr="00AD1AF1">
        <w:rPr>
          <w:rFonts w:ascii="Calibri" w:hAnsi="Calibri" w:cs="Calibri"/>
          <w:lang w:val="en-US"/>
        </w:rPr>
        <w:t>(Clutton-Brock et al. 2001; Griffin et al. 2003)</w:t>
      </w:r>
      <w:r w:rsidR="00DC395E">
        <w:rPr>
          <w:rFonts w:eastAsia="Times New Roman" w:cstheme="minorHAnsi"/>
          <w:color w:val="000000"/>
          <w:lang w:val="en-US"/>
        </w:rPr>
        <w:fldChar w:fldCharType="end"/>
      </w:r>
      <w:r w:rsidR="00D733E9" w:rsidRPr="006D69C5">
        <w:rPr>
          <w:rFonts w:eastAsia="Times New Roman" w:cstheme="minorHAnsi"/>
          <w:color w:val="000000"/>
          <w:lang w:val="en-US"/>
        </w:rPr>
        <w:t>, and no strong social hierarchy between subordinate group members</w:t>
      </w:r>
      <w:r w:rsidR="00E72FB7" w:rsidRPr="006D69C5">
        <w:rPr>
          <w:rFonts w:eastAsia="Times New Roman" w:cstheme="minorHAnsi"/>
          <w:color w:val="000000"/>
          <w:lang w:val="en-US"/>
        </w:rPr>
        <w:t>, t</w:t>
      </w:r>
      <w:r w:rsidR="002473B7" w:rsidRPr="006D69C5">
        <w:rPr>
          <w:rFonts w:eastAsia="Times New Roman" w:cstheme="minorHAnsi"/>
          <w:color w:val="000000"/>
          <w:lang w:val="en-US"/>
        </w:rPr>
        <w:t xml:space="preserve">here </w:t>
      </w:r>
      <w:del w:id="35" w:author="Seretta Gamba" w:date="2021-12-10T08:30:00Z">
        <w:r w:rsidR="002473B7" w:rsidRPr="006D69C5" w:rsidDel="00B84852">
          <w:rPr>
            <w:rFonts w:eastAsia="Times New Roman" w:cstheme="minorHAnsi"/>
            <w:color w:val="000000"/>
            <w:lang w:val="en-US"/>
          </w:rPr>
          <w:delText>are few evidences</w:delText>
        </w:r>
      </w:del>
      <w:ins w:id="36" w:author="Seretta Gamba" w:date="2021-12-10T08:30:00Z">
        <w:r w:rsidR="00B84852">
          <w:rPr>
            <w:rFonts w:eastAsia="Times New Roman" w:cstheme="minorHAnsi"/>
            <w:color w:val="000000"/>
            <w:lang w:val="en-US"/>
          </w:rPr>
          <w:t>is li</w:t>
        </w:r>
      </w:ins>
      <w:ins w:id="37" w:author="Seretta Gamba" w:date="2021-12-10T08:31:00Z">
        <w:r w:rsidR="00B84852">
          <w:rPr>
            <w:rFonts w:eastAsia="Times New Roman" w:cstheme="minorHAnsi"/>
            <w:color w:val="000000"/>
            <w:lang w:val="en-US"/>
          </w:rPr>
          <w:t>ttle evidence</w:t>
        </w:r>
      </w:ins>
      <w:r w:rsidR="002473B7" w:rsidRPr="006D69C5">
        <w:rPr>
          <w:rFonts w:eastAsia="Times New Roman" w:cstheme="minorHAnsi"/>
          <w:color w:val="000000"/>
          <w:lang w:val="en-US"/>
        </w:rPr>
        <w:t xml:space="preserve"> that dominance status also translates to more influence during non-breeding activities such as </w:t>
      </w:r>
      <w:r w:rsidR="00607FDE" w:rsidRPr="006D69C5">
        <w:rPr>
          <w:rFonts w:eastAsia="Times New Roman" w:cstheme="minorHAnsi"/>
          <w:color w:val="000000"/>
          <w:lang w:val="en-US"/>
        </w:rPr>
        <w:t xml:space="preserve">foraging </w:t>
      </w:r>
      <w:r w:rsidR="004C2092" w:rsidRPr="006D69C5">
        <w:rPr>
          <w:rFonts w:eastAsia="Times New Roman" w:cstheme="minorHAnsi"/>
          <w:color w:val="000000"/>
          <w:lang w:val="en-US"/>
        </w:rPr>
        <w:fldChar w:fldCharType="begin"/>
      </w:r>
      <w:r w:rsidR="00E4383D">
        <w:rPr>
          <w:rFonts w:eastAsia="Times New Roman" w:cstheme="minorHAnsi"/>
          <w:color w:val="000000"/>
          <w:lang w:val="en-US"/>
        </w:rPr>
        <w:instrText xml:space="preserve"> ADDIN ZOTERO_ITEM CSL_CITATION {"citationID":"A0trUDaf","properties":{"formattedCitation":"(Bousquet and Manser 2011; Gall et al. 2017; Strandburg-Peshkin et al. 2020)","plainCitation":"(Bousquet and Manser 2011; Gall et al. 2017; Strandburg-Peshkin et al. 2020)","noteIndex":0},"citationItems":[{"id":3,"uris":["http://zotero.org/users/5080349/items/7QLJPXBD"],"uri":["http://zotero.org/users/5080349/items/7QLJPXBD"],"itemData":{"id":3,"type":"article-journal","container-title":"Animal Behaviour","DOI":"10.1016/j.anbehav.2011.02.030","ISSN":"00033472","issue":"6","language":"en","page":"1101-1107","source":"CrossRef","title":"Resolution of experimentally induced symmetrical conflicts of interest in meerkats","volume":"81","author":[{"family":"Bousquet","given":"Christophe A.H."},{"family":"Manser","given":"Marta B."}],"issued":{"date-parts":[["2011",6]]}}},{"id":612,"uris":["http://zotero.org/users/5080349/items/ZUWQH4K8"],"uri":["http://zotero.org/users/5080349/items/ZUWQH4K8"],"itemData":{"id":612,"type":"article-journal","page":"91-99","title":"As dusk falls : collective decisions about the return to sleeping sites in meerkats","volume":"132","author":[{"family":"Gall","given":"Gabriella E C"},{"family":"Strandburg-Peshkin","given":"Ariana"},{"family":"Clutton-brock","given":"Tim"},{"family":"Manser","given":"Marta B"}],"issued":{"date-parts":[["2017"]]}}},{"id":2628,"uris":["http://zotero.org/users/5080349/items/RHIF74MR"],"uri":["http://zotero.org/users/5080349/items/RHIF74MR"],"itemData":{"id":2628,"type":"article-journal","abstract":"Choosing suitable sleeping sites is a common challenge faced by animals across a range of taxa, with important implications for the space usage patterns of individuals, groups, and ultimately populations. A range of factors may affect these decisions, including access to resources nearby, shelter from the elements, safety from predators, territorial defense, and protection of offspring. We investigated the factors driving patterns of sleeping site use in wild Kalahari meerkats (Suricata suricatta), a cooperatively breeding, territorial mongoose species that forages on scattered resources and makes use of multiple sleeping sites (burrows). We found that meerkat groups used some burrows much more often than others. In particular, large burrows near the center of the territory were used more often than small and peripheral burrows, and groups became even more biased toward central burrows when rearing pups. Meerkats also used their sleeping burrows in a nonrandom order. When they changed sleeping burrows, they moved disproportionately to nearby burrows but did not always select the closest burrow. Burrow decisions also reflected responses to short-term conditions: rates of switching burrows increased after encounters with predators and when resources were depleted, whereas group splits were associated with a reduced probability of switching. The group’s dominant female appeared to have disproportionate influence over burrow decisions, as groups were more likely to switch burrows when her foraging success was low. Our results link behavioral and movement ecology to show that a multitude of environmental and social factors shape daily group decisions of where to spend the night.","container-title":"Behavioral Ecology","DOI":"10.1093/beheco/arz190","ISSN":"1045-2249","issue":"2","journalAbbreviation":"Behavioral Ecology","page":"292-302","source":"Silverchair","title":"Burrow usage patterns and decision-making in meerkat groups","volume":"31","author":[{"family":"Strandburg-Peshkin","given":"Ariana"},{"family":"Clutton-Brock","given":"Tim"},{"family":"Manser","given":"Marta B"}],"issued":{"date-parts":[["2020",3,20]]}}}],"schema":"https://github.com/citation-style-language/schema/raw/master/csl-citation.json"} </w:instrText>
      </w:r>
      <w:r w:rsidR="004C2092" w:rsidRPr="006D69C5">
        <w:rPr>
          <w:rFonts w:eastAsia="Times New Roman" w:cstheme="minorHAnsi"/>
          <w:color w:val="000000"/>
          <w:lang w:val="en-US"/>
        </w:rPr>
        <w:fldChar w:fldCharType="separate"/>
      </w:r>
      <w:r w:rsidR="00E4383D" w:rsidRPr="00275CE7">
        <w:rPr>
          <w:rFonts w:ascii="Calibri" w:hAnsi="Calibri" w:cs="Calibri"/>
          <w:lang w:val="en-US"/>
        </w:rPr>
        <w:t>(Bousquet and Manser 2011; Gall et al. 2017; Strandburg-Peshkin et al. 2020)</w:t>
      </w:r>
      <w:r w:rsidR="004C2092" w:rsidRPr="006D69C5">
        <w:rPr>
          <w:rFonts w:eastAsia="Times New Roman" w:cstheme="minorHAnsi"/>
          <w:color w:val="000000"/>
          <w:lang w:val="en-US"/>
        </w:rPr>
        <w:fldChar w:fldCharType="end"/>
      </w:r>
      <w:r w:rsidR="004C2092" w:rsidRPr="006D69C5">
        <w:rPr>
          <w:rFonts w:eastAsia="Times New Roman" w:cstheme="minorHAnsi"/>
          <w:color w:val="000000"/>
          <w:lang w:val="en-US"/>
        </w:rPr>
        <w:t xml:space="preserve">. </w:t>
      </w:r>
      <w:r w:rsidR="000A5E06" w:rsidRPr="006D69C5">
        <w:rPr>
          <w:rFonts w:eastAsia="Times New Roman" w:cstheme="minorHAnsi"/>
          <w:color w:val="000000"/>
          <w:lang w:val="en-US"/>
        </w:rPr>
        <w:t xml:space="preserve">Their particular social structure and movement </w:t>
      </w:r>
      <w:r w:rsidR="000A5E06" w:rsidRPr="006D69C5">
        <w:rPr>
          <w:rFonts w:eastAsia="Times New Roman" w:cstheme="minorHAnsi"/>
          <w:color w:val="000000"/>
          <w:lang w:val="en-US"/>
        </w:rPr>
        <w:lastRenderedPageBreak/>
        <w:t>dynamics, make</w:t>
      </w:r>
      <w:ins w:id="38" w:author="Seretta Gamba" w:date="2021-12-10T08:31:00Z">
        <w:r w:rsidR="00B84852">
          <w:rPr>
            <w:rFonts w:eastAsia="Times New Roman" w:cstheme="minorHAnsi"/>
            <w:color w:val="000000"/>
            <w:lang w:val="en-US"/>
          </w:rPr>
          <w:t xml:space="preserve"> the</w:t>
        </w:r>
      </w:ins>
      <w:r w:rsidR="000A5E06" w:rsidRPr="006D69C5">
        <w:rPr>
          <w:rFonts w:eastAsia="Times New Roman" w:cstheme="minorHAnsi"/>
          <w:color w:val="000000"/>
          <w:lang w:val="en-US"/>
        </w:rPr>
        <w:t xml:space="preserve"> meerkat an interesting model species to further our understanding of the diversity of collective movement mechanisms in the wild. </w:t>
      </w:r>
    </w:p>
    <w:p w14:paraId="71317B0D" w14:textId="1B1DA92D" w:rsidR="00DD2F55" w:rsidRPr="006D69C5" w:rsidRDefault="00D20D90" w:rsidP="005D20C4">
      <w:pPr>
        <w:spacing w:line="360" w:lineRule="auto"/>
        <w:jc w:val="both"/>
        <w:rPr>
          <w:rFonts w:cstheme="minorHAnsi"/>
          <w:lang w:val="en-US"/>
        </w:rPr>
      </w:pPr>
      <w:r w:rsidRPr="006D69C5">
        <w:rPr>
          <w:rFonts w:cstheme="minorHAnsi"/>
          <w:lang w:val="en-US"/>
        </w:rPr>
        <w:t>Here, we implement a simple method to infer individual influence</w:t>
      </w:r>
      <w:r w:rsidR="00700ED8" w:rsidRPr="006D69C5">
        <w:rPr>
          <w:rFonts w:cstheme="minorHAnsi"/>
          <w:lang w:val="en-US"/>
        </w:rPr>
        <w:t xml:space="preserve"> </w:t>
      </w:r>
      <w:r w:rsidR="001268B6" w:rsidRPr="006D69C5">
        <w:rPr>
          <w:rFonts w:cstheme="minorHAnsi"/>
          <w:lang w:val="en-US"/>
        </w:rPr>
        <w:t xml:space="preserve">from very-high resolution GPS tracks of wild habituated meerkats in </w:t>
      </w:r>
      <w:r w:rsidR="0025674C">
        <w:rPr>
          <w:rFonts w:cstheme="minorHAnsi"/>
          <w:lang w:val="en-US"/>
        </w:rPr>
        <w:t>five</w:t>
      </w:r>
      <w:r w:rsidR="001268B6" w:rsidRPr="006D69C5">
        <w:rPr>
          <w:rFonts w:cstheme="minorHAnsi"/>
          <w:lang w:val="en-US"/>
        </w:rPr>
        <w:t xml:space="preserve"> different groups of varying size. </w:t>
      </w:r>
      <w:r w:rsidR="002C6171" w:rsidRPr="006D69C5">
        <w:rPr>
          <w:rFonts w:cstheme="minorHAnsi"/>
          <w:lang w:val="en-US"/>
        </w:rPr>
        <w:t xml:space="preserve">Because of </w:t>
      </w:r>
      <w:commentRangeStart w:id="39"/>
      <w:r w:rsidR="002C6171" w:rsidRPr="006D69C5">
        <w:rPr>
          <w:rFonts w:cstheme="minorHAnsi"/>
          <w:lang w:val="en-US"/>
        </w:rPr>
        <w:t xml:space="preserve">the </w:t>
      </w:r>
      <w:proofErr w:type="gramStart"/>
      <w:r w:rsidR="002C6171" w:rsidRPr="006D69C5">
        <w:rPr>
          <w:rFonts w:cstheme="minorHAnsi"/>
          <w:lang w:val="en-US"/>
        </w:rPr>
        <w:t>particular type of collective</w:t>
      </w:r>
      <w:proofErr w:type="gramEnd"/>
      <w:r w:rsidR="002C6171" w:rsidRPr="006D69C5">
        <w:rPr>
          <w:rFonts w:cstheme="minorHAnsi"/>
          <w:lang w:val="en-US"/>
        </w:rPr>
        <w:t xml:space="preserve"> movement of meerkats</w:t>
      </w:r>
      <w:commentRangeEnd w:id="39"/>
      <w:r w:rsidR="00093050">
        <w:rPr>
          <w:rStyle w:val="CommentReference"/>
          <w:lang w:val="en-CA" w:bidi="he-IL"/>
        </w:rPr>
        <w:commentReference w:id="39"/>
      </w:r>
      <w:r w:rsidR="002C6171" w:rsidRPr="006D69C5">
        <w:rPr>
          <w:rFonts w:cstheme="minorHAnsi"/>
          <w:lang w:val="en-US"/>
        </w:rPr>
        <w:t xml:space="preserve"> described above, this method does not focus on particular events at the transition between foraging and moving, but rather aims to capture an aggregated measure of influence over continuous foraging times.</w:t>
      </w:r>
      <w:r w:rsidR="00547FC0" w:rsidRPr="006D69C5">
        <w:rPr>
          <w:rFonts w:cstheme="minorHAnsi"/>
          <w:lang w:val="en-US"/>
        </w:rPr>
        <w:t xml:space="preserve"> We designed it to explicitly differentiate and compare influence over two complementary components of moving animal groups, direction</w:t>
      </w:r>
      <w:r w:rsidR="004B4639" w:rsidRPr="006D69C5">
        <w:rPr>
          <w:rFonts w:cstheme="minorHAnsi"/>
          <w:lang w:val="en-US"/>
        </w:rPr>
        <w:t xml:space="preserve"> of movement (</w:t>
      </w:r>
      <w:r w:rsidR="00E72DFE" w:rsidRPr="006D69C5">
        <w:rPr>
          <w:rFonts w:cstheme="minorHAnsi"/>
          <w:lang w:val="en-US"/>
        </w:rPr>
        <w:t>=</w:t>
      </w:r>
      <w:r w:rsidR="004B4639" w:rsidRPr="006D69C5">
        <w:rPr>
          <w:rFonts w:cstheme="minorHAnsi"/>
          <w:b/>
          <w:lang w:val="en-US"/>
        </w:rPr>
        <w:t>turning influence</w:t>
      </w:r>
      <w:r w:rsidR="004B4639" w:rsidRPr="006D69C5">
        <w:rPr>
          <w:rFonts w:cstheme="minorHAnsi"/>
          <w:lang w:val="en-US"/>
        </w:rPr>
        <w:t>)</w:t>
      </w:r>
      <w:r w:rsidR="00547FC0" w:rsidRPr="006D69C5">
        <w:rPr>
          <w:rFonts w:cstheme="minorHAnsi"/>
          <w:lang w:val="en-US"/>
        </w:rPr>
        <w:t xml:space="preserve"> and speed of movement</w:t>
      </w:r>
      <w:r w:rsidR="004B4639" w:rsidRPr="006D69C5">
        <w:rPr>
          <w:rFonts w:cstheme="minorHAnsi"/>
          <w:lang w:val="en-US"/>
        </w:rPr>
        <w:t xml:space="preserve"> (</w:t>
      </w:r>
      <w:r w:rsidR="00E72DFE" w:rsidRPr="006D69C5">
        <w:rPr>
          <w:rFonts w:cstheme="minorHAnsi"/>
          <w:lang w:val="en-US"/>
        </w:rPr>
        <w:t>=</w:t>
      </w:r>
      <w:r w:rsidR="004B4639" w:rsidRPr="006D69C5">
        <w:rPr>
          <w:rFonts w:cstheme="minorHAnsi"/>
          <w:b/>
          <w:lang w:val="en-US"/>
        </w:rPr>
        <w:t>speeding influence</w:t>
      </w:r>
      <w:r w:rsidR="004B4639" w:rsidRPr="006D69C5">
        <w:rPr>
          <w:rFonts w:cstheme="minorHAnsi"/>
          <w:lang w:val="en-US"/>
        </w:rPr>
        <w:t>)</w:t>
      </w:r>
      <w:r w:rsidR="002C6171" w:rsidRPr="006D69C5">
        <w:rPr>
          <w:rFonts w:cstheme="minorHAnsi"/>
          <w:lang w:val="en-US"/>
        </w:rPr>
        <w:t>, as well as two potential cues</w:t>
      </w:r>
      <w:r w:rsidR="00DE5857" w:rsidRPr="006D69C5">
        <w:rPr>
          <w:rFonts w:cstheme="minorHAnsi"/>
          <w:lang w:val="en-US"/>
        </w:rPr>
        <w:t>, position within the group and movement in a given direction.</w:t>
      </w:r>
      <w:r w:rsidR="00700ED8" w:rsidRPr="006D69C5">
        <w:rPr>
          <w:rFonts w:cstheme="minorHAnsi"/>
          <w:lang w:val="en-US"/>
        </w:rPr>
        <w:t xml:space="preserve"> </w:t>
      </w:r>
      <w:r w:rsidR="00DE5857" w:rsidRPr="006D69C5">
        <w:rPr>
          <w:rFonts w:cstheme="minorHAnsi"/>
          <w:lang w:val="en-US"/>
        </w:rPr>
        <w:t xml:space="preserve">Since frontmost individual are often assumed to have more influence during collective movement, we compared our metrics of influence </w:t>
      </w:r>
      <w:r w:rsidR="001268B6" w:rsidRPr="006D69C5">
        <w:rPr>
          <w:rFonts w:cstheme="minorHAnsi"/>
          <w:lang w:val="en-US"/>
        </w:rPr>
        <w:t xml:space="preserve">with the proportion of time spent in the front half of the group, to try and </w:t>
      </w:r>
      <w:r w:rsidR="00111A6D" w:rsidRPr="006D69C5">
        <w:rPr>
          <w:rFonts w:cstheme="minorHAnsi"/>
          <w:lang w:val="en-US"/>
        </w:rPr>
        <w:t xml:space="preserve">assess if this is true in meerkats. </w:t>
      </w:r>
      <w:commentRangeStart w:id="40"/>
      <w:commentRangeStart w:id="41"/>
      <w:r w:rsidR="0036157B" w:rsidRPr="006D69C5">
        <w:rPr>
          <w:rFonts w:cstheme="minorHAnsi"/>
          <w:lang w:val="en-US"/>
        </w:rPr>
        <w:t>Our questions</w:t>
      </w:r>
      <w:r w:rsidR="00111A6D" w:rsidRPr="006D69C5">
        <w:rPr>
          <w:rFonts w:cstheme="minorHAnsi"/>
          <w:lang w:val="en-US"/>
        </w:rPr>
        <w:t xml:space="preserve"> are thus the following</w:t>
      </w:r>
      <w:commentRangeEnd w:id="40"/>
      <w:r w:rsidR="00BA535C">
        <w:rPr>
          <w:rStyle w:val="CommentReference"/>
          <w:lang w:val="en-CA" w:bidi="he-IL"/>
        </w:rPr>
        <w:commentReference w:id="40"/>
      </w:r>
      <w:r w:rsidR="00111A6D" w:rsidRPr="006D69C5">
        <w:rPr>
          <w:rFonts w:cstheme="minorHAnsi"/>
          <w:lang w:val="en-US"/>
        </w:rPr>
        <w:t>:</w:t>
      </w:r>
      <w:r w:rsidR="0036157B" w:rsidRPr="006D69C5">
        <w:rPr>
          <w:rFonts w:cstheme="minorHAnsi"/>
          <w:lang w:val="en-US"/>
        </w:rPr>
        <w:t xml:space="preserve"> </w:t>
      </w:r>
      <w:r w:rsidR="00111A6D" w:rsidRPr="006D69C5">
        <w:rPr>
          <w:rFonts w:cstheme="minorHAnsi"/>
          <w:lang w:val="en-US"/>
        </w:rPr>
        <w:t xml:space="preserve">(1) </w:t>
      </w:r>
      <w:commentRangeStart w:id="42"/>
      <w:r w:rsidR="00111A6D" w:rsidRPr="006D69C5">
        <w:rPr>
          <w:rFonts w:cstheme="minorHAnsi"/>
          <w:lang w:val="en-US"/>
        </w:rPr>
        <w:t>Are meerkats more influenced by the position</w:t>
      </w:r>
      <w:r w:rsidR="00E72DFE" w:rsidRPr="006D69C5">
        <w:rPr>
          <w:rFonts w:cstheme="minorHAnsi"/>
          <w:lang w:val="en-US"/>
        </w:rPr>
        <w:t xml:space="preserve"> of others within the group</w:t>
      </w:r>
      <w:r w:rsidR="00111A6D" w:rsidRPr="006D69C5">
        <w:rPr>
          <w:rFonts w:cstheme="minorHAnsi"/>
          <w:lang w:val="en-US"/>
        </w:rPr>
        <w:t xml:space="preserve"> or the</w:t>
      </w:r>
      <w:r w:rsidR="00E72DFE" w:rsidRPr="006D69C5">
        <w:rPr>
          <w:rFonts w:cstheme="minorHAnsi"/>
          <w:lang w:val="en-US"/>
        </w:rPr>
        <w:t>ir</w:t>
      </w:r>
      <w:r w:rsidR="00111A6D" w:rsidRPr="006D69C5">
        <w:rPr>
          <w:rFonts w:cstheme="minorHAnsi"/>
          <w:lang w:val="en-US"/>
        </w:rPr>
        <w:t xml:space="preserve"> movement </w:t>
      </w:r>
      <w:r w:rsidR="00E72DFE" w:rsidRPr="006D69C5">
        <w:rPr>
          <w:rFonts w:cstheme="minorHAnsi"/>
          <w:lang w:val="en-US"/>
        </w:rPr>
        <w:t>in specific directions</w:t>
      </w:r>
      <w:r w:rsidR="00111A6D" w:rsidRPr="006D69C5">
        <w:rPr>
          <w:rFonts w:cstheme="minorHAnsi"/>
          <w:lang w:val="en-US"/>
        </w:rPr>
        <w:t xml:space="preserve">? </w:t>
      </w:r>
      <w:commentRangeEnd w:id="42"/>
      <w:r w:rsidR="00BA535C">
        <w:rPr>
          <w:rStyle w:val="CommentReference"/>
          <w:lang w:val="en-CA" w:bidi="he-IL"/>
        </w:rPr>
        <w:commentReference w:id="42"/>
      </w:r>
      <w:r w:rsidR="0036157B" w:rsidRPr="006D69C5">
        <w:rPr>
          <w:rFonts w:cstheme="minorHAnsi"/>
          <w:lang w:val="en-US"/>
        </w:rPr>
        <w:t>(</w:t>
      </w:r>
      <w:r w:rsidR="004B4639" w:rsidRPr="006D69C5">
        <w:rPr>
          <w:rFonts w:cstheme="minorHAnsi"/>
          <w:lang w:val="en-US"/>
        </w:rPr>
        <w:t>2</w:t>
      </w:r>
      <w:r w:rsidR="0036157B" w:rsidRPr="006D69C5">
        <w:rPr>
          <w:rFonts w:cstheme="minorHAnsi"/>
          <w:lang w:val="en-US"/>
        </w:rPr>
        <w:t xml:space="preserve">) </w:t>
      </w:r>
      <w:r w:rsidR="004B4639" w:rsidRPr="006D69C5">
        <w:rPr>
          <w:rFonts w:cstheme="minorHAnsi"/>
          <w:lang w:val="en-US"/>
        </w:rPr>
        <w:t>Are th</w:t>
      </w:r>
      <w:ins w:id="43" w:author="Seretta Gamba" w:date="2021-12-10T08:41:00Z">
        <w:r w:rsidR="00BA535C">
          <w:rPr>
            <w:rFonts w:cstheme="minorHAnsi"/>
            <w:lang w:val="en-US"/>
          </w:rPr>
          <w:t>ere</w:t>
        </w:r>
      </w:ins>
      <w:del w:id="44" w:author="Seretta Gamba" w:date="2021-12-10T08:41:00Z">
        <w:r w:rsidR="004B4639" w:rsidRPr="006D69C5" w:rsidDel="00BA535C">
          <w:rPr>
            <w:rFonts w:cstheme="minorHAnsi"/>
            <w:lang w:val="en-US"/>
          </w:rPr>
          <w:delText>eir</w:delText>
        </w:r>
      </w:del>
      <w:r w:rsidR="004B4639" w:rsidRPr="006D69C5">
        <w:rPr>
          <w:rFonts w:cstheme="minorHAnsi"/>
          <w:lang w:val="en-US"/>
        </w:rPr>
        <w:t xml:space="preserve"> consistent patterns of influence</w:t>
      </w:r>
      <w:r w:rsidR="00E72DFE" w:rsidRPr="006D69C5">
        <w:rPr>
          <w:rFonts w:cstheme="minorHAnsi"/>
          <w:lang w:val="en-US"/>
        </w:rPr>
        <w:t xml:space="preserve"> between age classes</w:t>
      </w:r>
      <w:r w:rsidR="004B4639" w:rsidRPr="006D69C5">
        <w:rPr>
          <w:rFonts w:cstheme="minorHAnsi"/>
          <w:lang w:val="en-US"/>
        </w:rPr>
        <w:t xml:space="preserve"> </w:t>
      </w:r>
      <w:r w:rsidR="00E72DFE" w:rsidRPr="006D69C5">
        <w:rPr>
          <w:rFonts w:cstheme="minorHAnsi"/>
          <w:lang w:val="en-US"/>
        </w:rPr>
        <w:t>across different meerkat groups?</w:t>
      </w:r>
      <w:r w:rsidR="004B4639" w:rsidRPr="006D69C5">
        <w:rPr>
          <w:rFonts w:cstheme="minorHAnsi"/>
          <w:lang w:val="en-US"/>
        </w:rPr>
        <w:t xml:space="preserve"> </w:t>
      </w:r>
      <w:r w:rsidR="0036157B" w:rsidRPr="006D69C5">
        <w:rPr>
          <w:rFonts w:cstheme="minorHAnsi"/>
          <w:lang w:val="en-US"/>
        </w:rPr>
        <w:t>(</w:t>
      </w:r>
      <w:r w:rsidR="00BD0F5E" w:rsidRPr="006D69C5">
        <w:rPr>
          <w:rFonts w:cstheme="minorHAnsi"/>
          <w:lang w:val="en-US"/>
        </w:rPr>
        <w:t>3</w:t>
      </w:r>
      <w:r w:rsidR="0036157B" w:rsidRPr="006D69C5">
        <w:rPr>
          <w:rFonts w:cstheme="minorHAnsi"/>
          <w:lang w:val="en-US"/>
        </w:rPr>
        <w:t xml:space="preserve">) Do individuals which have high influence over direction of movement also have a </w:t>
      </w:r>
      <w:r w:rsidR="00E72DFE" w:rsidRPr="006D69C5">
        <w:rPr>
          <w:rFonts w:cstheme="minorHAnsi"/>
          <w:lang w:val="en-US"/>
        </w:rPr>
        <w:t>high</w:t>
      </w:r>
      <w:r w:rsidR="0036157B" w:rsidRPr="006D69C5">
        <w:rPr>
          <w:rFonts w:cstheme="minorHAnsi"/>
          <w:lang w:val="en-US"/>
        </w:rPr>
        <w:t xml:space="preserve"> influence </w:t>
      </w:r>
      <w:r w:rsidR="00E72DFE" w:rsidRPr="006D69C5">
        <w:rPr>
          <w:rFonts w:cstheme="minorHAnsi"/>
          <w:lang w:val="en-US"/>
        </w:rPr>
        <w:t>over</w:t>
      </w:r>
      <w:r w:rsidR="0036157B" w:rsidRPr="006D69C5">
        <w:rPr>
          <w:rFonts w:cstheme="minorHAnsi"/>
          <w:lang w:val="en-US"/>
        </w:rPr>
        <w:t xml:space="preserve"> </w:t>
      </w:r>
      <w:r w:rsidR="00C17A45" w:rsidRPr="006D69C5">
        <w:rPr>
          <w:rFonts w:cstheme="minorHAnsi"/>
          <w:lang w:val="en-US"/>
        </w:rPr>
        <w:t>speed</w:t>
      </w:r>
      <w:r w:rsidR="0036157B" w:rsidRPr="006D69C5">
        <w:rPr>
          <w:rFonts w:cstheme="minorHAnsi"/>
          <w:lang w:val="en-US"/>
        </w:rPr>
        <w:t xml:space="preserve"> and vice-versa?</w:t>
      </w:r>
      <w:ins w:id="45" w:author="Microsoft Office User" w:date="2021-11-04T12:35:00Z">
        <w:r w:rsidR="00E57E14" w:rsidRPr="006D69C5">
          <w:rPr>
            <w:rFonts w:cstheme="minorHAnsi"/>
            <w:lang w:val="en-US"/>
          </w:rPr>
          <w:t xml:space="preserve"> </w:t>
        </w:r>
      </w:ins>
      <w:r w:rsidR="004B4639" w:rsidRPr="006D69C5">
        <w:rPr>
          <w:rFonts w:cstheme="minorHAnsi"/>
          <w:lang w:val="en-US"/>
        </w:rPr>
        <w:t>(4) Are individuals with more turning or speeding influence</w:t>
      </w:r>
      <w:r w:rsidR="006F4F47">
        <w:rPr>
          <w:rFonts w:cstheme="minorHAnsi"/>
          <w:lang w:val="en-US"/>
        </w:rPr>
        <w:t xml:space="preserve"> </w:t>
      </w:r>
      <w:r w:rsidR="004B4639" w:rsidRPr="006D69C5">
        <w:rPr>
          <w:rFonts w:cstheme="minorHAnsi"/>
          <w:lang w:val="en-US"/>
        </w:rPr>
        <w:t>also the ones who are generally more in the front of the group?</w:t>
      </w:r>
      <w:commentRangeEnd w:id="41"/>
      <w:r w:rsidR="007A7854">
        <w:rPr>
          <w:rStyle w:val="CommentReference"/>
          <w:lang w:val="en-CA" w:bidi="he-IL"/>
        </w:rPr>
        <w:commentReference w:id="41"/>
      </w:r>
    </w:p>
    <w:bookmarkEnd w:id="4"/>
    <w:p w14:paraId="10EDA90D" w14:textId="77777777" w:rsidR="005D20C4" w:rsidRPr="006D69C5" w:rsidRDefault="005D20C4" w:rsidP="005D20C4">
      <w:pPr>
        <w:spacing w:line="360" w:lineRule="auto"/>
        <w:jc w:val="both"/>
        <w:rPr>
          <w:ins w:id="46" w:author="Microsoft Office User" w:date="2021-11-04T12:38:00Z"/>
          <w:rFonts w:cstheme="minorHAnsi"/>
          <w:lang w:val="en-US"/>
        </w:rPr>
      </w:pPr>
    </w:p>
    <w:p w14:paraId="72F4F427" w14:textId="43AFC1D7" w:rsidR="00F85EAE" w:rsidRPr="006D69C5" w:rsidRDefault="00DD2F55" w:rsidP="00D27F62">
      <w:pPr>
        <w:spacing w:line="360" w:lineRule="auto"/>
        <w:jc w:val="both"/>
        <w:rPr>
          <w:rFonts w:cstheme="minorHAnsi"/>
          <w:b/>
          <w:bCs/>
          <w:sz w:val="28"/>
          <w:szCs w:val="28"/>
          <w:lang w:val="en-US"/>
        </w:rPr>
      </w:pPr>
      <w:r w:rsidRPr="006D69C5">
        <w:rPr>
          <w:rFonts w:cstheme="minorHAnsi"/>
          <w:b/>
          <w:bCs/>
          <w:sz w:val="28"/>
          <w:szCs w:val="28"/>
          <w:lang w:val="en-US"/>
        </w:rPr>
        <w:t>M</w:t>
      </w:r>
      <w:r w:rsidR="000C4C26" w:rsidRPr="006D69C5">
        <w:rPr>
          <w:rFonts w:cstheme="minorHAnsi"/>
          <w:b/>
          <w:bCs/>
          <w:sz w:val="28"/>
          <w:szCs w:val="28"/>
          <w:lang w:val="en-US"/>
        </w:rPr>
        <w:t>ETHODS</w:t>
      </w:r>
    </w:p>
    <w:p w14:paraId="3A477A93" w14:textId="77777777" w:rsidR="00F85EAE" w:rsidRPr="006D69C5" w:rsidRDefault="00F85EAE" w:rsidP="00D27F62">
      <w:pPr>
        <w:spacing w:line="360" w:lineRule="auto"/>
        <w:jc w:val="both"/>
        <w:rPr>
          <w:rFonts w:cstheme="minorHAnsi"/>
          <w:b/>
          <w:lang w:val="en-US"/>
        </w:rPr>
      </w:pPr>
      <w:r w:rsidRPr="006D69C5">
        <w:rPr>
          <w:rFonts w:cstheme="minorHAnsi"/>
          <w:b/>
          <w:lang w:val="en-US"/>
        </w:rPr>
        <w:t>Study site and data collection</w:t>
      </w:r>
    </w:p>
    <w:p w14:paraId="63361D5C" w14:textId="18B94802" w:rsidR="00F85EAE" w:rsidRPr="006D69C5" w:rsidRDefault="00F85EAE" w:rsidP="001F4E67">
      <w:pPr>
        <w:tabs>
          <w:tab w:val="right" w:pos="9026"/>
        </w:tabs>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Study system</w:t>
      </w:r>
      <w:r w:rsidR="00A13673" w:rsidRPr="006D69C5">
        <w:rPr>
          <w:rFonts w:eastAsia="Times New Roman" w:cstheme="minorHAnsi"/>
          <w:i/>
          <w:color w:val="434343"/>
          <w:lang w:val="en-US"/>
        </w:rPr>
        <w:tab/>
      </w:r>
    </w:p>
    <w:p w14:paraId="58626C84" w14:textId="09DA4949" w:rsidR="00240432" w:rsidRPr="006D69C5" w:rsidRDefault="00240432" w:rsidP="00240432">
      <w:pPr>
        <w:spacing w:after="0" w:line="360" w:lineRule="auto"/>
        <w:jc w:val="both"/>
        <w:rPr>
          <w:rFonts w:eastAsia="Times New Roman" w:cstheme="minorHAnsi"/>
          <w:lang w:val="en-US"/>
        </w:rPr>
      </w:pPr>
      <w:r w:rsidRPr="006D69C5">
        <w:rPr>
          <w:rFonts w:eastAsia="Times New Roman" w:cstheme="minorHAnsi"/>
          <w:color w:val="000000"/>
          <w:lang w:val="en-US"/>
        </w:rPr>
        <w:t>The study was conducted at the Kalahari Meerkat Project</w:t>
      </w:r>
      <w:r w:rsidR="00AE4386" w:rsidRPr="006D69C5">
        <w:rPr>
          <w:rFonts w:eastAsia="Times New Roman" w:cstheme="minorHAnsi"/>
          <w:color w:val="000000"/>
          <w:lang w:val="en-US"/>
        </w:rPr>
        <w:t xml:space="preserve"> (KMP)</w:t>
      </w:r>
      <w:r w:rsidRPr="006D69C5">
        <w:rPr>
          <w:rFonts w:eastAsia="Times New Roman" w:cstheme="minorHAnsi"/>
          <w:color w:val="000000"/>
          <w:lang w:val="en-US"/>
        </w:rPr>
        <w:t xml:space="preserve"> within the </w:t>
      </w:r>
      <w:proofErr w:type="spellStart"/>
      <w:r w:rsidRPr="006D69C5">
        <w:rPr>
          <w:rFonts w:eastAsia="Times New Roman" w:cstheme="minorHAnsi"/>
          <w:color w:val="000000"/>
          <w:lang w:val="en-US"/>
        </w:rPr>
        <w:t>Kuruman</w:t>
      </w:r>
      <w:proofErr w:type="spellEnd"/>
      <w:r w:rsidRPr="006D69C5">
        <w:rPr>
          <w:rFonts w:eastAsia="Times New Roman" w:cstheme="minorHAnsi"/>
          <w:color w:val="000000"/>
          <w:lang w:val="en-US"/>
        </w:rPr>
        <w:t xml:space="preserve"> River Reserve in South Africa</w:t>
      </w:r>
      <w:r w:rsidR="00091A0A" w:rsidRPr="006D69C5">
        <w:rPr>
          <w:rFonts w:eastAsia="Times New Roman" w:cstheme="minorHAnsi"/>
          <w:color w:val="000000"/>
          <w:lang w:val="en-US"/>
        </w:rPr>
        <w:t xml:space="preserve"> </w:t>
      </w:r>
      <w:r w:rsidR="00091A0A" w:rsidRPr="006D69C5">
        <w:rPr>
          <w:rFonts w:eastAsia="Lato-Regular" w:cstheme="minorHAnsi"/>
          <w:lang w:val="en-US"/>
        </w:rPr>
        <w:t xml:space="preserve">(26°58′S, 21°49′E, </w:t>
      </w:r>
      <w:r w:rsidR="00091A0A" w:rsidRPr="006D69C5">
        <w:rPr>
          <w:rFonts w:eastAsia="Lato-Regular" w:cstheme="minorHAnsi"/>
          <w:lang w:val="en-US"/>
        </w:rPr>
        <w:fldChar w:fldCharType="begin"/>
      </w:r>
      <w:r w:rsidR="00091A0A" w:rsidRPr="006D69C5">
        <w:rPr>
          <w:rFonts w:eastAsia="Lato-Regular" w:cstheme="minorHAnsi"/>
          <w:lang w:val="en-US"/>
        </w:rPr>
        <w:instrText xml:space="preserve"> ADDIN ZOTERO_ITEM CSL_CITATION {"citationID":"XEkqmZ6G","properties":{"formattedCitation":"(Clutton-Brock et al. 1999)","plainCitation":"(Clutton-Brock et al. 1999)","noteIndex":0},"citationItems":[{"id":218,"uris":["http://zotero.org/users/5080349/items/GXSAEPDA"],"uri":["http://zotero.org/users/5080349/items/GXSAEPDA"],"itemData":{"id":218,"type":"article-journal","abstract":"In most respects, the demography of Kalahari suricates (Suricata suricatta) resembles that of other social mongooses. Average group size varies from four to nine, and groups typically include several mature females, of which one is responsible for the majority of breeding attempts. Breeding females show a postpartum oestrus; gestation is around 60 days; litter size is three to ﬁve pups at emergence and females rarely breed before the age of 24 months. In contrast, annual survival rates (0.20 for pups and 0.43 for animals over one year old) are lower than those recorded in other species. Breeding frequency is related to rainfall and breeding can cease altogether when rainfall is unusually low. In a year when this occurred, group size eroded rapidly and over 60% of groups became extinct. Total numbers were slow to recover during the following year because emigration by females was infrequent and new groups did not form in vacant ranges created by the extinction of groups. High rates of group extinction have been found in other cooperative breeders and may occur because breeding success and survival show inverse density dependence.","container-title":"African Journal of Ecology","DOI":"10.1046/j.1365-2028.1999.00160.x","ISSN":"0141-6707, 1365-2028","issue":"1","language":"en","page":"69-80","source":"CrossRef","title":"Reproduction and survival of suricates (Suricata suricatta) in the southern Kalahari","volume":"37","author":[{"family":"Clutton-Brock","given":"T. H."},{"family":"Maccoll","given":"A."},{"family":"Chadwick","given":"P."},{"family":"Gaynor","given":"D."},{"family":"Kansky","given":"R."},{"family":"Skinner","given":"J. D."}],"issued":{"date-parts":[["1999",3]]}}}],"schema":"https://github.com/citation-style-language/schema/raw/master/csl-citation.json"} </w:instrText>
      </w:r>
      <w:r w:rsidR="00091A0A" w:rsidRPr="006D69C5">
        <w:rPr>
          <w:rFonts w:eastAsia="Lato-Regular" w:cstheme="minorHAnsi"/>
          <w:lang w:val="en-US"/>
        </w:rPr>
        <w:fldChar w:fldCharType="separate"/>
      </w:r>
      <w:r w:rsidR="00275504" w:rsidRPr="006D69C5">
        <w:rPr>
          <w:rFonts w:ascii="Calibri" w:hAnsi="Calibri" w:cs="Calibri"/>
          <w:lang w:val="en-US"/>
        </w:rPr>
        <w:t>(Clutton-Brock et al. 1999)</w:t>
      </w:r>
      <w:r w:rsidR="00091A0A" w:rsidRPr="006D69C5">
        <w:rPr>
          <w:rFonts w:eastAsia="Lato-Regular" w:cstheme="minorHAnsi"/>
          <w:lang w:val="en-US"/>
        </w:rPr>
        <w:fldChar w:fldCharType="end"/>
      </w:r>
      <w:r w:rsidR="00091A0A" w:rsidRPr="006D69C5">
        <w:rPr>
          <w:rFonts w:eastAsia="Lato-Regular" w:cstheme="minorHAnsi"/>
          <w:lang w:val="en-US"/>
        </w:rPr>
        <w:t xml:space="preserve"> </w:t>
      </w:r>
      <w:r w:rsidR="00AE4386" w:rsidRPr="006D69C5">
        <w:rPr>
          <w:rFonts w:eastAsia="Times New Roman" w:cstheme="minorHAnsi"/>
          <w:color w:val="000000"/>
          <w:lang w:val="en-US"/>
        </w:rPr>
        <w:t xml:space="preserve">, where </w:t>
      </w:r>
      <w:r w:rsidR="00E44329" w:rsidRPr="006D69C5">
        <w:rPr>
          <w:rFonts w:eastAsia="Times New Roman" w:cstheme="minorHAnsi"/>
          <w:color w:val="000000"/>
          <w:lang w:val="en-US"/>
        </w:rPr>
        <w:t>7-15</w:t>
      </w:r>
      <w:r w:rsidR="00660ADA" w:rsidRPr="006D69C5">
        <w:rPr>
          <w:rFonts w:eastAsia="Times New Roman" w:cstheme="minorHAnsi"/>
          <w:color w:val="000000"/>
          <w:lang w:val="en-US"/>
        </w:rPr>
        <w:t xml:space="preserve"> meerkat groups are </w:t>
      </w:r>
      <w:r w:rsidR="009035B2" w:rsidRPr="006D69C5">
        <w:rPr>
          <w:rFonts w:eastAsia="Times New Roman" w:cstheme="minorHAnsi"/>
          <w:color w:val="000000"/>
          <w:lang w:val="en-US"/>
        </w:rPr>
        <w:t xml:space="preserve">brought to a very high level of habituation to humans and </w:t>
      </w:r>
      <w:r w:rsidR="00660ADA" w:rsidRPr="006D69C5">
        <w:rPr>
          <w:rFonts w:eastAsia="Times New Roman" w:cstheme="minorHAnsi"/>
          <w:color w:val="000000"/>
          <w:lang w:val="en-US"/>
        </w:rPr>
        <w:t xml:space="preserve">monitored on a </w:t>
      </w:r>
      <w:r w:rsidR="00EB517F" w:rsidRPr="006D69C5">
        <w:rPr>
          <w:rFonts w:eastAsia="Times New Roman" w:cstheme="minorHAnsi"/>
          <w:color w:val="000000"/>
          <w:lang w:val="en-US"/>
        </w:rPr>
        <w:t>regular</w:t>
      </w:r>
      <w:r w:rsidR="00660ADA" w:rsidRPr="006D69C5">
        <w:rPr>
          <w:rFonts w:eastAsia="Times New Roman" w:cstheme="minorHAnsi"/>
          <w:color w:val="000000"/>
          <w:lang w:val="en-US"/>
        </w:rPr>
        <w:t xml:space="preserve"> basis all year round</w:t>
      </w:r>
      <w:r w:rsidRPr="006D69C5">
        <w:rPr>
          <w:rFonts w:eastAsia="Times New Roman" w:cstheme="minorHAnsi"/>
          <w:color w:val="000000"/>
          <w:lang w:val="en-US"/>
        </w:rPr>
        <w:t xml:space="preserve">. </w:t>
      </w:r>
      <w:r w:rsidR="00EB517F" w:rsidRPr="006D69C5">
        <w:rPr>
          <w:rFonts w:eastAsia="Times New Roman" w:cstheme="minorHAnsi"/>
          <w:color w:val="000000"/>
          <w:lang w:val="en-US"/>
        </w:rPr>
        <w:t xml:space="preserve">We collected simultaneous, high-resolution (1 Hz) movement data on the majority of individuals within five </w:t>
      </w:r>
      <w:r w:rsidRPr="006D69C5">
        <w:rPr>
          <w:rFonts w:eastAsia="Times New Roman" w:cstheme="minorHAnsi"/>
          <w:color w:val="000000"/>
          <w:lang w:val="en-US"/>
        </w:rPr>
        <w:t>distinct habituated meerkat groups: HM17 (7 individuals) in August and September 2017, HM19 (18 individuals) in June and July 2019</w:t>
      </w:r>
      <w:r w:rsidR="00A13673" w:rsidRPr="006D69C5">
        <w:rPr>
          <w:rFonts w:eastAsia="Times New Roman" w:cstheme="minorHAnsi"/>
          <w:color w:val="000000"/>
          <w:lang w:val="en-US"/>
        </w:rPr>
        <w:t>,</w:t>
      </w:r>
      <w:r w:rsidRPr="006D69C5">
        <w:rPr>
          <w:rFonts w:eastAsia="Times New Roman" w:cstheme="minorHAnsi"/>
          <w:color w:val="000000"/>
          <w:lang w:val="en-US"/>
        </w:rPr>
        <w:t xml:space="preserve"> L19 (19 individuals) in August 2019,</w:t>
      </w:r>
      <w:r w:rsidR="001A246C" w:rsidRPr="006D69C5">
        <w:rPr>
          <w:rFonts w:eastAsia="Times New Roman" w:cstheme="minorHAnsi"/>
          <w:color w:val="000000"/>
          <w:lang w:val="en-US"/>
        </w:rPr>
        <w:t xml:space="preserve"> ZU21 (13 individuals)</w:t>
      </w:r>
      <w:r w:rsidR="00AE4386" w:rsidRPr="006D69C5">
        <w:rPr>
          <w:rFonts w:eastAsia="Times New Roman" w:cstheme="minorHAnsi"/>
          <w:color w:val="000000"/>
          <w:lang w:val="en-US"/>
        </w:rPr>
        <w:t xml:space="preserve"> in May 2021</w:t>
      </w:r>
      <w:r w:rsidR="001A246C" w:rsidRPr="006D69C5">
        <w:rPr>
          <w:rFonts w:eastAsia="Times New Roman" w:cstheme="minorHAnsi"/>
          <w:color w:val="000000"/>
          <w:lang w:val="en-US"/>
        </w:rPr>
        <w:t xml:space="preserve"> and NQ21 (11 individuals)</w:t>
      </w:r>
      <w:r w:rsidR="00AE4386" w:rsidRPr="006D69C5">
        <w:rPr>
          <w:rFonts w:eastAsia="Times New Roman" w:cstheme="minorHAnsi"/>
          <w:color w:val="000000"/>
          <w:lang w:val="en-US"/>
        </w:rPr>
        <w:t xml:space="preserve"> in August 2021</w:t>
      </w:r>
      <w:r w:rsidR="001A246C" w:rsidRPr="006D69C5">
        <w:rPr>
          <w:rFonts w:eastAsia="Times New Roman" w:cstheme="minorHAnsi"/>
          <w:color w:val="000000"/>
          <w:lang w:val="en-US"/>
        </w:rPr>
        <w:t xml:space="preserve">. </w:t>
      </w:r>
      <w:del w:id="47" w:author="Seretta Gamba" w:date="2021-12-10T08:44:00Z">
        <w:r w:rsidR="00C05760" w:rsidRPr="006D69C5" w:rsidDel="007A7854">
          <w:rPr>
            <w:rFonts w:eastAsia="Times New Roman" w:cstheme="minorHAnsi"/>
            <w:color w:val="000000"/>
            <w:lang w:val="en-US"/>
          </w:rPr>
          <w:delText xml:space="preserve"> </w:delText>
        </w:r>
      </w:del>
      <w:r w:rsidR="00C05760" w:rsidRPr="006D69C5">
        <w:rPr>
          <w:rFonts w:eastAsia="Times New Roman" w:cstheme="minorHAnsi"/>
          <w:color w:val="000000"/>
          <w:lang w:val="en-US"/>
        </w:rPr>
        <w:t xml:space="preserve">We chose the groups with the highest levels of habituation among the monitored population </w:t>
      </w:r>
      <w:r w:rsidR="00EB517F" w:rsidRPr="006D69C5">
        <w:rPr>
          <w:rFonts w:eastAsia="Times New Roman" w:cstheme="minorHAnsi"/>
          <w:color w:val="000000"/>
          <w:lang w:val="en-US"/>
        </w:rPr>
        <w:t>to enable collars to be deployed without the need for capture (see below)</w:t>
      </w:r>
      <w:r w:rsidRPr="006D69C5">
        <w:rPr>
          <w:rFonts w:eastAsia="Times New Roman" w:cstheme="minorHAnsi"/>
          <w:color w:val="000000"/>
          <w:lang w:val="en-US"/>
        </w:rPr>
        <w:t>. </w:t>
      </w:r>
      <w:r w:rsidR="001A246C" w:rsidRPr="006D69C5">
        <w:rPr>
          <w:rFonts w:eastAsia="Times New Roman" w:cstheme="minorHAnsi"/>
          <w:color w:val="000000"/>
          <w:lang w:val="en-US"/>
        </w:rPr>
        <w:t xml:space="preserve">Individuals were </w:t>
      </w:r>
      <w:r w:rsidR="00AE4386" w:rsidRPr="006D69C5">
        <w:rPr>
          <w:rFonts w:eastAsia="Times New Roman" w:cstheme="minorHAnsi"/>
          <w:color w:val="000000"/>
          <w:lang w:val="en-US"/>
        </w:rPr>
        <w:t>attributed one of six</w:t>
      </w:r>
      <w:r w:rsidR="001A246C" w:rsidRPr="006D69C5">
        <w:rPr>
          <w:rFonts w:eastAsia="Times New Roman" w:cstheme="minorHAnsi"/>
          <w:color w:val="000000"/>
          <w:lang w:val="en-US"/>
        </w:rPr>
        <w:t xml:space="preserve"> different status</w:t>
      </w:r>
      <w:r w:rsidR="000D2DEE" w:rsidRPr="006D69C5">
        <w:rPr>
          <w:rFonts w:eastAsia="Times New Roman" w:cstheme="minorHAnsi"/>
          <w:color w:val="000000"/>
          <w:lang w:val="en-US"/>
        </w:rPr>
        <w:t>es</w:t>
      </w:r>
      <w:r w:rsidR="00AE4386" w:rsidRPr="006D69C5">
        <w:rPr>
          <w:rFonts w:eastAsia="Times New Roman" w:cstheme="minorHAnsi"/>
          <w:color w:val="000000"/>
          <w:lang w:val="en-US"/>
        </w:rPr>
        <w:t>, based on ongoing classification at the KMP</w:t>
      </w:r>
      <w:r w:rsidR="001A246C" w:rsidRPr="006D69C5">
        <w:rPr>
          <w:rFonts w:eastAsia="Times New Roman" w:cstheme="minorHAnsi"/>
          <w:color w:val="000000"/>
          <w:lang w:val="en-US"/>
        </w:rPr>
        <w:t>:</w:t>
      </w:r>
      <w:r w:rsidR="00AE4386" w:rsidRPr="006D69C5">
        <w:rPr>
          <w:rFonts w:eastAsia="Times New Roman" w:cstheme="minorHAnsi"/>
          <w:color w:val="000000"/>
          <w:lang w:val="en-US"/>
        </w:rPr>
        <w:t xml:space="preserve"> </w:t>
      </w:r>
      <w:r w:rsidR="001A246C" w:rsidRPr="006D69C5">
        <w:rPr>
          <w:rFonts w:eastAsia="Times New Roman" w:cstheme="minorHAnsi"/>
          <w:color w:val="000000"/>
          <w:lang w:val="en-US"/>
        </w:rPr>
        <w:t xml:space="preserve"> </w:t>
      </w:r>
      <w:r w:rsidR="00AE4386" w:rsidRPr="006D69C5">
        <w:rPr>
          <w:rFonts w:eastAsia="Times New Roman" w:cstheme="minorHAnsi"/>
          <w:color w:val="000000"/>
          <w:lang w:val="en-US"/>
        </w:rPr>
        <w:t xml:space="preserve">dominant females (one per group), dominant males (one per group), other </w:t>
      </w:r>
      <w:r w:rsidR="00AE4386" w:rsidRPr="006D69C5">
        <w:rPr>
          <w:rFonts w:eastAsia="Times New Roman" w:cstheme="minorHAnsi"/>
          <w:color w:val="000000"/>
          <w:lang w:val="en-US"/>
        </w:rPr>
        <w:lastRenderedPageBreak/>
        <w:t xml:space="preserve">adults (2+ years), yearlings (&lt;2 years), sub-adults (&lt;1 year) and </w:t>
      </w:r>
      <w:r w:rsidR="001A246C" w:rsidRPr="006D69C5">
        <w:rPr>
          <w:rFonts w:eastAsia="Times New Roman" w:cstheme="minorHAnsi"/>
          <w:color w:val="000000"/>
          <w:lang w:val="en-US"/>
        </w:rPr>
        <w:t xml:space="preserve">juveniles (&lt;3 months). Three individuals were </w:t>
      </w:r>
      <w:r w:rsidR="009035B2" w:rsidRPr="006D69C5">
        <w:rPr>
          <w:rFonts w:eastAsia="Times New Roman" w:cstheme="minorHAnsi"/>
          <w:color w:val="000000"/>
          <w:lang w:val="en-US"/>
        </w:rPr>
        <w:t>present</w:t>
      </w:r>
      <w:r w:rsidR="001A246C" w:rsidRPr="006D69C5">
        <w:rPr>
          <w:rFonts w:eastAsia="Times New Roman" w:cstheme="minorHAnsi"/>
          <w:color w:val="000000"/>
          <w:lang w:val="en-US"/>
        </w:rPr>
        <w:t xml:space="preserve"> both in HM17 and HM19</w:t>
      </w:r>
      <w:r w:rsidR="009035B2" w:rsidRPr="006D69C5">
        <w:rPr>
          <w:rFonts w:eastAsia="Times New Roman" w:cstheme="minorHAnsi"/>
          <w:color w:val="000000"/>
          <w:lang w:val="en-US"/>
        </w:rPr>
        <w:t>, with different statuses</w:t>
      </w:r>
      <w:r w:rsidR="00EB517F" w:rsidRPr="006D69C5">
        <w:rPr>
          <w:rFonts w:eastAsia="Times New Roman" w:cstheme="minorHAnsi"/>
          <w:color w:val="000000"/>
          <w:lang w:val="en-US"/>
        </w:rPr>
        <w:t xml:space="preserve"> (see Supplemental Table 1)</w:t>
      </w:r>
      <w:r w:rsidR="001A246C" w:rsidRPr="006D69C5">
        <w:rPr>
          <w:rFonts w:eastAsia="Times New Roman" w:cstheme="minorHAnsi"/>
          <w:color w:val="000000"/>
          <w:lang w:val="en-US"/>
        </w:rPr>
        <w:t>.</w:t>
      </w:r>
      <w:r w:rsidR="0047277B" w:rsidRPr="006D69C5">
        <w:rPr>
          <w:rFonts w:eastAsia="Times New Roman" w:cstheme="minorHAnsi"/>
          <w:color w:val="000000"/>
          <w:lang w:val="en-US"/>
        </w:rPr>
        <w:t xml:space="preserve"> </w:t>
      </w:r>
    </w:p>
    <w:p w14:paraId="03A71906" w14:textId="71D9253F" w:rsidR="00F85EAE" w:rsidRPr="006D69C5" w:rsidRDefault="00F85EAE" w:rsidP="00D27F62">
      <w:pPr>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Tag design</w:t>
      </w:r>
    </w:p>
    <w:p w14:paraId="6A4DD6E4" w14:textId="2BF20A95" w:rsidR="001A246C" w:rsidRPr="006D69C5" w:rsidRDefault="001A246C" w:rsidP="001A246C">
      <w:pPr>
        <w:spacing w:after="0" w:line="360" w:lineRule="auto"/>
        <w:jc w:val="both"/>
        <w:rPr>
          <w:rFonts w:eastAsia="Times New Roman" w:cstheme="minorHAnsi"/>
          <w:lang w:val="en-US"/>
        </w:rPr>
      </w:pPr>
      <w:r w:rsidRPr="006D69C5">
        <w:rPr>
          <w:rFonts w:eastAsia="Times New Roman" w:cstheme="minorHAnsi"/>
          <w:color w:val="000000"/>
          <w:lang w:val="en-US"/>
        </w:rPr>
        <w:t xml:space="preserve">To </w:t>
      </w:r>
      <w:r w:rsidR="0047277B" w:rsidRPr="006D69C5">
        <w:rPr>
          <w:rFonts w:eastAsia="Times New Roman" w:cstheme="minorHAnsi"/>
          <w:color w:val="000000"/>
          <w:lang w:val="en-US"/>
        </w:rPr>
        <w:t xml:space="preserve">simultaneously </w:t>
      </w:r>
      <w:r w:rsidRPr="006D69C5">
        <w:rPr>
          <w:rFonts w:eastAsia="Times New Roman" w:cstheme="minorHAnsi"/>
          <w:color w:val="000000"/>
          <w:lang w:val="en-US"/>
        </w:rPr>
        <w:t xml:space="preserve">record the </w:t>
      </w:r>
      <w:r w:rsidR="0047277B" w:rsidRPr="006D69C5">
        <w:rPr>
          <w:rFonts w:eastAsia="Times New Roman" w:cstheme="minorHAnsi"/>
          <w:color w:val="000000"/>
          <w:lang w:val="en-US"/>
        </w:rPr>
        <w:t>trajectories</w:t>
      </w:r>
      <w:r w:rsidRPr="006D69C5">
        <w:rPr>
          <w:rFonts w:eastAsia="Times New Roman" w:cstheme="minorHAnsi"/>
          <w:color w:val="000000"/>
          <w:lang w:val="en-US"/>
        </w:rPr>
        <w:t xml:space="preserve"> of </w:t>
      </w:r>
      <w:r w:rsidR="0047277B" w:rsidRPr="006D69C5">
        <w:rPr>
          <w:rFonts w:eastAsia="Times New Roman" w:cstheme="minorHAnsi"/>
          <w:color w:val="000000"/>
          <w:lang w:val="en-US"/>
        </w:rPr>
        <w:t>all individuals in a</w:t>
      </w:r>
      <w:r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meerkat </w:t>
      </w:r>
      <w:r w:rsidRPr="006D69C5">
        <w:rPr>
          <w:rFonts w:eastAsia="Times New Roman" w:cstheme="minorHAnsi"/>
          <w:color w:val="000000"/>
          <w:lang w:val="en-US"/>
        </w:rPr>
        <w:t>group, we designed small (&lt;25 g) collars consisting of a GPS unit (Gipsy 5</w:t>
      </w:r>
      <w:r w:rsidR="00587B41">
        <w:rPr>
          <w:rFonts w:eastAsia="Times New Roman" w:cstheme="minorHAnsi"/>
          <w:color w:val="000000"/>
          <w:lang w:val="en-US"/>
        </w:rPr>
        <w:t xml:space="preserve"> in 2017 and 2019, </w:t>
      </w:r>
      <w:proofErr w:type="spellStart"/>
      <w:r w:rsidR="00587B41">
        <w:rPr>
          <w:rFonts w:eastAsia="Times New Roman" w:cstheme="minorHAnsi"/>
          <w:color w:val="000000"/>
          <w:lang w:val="en-US"/>
        </w:rPr>
        <w:t>Axy-Treck</w:t>
      </w:r>
      <w:proofErr w:type="spellEnd"/>
      <w:r w:rsidR="00587B41">
        <w:rPr>
          <w:rFonts w:eastAsia="Times New Roman" w:cstheme="minorHAnsi"/>
          <w:color w:val="000000"/>
          <w:lang w:val="en-US"/>
        </w:rPr>
        <w:t xml:space="preserve"> Mini in 2021</w:t>
      </w:r>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Tech</w:t>
      </w:r>
      <w:r w:rsidR="00AE4386" w:rsidRPr="006D69C5">
        <w:rPr>
          <w:rFonts w:eastAsia="Times New Roman" w:cstheme="minorHAnsi"/>
          <w:color w:val="000000"/>
          <w:lang w:val="en-US"/>
        </w:rPr>
        <w:t>n</w:t>
      </w:r>
      <w:r w:rsidRPr="006D69C5">
        <w:rPr>
          <w:rFonts w:eastAsia="Times New Roman" w:cstheme="minorHAnsi"/>
          <w:color w:val="000000"/>
          <w:lang w:val="en-US"/>
        </w:rPr>
        <w:t>osmart</w:t>
      </w:r>
      <w:proofErr w:type="spellEnd"/>
      <w:r w:rsidRPr="006D69C5">
        <w:rPr>
          <w:rFonts w:eastAsia="Times New Roman" w:cstheme="minorHAnsi"/>
          <w:color w:val="000000"/>
          <w:lang w:val="en-US"/>
        </w:rPr>
        <w:t xml:space="preserve">, </w:t>
      </w:r>
      <w:proofErr w:type="spellStart"/>
      <w:r w:rsidRPr="006D69C5">
        <w:rPr>
          <w:rFonts w:eastAsia="Times New Roman" w:cstheme="minorHAnsi"/>
          <w:color w:val="000000"/>
          <w:lang w:val="en-US"/>
        </w:rPr>
        <w:t>Colleverde</w:t>
      </w:r>
      <w:proofErr w:type="spellEnd"/>
      <w:r w:rsidRPr="006D69C5">
        <w:rPr>
          <w:rFonts w:eastAsia="Times New Roman" w:cstheme="minorHAnsi"/>
          <w:color w:val="000000"/>
          <w:lang w:val="en-US"/>
        </w:rPr>
        <w:t>, Italy) and its battery (ER14250M) fixed on 5 mm-wide leather strap and protected from shock</w:t>
      </w:r>
      <w:r w:rsidR="0047277B" w:rsidRPr="006D69C5">
        <w:rPr>
          <w:rFonts w:eastAsia="Times New Roman" w:cstheme="minorHAnsi"/>
          <w:color w:val="000000"/>
          <w:lang w:val="en-US"/>
        </w:rPr>
        <w:t>s</w:t>
      </w:r>
      <w:r w:rsidRPr="006D69C5">
        <w:rPr>
          <w:rFonts w:eastAsia="Times New Roman" w:cstheme="minorHAnsi"/>
          <w:color w:val="000000"/>
          <w:lang w:val="en-US"/>
        </w:rPr>
        <w:t xml:space="preserve"> and sand by wrapping in parafilm and covering with 2-part epoxy glue. </w:t>
      </w:r>
      <w:r w:rsidR="00797978">
        <w:rPr>
          <w:rFonts w:eastAsia="Times New Roman" w:cstheme="minorHAnsi"/>
          <w:color w:val="000000"/>
          <w:lang w:val="en-US"/>
        </w:rPr>
        <w:t xml:space="preserve">Collars </w:t>
      </w:r>
      <w:r w:rsidR="00587B41">
        <w:rPr>
          <w:rFonts w:eastAsia="Times New Roman" w:cstheme="minorHAnsi"/>
          <w:color w:val="000000"/>
          <w:lang w:val="en-US"/>
        </w:rPr>
        <w:t>also included a small audio recorder (</w:t>
      </w:r>
      <w:proofErr w:type="spellStart"/>
      <w:r w:rsidR="00587B41">
        <w:rPr>
          <w:rFonts w:eastAsia="Times New Roman" w:cstheme="minorHAnsi"/>
          <w:color w:val="000000"/>
          <w:lang w:val="en-US"/>
        </w:rPr>
        <w:t>Edic</w:t>
      </w:r>
      <w:proofErr w:type="spellEnd"/>
      <w:r w:rsidR="00587B41">
        <w:rPr>
          <w:rFonts w:eastAsia="Times New Roman" w:cstheme="minorHAnsi"/>
          <w:color w:val="000000"/>
          <w:lang w:val="en-US"/>
        </w:rPr>
        <w:t xml:space="preserve">-mini Tiny+ A77, Ts-Market, Russia), and </w:t>
      </w:r>
      <w:proofErr w:type="spellStart"/>
      <w:r w:rsidR="00587B41">
        <w:rPr>
          <w:rFonts w:eastAsia="Times New Roman" w:cstheme="minorHAnsi"/>
          <w:color w:val="000000"/>
          <w:lang w:val="en-US"/>
        </w:rPr>
        <w:t>Axy-Treck</w:t>
      </w:r>
      <w:proofErr w:type="spellEnd"/>
      <w:r w:rsidR="00587B41">
        <w:rPr>
          <w:rFonts w:eastAsia="Times New Roman" w:cstheme="minorHAnsi"/>
          <w:color w:val="000000"/>
          <w:lang w:val="en-US"/>
        </w:rPr>
        <w:t xml:space="preserve"> units in 2021 were also collecting accelerometry data, but only GPS data was used in the present study. </w:t>
      </w:r>
      <w:r w:rsidRPr="006D69C5">
        <w:rPr>
          <w:rFonts w:eastAsia="Times New Roman" w:cstheme="minorHAnsi"/>
          <w:color w:val="000000"/>
          <w:lang w:val="en-US"/>
        </w:rPr>
        <w:t xml:space="preserve">The length of the strap was adjusted individually for each meerkat </w:t>
      </w:r>
      <w:r w:rsidR="00C05760" w:rsidRPr="006D69C5">
        <w:rPr>
          <w:rFonts w:eastAsia="Times New Roman" w:cstheme="minorHAnsi"/>
          <w:color w:val="000000"/>
          <w:lang w:val="en-US"/>
        </w:rPr>
        <w:t>based on</w:t>
      </w:r>
      <w:r w:rsidRPr="006D69C5">
        <w:rPr>
          <w:rFonts w:eastAsia="Times New Roman" w:cstheme="minorHAnsi"/>
          <w:color w:val="000000"/>
          <w:lang w:val="en-US"/>
        </w:rPr>
        <w:t xml:space="preserve"> prior neck measurements. The closing mechanism </w:t>
      </w:r>
      <w:r w:rsidR="001540EF" w:rsidRPr="006D69C5">
        <w:rPr>
          <w:rFonts w:eastAsia="Times New Roman" w:cstheme="minorHAnsi"/>
          <w:color w:val="000000"/>
          <w:lang w:val="en-US"/>
        </w:rPr>
        <w:t>consisted</w:t>
      </w:r>
      <w:r w:rsidRPr="006D69C5">
        <w:rPr>
          <w:rFonts w:eastAsia="Times New Roman" w:cstheme="minorHAnsi"/>
          <w:color w:val="000000"/>
          <w:lang w:val="en-US"/>
        </w:rPr>
        <w:t xml:space="preserve"> of 2 magnets (1*5*5mm) glued to 3-D printed plastic clasps at each end of the leather strap, designed to be able to close easily but to require human intervention to open. </w:t>
      </w:r>
      <w:r w:rsidR="001540EF" w:rsidRPr="006D69C5">
        <w:rPr>
          <w:rFonts w:eastAsia="Times New Roman" w:cstheme="minorHAnsi"/>
          <w:color w:val="000000"/>
          <w:lang w:val="en-US"/>
        </w:rPr>
        <w:t xml:space="preserve">Completed </w:t>
      </w:r>
      <w:r w:rsidR="002F775A" w:rsidRPr="006D69C5">
        <w:rPr>
          <w:rFonts w:eastAsia="Times New Roman" w:cstheme="minorHAnsi"/>
          <w:color w:val="000000"/>
          <w:lang w:val="en-US"/>
        </w:rPr>
        <w:t>collars</w:t>
      </w:r>
      <w:r w:rsidRPr="006D69C5">
        <w:rPr>
          <w:rFonts w:eastAsia="Times New Roman" w:cstheme="minorHAnsi"/>
          <w:color w:val="000000"/>
          <w:lang w:val="en-US"/>
        </w:rPr>
        <w:t xml:space="preserve"> weighed between 22 and 25g</w:t>
      </w:r>
      <w:r w:rsidR="00C05760" w:rsidRPr="006D69C5">
        <w:rPr>
          <w:rFonts w:eastAsia="Times New Roman" w:cstheme="minorHAnsi"/>
          <w:color w:val="000000"/>
          <w:lang w:val="en-US"/>
        </w:rPr>
        <w:t>, which was never more than 5% of the wearer’s body mass</w:t>
      </w:r>
      <w:r w:rsidRPr="006D69C5">
        <w:rPr>
          <w:rFonts w:eastAsia="Times New Roman" w:cstheme="minorHAnsi"/>
          <w:color w:val="000000"/>
          <w:lang w:val="en-US"/>
        </w:rPr>
        <w:t xml:space="preserve">. Once fitted on a meerkat, the GPS board </w:t>
      </w:r>
      <w:r w:rsidR="001540EF" w:rsidRPr="006D69C5">
        <w:rPr>
          <w:rFonts w:eastAsia="Times New Roman" w:cstheme="minorHAnsi"/>
          <w:color w:val="000000"/>
          <w:lang w:val="en-US"/>
        </w:rPr>
        <w:t>rested</w:t>
      </w:r>
      <w:r w:rsidRPr="006D69C5">
        <w:rPr>
          <w:rFonts w:eastAsia="Times New Roman" w:cstheme="minorHAnsi"/>
          <w:color w:val="000000"/>
          <w:lang w:val="en-US"/>
        </w:rPr>
        <w:t xml:space="preserve"> on back of the neck, with the whip antenna pointing down the back of the individual (Figure 1a). </w:t>
      </w:r>
    </w:p>
    <w:p w14:paraId="357C6E92" w14:textId="5C139B0A" w:rsidR="00F85EAE" w:rsidRPr="006D69C5" w:rsidRDefault="00F576F0" w:rsidP="00D27F62">
      <w:pPr>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Collar</w:t>
      </w:r>
      <w:r w:rsidR="00F85EAE" w:rsidRPr="006D69C5">
        <w:rPr>
          <w:rFonts w:eastAsia="Times New Roman" w:cstheme="minorHAnsi"/>
          <w:i/>
          <w:color w:val="434343"/>
          <w:lang w:val="en-US"/>
        </w:rPr>
        <w:t xml:space="preserve"> deployment</w:t>
      </w:r>
      <w:r w:rsidRPr="006D69C5">
        <w:rPr>
          <w:rFonts w:eastAsia="Times New Roman" w:cstheme="minorHAnsi"/>
          <w:i/>
          <w:color w:val="434343"/>
          <w:lang w:val="en-US"/>
        </w:rPr>
        <w:t>,</w:t>
      </w:r>
      <w:r w:rsidR="00F85EAE" w:rsidRPr="006D69C5">
        <w:rPr>
          <w:rFonts w:eastAsia="Times New Roman" w:cstheme="minorHAnsi"/>
          <w:i/>
          <w:color w:val="434343"/>
          <w:lang w:val="en-US"/>
        </w:rPr>
        <w:t xml:space="preserve"> duty cycle and retrieval</w:t>
      </w:r>
    </w:p>
    <w:p w14:paraId="67E61FCA" w14:textId="32183238" w:rsidR="00C17A45" w:rsidRPr="006D69C5" w:rsidRDefault="00096793" w:rsidP="0047277B">
      <w:pPr>
        <w:spacing w:after="240" w:line="360" w:lineRule="auto"/>
        <w:jc w:val="both"/>
        <w:rPr>
          <w:rFonts w:eastAsia="Times New Roman" w:cstheme="minorHAnsi"/>
          <w:color w:val="000000"/>
          <w:lang w:val="en-US"/>
        </w:rPr>
      </w:pPr>
      <w:r w:rsidRPr="006D69C5">
        <w:rPr>
          <w:rFonts w:eastAsia="Times New Roman" w:cstheme="minorHAnsi"/>
          <w:noProof/>
          <w:color w:val="000000"/>
          <w:lang w:val="en-US"/>
        </w:rPr>
        <mc:AlternateContent>
          <mc:Choice Requires="wpg">
            <w:drawing>
              <wp:anchor distT="0" distB="0" distL="114300" distR="114300" simplePos="0" relativeHeight="251653120" behindDoc="1" locked="0" layoutInCell="1" allowOverlap="1" wp14:anchorId="390E09F7" wp14:editId="44FFA351">
                <wp:simplePos x="0" y="0"/>
                <wp:positionH relativeFrom="margin">
                  <wp:align>right</wp:align>
                </wp:positionH>
                <wp:positionV relativeFrom="paragraph">
                  <wp:posOffset>1057819</wp:posOffset>
                </wp:positionV>
                <wp:extent cx="1885315" cy="2968625"/>
                <wp:effectExtent l="0" t="0" r="0" b="3175"/>
                <wp:wrapSquare wrapText="bothSides"/>
                <wp:docPr id="1" name="Group 108"/>
                <wp:cNvGraphicFramePr/>
                <a:graphic xmlns:a="http://schemas.openxmlformats.org/drawingml/2006/main">
                  <a:graphicData uri="http://schemas.microsoft.com/office/word/2010/wordprocessingGroup">
                    <wpg:wgp>
                      <wpg:cNvGrpSpPr/>
                      <wpg:grpSpPr>
                        <a:xfrm>
                          <a:off x="0" y="0"/>
                          <a:ext cx="1885315" cy="2968625"/>
                          <a:chOff x="0" y="0"/>
                          <a:chExt cx="1885690" cy="2969030"/>
                        </a:xfrm>
                      </wpg:grpSpPr>
                      <pic:pic xmlns:pic="http://schemas.openxmlformats.org/drawingml/2006/picture">
                        <pic:nvPicPr>
                          <pic:cNvPr id="2" name="Image 3" descr="DSC_6732"/>
                          <pic:cNvPicPr>
                            <a:picLocks noChangeAspect="1"/>
                          </pic:cNvPicPr>
                        </pic:nvPicPr>
                        <pic:blipFill rotWithShape="1">
                          <a:blip r:embed="rId12"/>
                          <a:srcRect l="13958" t="12730" r="54450" b="10237"/>
                          <a:stretch/>
                        </pic:blipFill>
                        <pic:spPr>
                          <a:xfrm>
                            <a:off x="4739" y="0"/>
                            <a:ext cx="1825914" cy="2969030"/>
                          </a:xfrm>
                          <a:prstGeom prst="roundRect">
                            <a:avLst/>
                          </a:prstGeom>
                        </pic:spPr>
                      </pic:pic>
                      <wps:wsp>
                        <wps:cNvPr id="4" name="Straight Arrow Connector 4"/>
                        <wps:cNvCnPr/>
                        <wps:spPr>
                          <a:xfrm flipH="1" flipV="1">
                            <a:off x="1249036" y="1082734"/>
                            <a:ext cx="248478" cy="35098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Rectangle 5"/>
                        <wps:cNvSpPr/>
                        <wps:spPr>
                          <a:xfrm>
                            <a:off x="1056220" y="1489431"/>
                            <a:ext cx="769069" cy="221200"/>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TextBox 10"/>
                        <wps:cNvSpPr txBox="1"/>
                        <wps:spPr>
                          <a:xfrm>
                            <a:off x="984497" y="1394546"/>
                            <a:ext cx="901193" cy="369332"/>
                          </a:xfrm>
                          <a:prstGeom prst="rect">
                            <a:avLst/>
                          </a:prstGeom>
                          <a:noFill/>
                          <a:ln>
                            <a:noFill/>
                          </a:ln>
                        </wps:spPr>
                        <wps:txbx>
                          <w:txbxContent>
                            <w:p w14:paraId="545A49F4" w14:textId="77777777" w:rsidR="00EE40E4" w:rsidRDefault="00EE40E4"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battery</w:t>
                              </w:r>
                            </w:p>
                          </w:txbxContent>
                        </wps:txbx>
                        <wps:bodyPr wrap="square" rtlCol="0">
                          <a:spAutoFit/>
                        </wps:bodyPr>
                      </wps:wsp>
                      <wps:wsp>
                        <wps:cNvPr id="9" name="Straight Arrow Connector 9"/>
                        <wps:cNvCnPr>
                          <a:cxnSpLocks/>
                        </wps:cNvCnPr>
                        <wps:spPr>
                          <a:xfrm flipH="1" flipV="1">
                            <a:off x="628722" y="934952"/>
                            <a:ext cx="64704" cy="41560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Rectangle 10"/>
                        <wps:cNvSpPr/>
                        <wps:spPr>
                          <a:xfrm>
                            <a:off x="465632" y="1422820"/>
                            <a:ext cx="466142" cy="511565"/>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41"/>
                        <wps:cNvSpPr txBox="1"/>
                        <wps:spPr>
                          <a:xfrm>
                            <a:off x="392977" y="1332115"/>
                            <a:ext cx="574092" cy="646331"/>
                          </a:xfrm>
                          <a:prstGeom prst="rect">
                            <a:avLst/>
                          </a:prstGeom>
                          <a:noFill/>
                          <a:ln>
                            <a:noFill/>
                          </a:ln>
                        </wps:spPr>
                        <wps:txbx>
                          <w:txbxContent>
                            <w:p w14:paraId="2F51686C" w14:textId="77777777" w:rsidR="00EE40E4" w:rsidRDefault="00EE40E4"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GPS</w:t>
                              </w:r>
                            </w:p>
                            <w:p w14:paraId="611FB726" w14:textId="77777777" w:rsidR="00EE40E4" w:rsidRDefault="00EE40E4"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unit</w:t>
                              </w:r>
                            </w:p>
                          </w:txbxContent>
                        </wps:txbx>
                        <wps:bodyPr wrap="square" rtlCol="0">
                          <a:spAutoFit/>
                        </wps:bodyPr>
                      </wps:wsp>
                      <wps:wsp>
                        <wps:cNvPr id="12" name="Straight Arrow Connector 12"/>
                        <wps:cNvCnPr>
                          <a:cxnSpLocks/>
                        </wps:cNvCnPr>
                        <wps:spPr>
                          <a:xfrm flipH="1" flipV="1">
                            <a:off x="253993" y="1332116"/>
                            <a:ext cx="81974" cy="85882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130693" y="2285505"/>
                            <a:ext cx="787785" cy="213101"/>
                          </a:xfrm>
                          <a:prstGeom prst="rect">
                            <a:avLst/>
                          </a:prstGeom>
                          <a:solidFill>
                            <a:schemeClr val="bg1">
                              <a:alpha val="5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TextBox 47"/>
                        <wps:cNvSpPr txBox="1"/>
                        <wps:spPr>
                          <a:xfrm>
                            <a:off x="0" y="2190943"/>
                            <a:ext cx="1046664" cy="369332"/>
                          </a:xfrm>
                          <a:prstGeom prst="rect">
                            <a:avLst/>
                          </a:prstGeom>
                          <a:noFill/>
                          <a:ln>
                            <a:noFill/>
                          </a:ln>
                        </wps:spPr>
                        <wps:txbx>
                          <w:txbxContent>
                            <w:p w14:paraId="662C9D9F" w14:textId="77777777" w:rsidR="00EE40E4" w:rsidRDefault="00EE40E4"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antenna</w:t>
                              </w:r>
                            </w:p>
                          </w:txbxContent>
                        </wps:txbx>
                        <wps:bodyPr wrap="square" rtlCol="0">
                          <a:spAutoFit/>
                        </wps:bodyPr>
                      </wps:wsp>
                    </wpg:wgp>
                  </a:graphicData>
                </a:graphic>
                <wp14:sizeRelH relativeFrom="margin">
                  <wp14:pctWidth>0</wp14:pctWidth>
                </wp14:sizeRelH>
              </wp:anchor>
            </w:drawing>
          </mc:Choice>
          <mc:Fallback>
            <w:pict>
              <v:group w14:anchorId="390E09F7" id="Group 108" o:spid="_x0000_s1026" style="position:absolute;left:0;text-align:left;margin-left:97.25pt;margin-top:83.3pt;width:148.45pt;height:233.75pt;z-index:-251663360;mso-position-horizontal:right;mso-position-horizontal-relative:margin;mso-width-relative:margin" coordsize="18856,296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DSC_6732" style="position:absolute;left:47;width:18259;height:29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" adj="3600">
                  <v:imagedata r:id="rId13" o:title="DSC_6732" croptop="8343f" cropbottom="6709f" cropleft="9148f" cropright="35684f"/>
                </v:shape>
                <v:shapetype id="_x0000_t32" coordsize="21600,21600" o:spt="32" o:oned="t" path="m,l21600,21600e" filled="f">
                  <v:path arrowok="t" fillok="f" o:connecttype="none"/>
                  <o:lock v:ext="edit" shapetype="t"/>
                </v:shapetype>
                <v:shape id="Straight Arrow Connector 4" o:spid="_x0000_s1028" type="#_x0000_t32" style="position:absolute;left:12490;top:10827;width:2485;height:35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" strokecolor="red" strokeweight="3pt">
                  <v:stroke endarrow="block" joinstyle="miter"/>
                </v:shape>
                <v:rect id="Rectangle 5" o:spid="_x0000_s1029" style="position:absolute;left:10562;top:14894;width:7690;height:2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" fillcolor="white [3212]" stroked="f" strokeweight="1pt">
                  <v:fill opacity="33410f"/>
                </v:rect>
                <v:shapetype id="_x0000_t202" coordsize="21600,21600" o:spt="202" path="m,l,21600r21600,l21600,xe">
                  <v:stroke joinstyle="miter"/>
                  <v:path gradientshapeok="t" o:connecttype="rect"/>
                </v:shapetype>
                <v:shape id="TextBox 10" o:spid="_x0000_s1030" type="#_x0000_t202" style="position:absolute;left:9844;top:13945;width:9012;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545A49F4" w14:textId="77777777" w:rsidR="00EE40E4" w:rsidRDefault="00EE40E4"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battery</w:t>
                        </w:r>
                      </w:p>
                    </w:txbxContent>
                  </v:textbox>
                </v:shape>
                <v:shape id="Straight Arrow Connector 9" o:spid="_x0000_s1031" type="#_x0000_t32" style="position:absolute;left:6287;top:9349;width:647;height:41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" strokecolor="red" strokeweight="3pt">
                  <v:stroke endarrow="block" joinstyle="miter"/>
                  <o:lock v:ext="edit" shapetype="f"/>
                </v:shape>
                <v:rect id="Rectangle 10" o:spid="_x0000_s1032" style="position:absolute;left:4656;top:14228;width:4661;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" fillcolor="white [3212]" stroked="f" strokeweight="1pt">
                  <v:fill opacity="33410f"/>
                </v:rect>
                <v:shape id="TextBox 41" o:spid="_x0000_s1033" type="#_x0000_t202" style="position:absolute;left:3929;top:13321;width:5741;height:6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2F51686C" w14:textId="77777777" w:rsidR="00EE40E4" w:rsidRDefault="00EE40E4"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GPS</w:t>
                        </w:r>
                      </w:p>
                      <w:p w14:paraId="611FB726" w14:textId="77777777" w:rsidR="00EE40E4" w:rsidRDefault="00EE40E4"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unit</w:t>
                        </w:r>
                      </w:p>
                    </w:txbxContent>
                  </v:textbox>
                </v:shape>
                <v:shape id="Straight Arrow Connector 12" o:spid="_x0000_s1034" type="#_x0000_t32" style="position:absolute;left:2539;top:13321;width:820;height:85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" strokecolor="red" strokeweight="3pt">
                  <v:stroke endarrow="block" joinstyle="miter"/>
                  <o:lock v:ext="edit" shapetype="f"/>
                </v:shape>
                <v:rect id="Rectangle 14" o:spid="_x0000_s1035" style="position:absolute;left:1306;top:22855;width:7878;height:2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" fillcolor="white [3212]" stroked="f" strokeweight="1pt">
                  <v:fill opacity="33410f"/>
                </v:rect>
                <v:shape id="TextBox 47" o:spid="_x0000_s1036" type="#_x0000_t202" style="position:absolute;top:21909;width:10466;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662C9D9F" w14:textId="77777777" w:rsidR="00EE40E4" w:rsidRDefault="00EE40E4" w:rsidP="00096793">
                        <w:pPr>
                          <w:pStyle w:val="NormalWeb"/>
                          <w:spacing w:before="0" w:beforeAutospacing="0" w:after="0" w:afterAutospacing="0"/>
                          <w:jc w:val="center"/>
                        </w:pPr>
                        <w:r>
                          <w:rPr>
                            <w:rFonts w:asciiTheme="minorHAnsi" w:hAnsi="Calibri" w:cstheme="minorBidi"/>
                            <w:b/>
                            <w:bCs/>
                            <w:color w:val="FF0000"/>
                            <w:kern w:val="24"/>
                            <w:sz w:val="36"/>
                            <w:szCs w:val="36"/>
                            <w:lang w:val="en-US"/>
                          </w:rPr>
                          <w:t>antenna</w:t>
                        </w:r>
                      </w:p>
                    </w:txbxContent>
                  </v:textbox>
                </v:shape>
                <w10:wrap type="square" anchorx="margin"/>
              </v:group>
            </w:pict>
          </mc:Fallback>
        </mc:AlternateContent>
      </w:r>
      <w:r w:rsidR="00F576F0" w:rsidRPr="006D69C5">
        <w:rPr>
          <w:rFonts w:eastAsia="Times New Roman" w:cstheme="minorHAnsi"/>
          <w:color w:val="000000"/>
          <w:lang w:val="en-US"/>
        </w:rPr>
        <w:t>In winter months, meerkats typically spend up to an hour</w:t>
      </w:r>
      <w:r w:rsidR="004640BA" w:rsidRPr="006D69C5">
        <w:rPr>
          <w:rFonts w:eastAsia="Times New Roman" w:cstheme="minorHAnsi"/>
          <w:color w:val="000000"/>
          <w:lang w:val="en-US"/>
        </w:rPr>
        <w:t xml:space="preserve"> in the morning</w:t>
      </w:r>
      <w:r w:rsidR="00F576F0" w:rsidRPr="006D69C5">
        <w:rPr>
          <w:rFonts w:eastAsia="Times New Roman" w:cstheme="minorHAnsi"/>
          <w:color w:val="000000"/>
          <w:lang w:val="en-US"/>
        </w:rPr>
        <w:t xml:space="preserve"> at the</w:t>
      </w:r>
      <w:r w:rsidR="004640BA" w:rsidRPr="006D69C5">
        <w:rPr>
          <w:rFonts w:eastAsia="Times New Roman" w:cstheme="minorHAnsi"/>
          <w:color w:val="000000"/>
          <w:lang w:val="en-US"/>
        </w:rPr>
        <w:t>ir</w:t>
      </w:r>
      <w:r w:rsidR="00F576F0" w:rsidRPr="006D69C5">
        <w:rPr>
          <w:rFonts w:eastAsia="Times New Roman" w:cstheme="minorHAnsi"/>
          <w:color w:val="000000"/>
          <w:lang w:val="en-US"/>
        </w:rPr>
        <w:t xml:space="preserve"> communal </w:t>
      </w:r>
      <w:r w:rsidR="004640BA" w:rsidRPr="006D69C5">
        <w:rPr>
          <w:rFonts w:eastAsia="Times New Roman" w:cstheme="minorHAnsi"/>
          <w:color w:val="000000"/>
          <w:lang w:val="en-US"/>
        </w:rPr>
        <w:t xml:space="preserve">sleeping </w:t>
      </w:r>
      <w:r w:rsidR="00F576F0" w:rsidRPr="006D69C5">
        <w:rPr>
          <w:rFonts w:eastAsia="Times New Roman" w:cstheme="minorHAnsi"/>
          <w:color w:val="000000"/>
          <w:lang w:val="en-US"/>
        </w:rPr>
        <w:t xml:space="preserve">burrow before moving off to forage. During this time, they are typically relaxed and often stand upright in the sun to warm up or groom one another, thus presenting an ideal opportunity for non-invasive collar deployment. To deploy collars, one person would slowly approach a meerkat and start grooming its neck to test receptivity. If the target remained stationary and showed no sign of discomfort, the person would then try to clasp an appropriately-sized collar around its neck, stopping if the meerkat recoiled or moved away. To collar some individuals, a second person presented a water bottle to distract them, and the collar was clasped around the outstretched neck of the drinking meerkat. After two failed attempts for a given individual, it would be left alone for the rest of the day to prevent any risk of de-habituation. </w:t>
      </w:r>
      <w:r w:rsidR="00D31AE1" w:rsidRPr="006D69C5">
        <w:rPr>
          <w:rFonts w:eastAsia="Times New Roman" w:cstheme="minorHAnsi"/>
          <w:color w:val="000000"/>
          <w:lang w:val="en-US"/>
        </w:rPr>
        <w:t xml:space="preserve">After successful collaring, individuals were observed for at least ten minutes and the collar was removed if they exhibited any kind of unusual </w:t>
      </w:r>
      <w:r w:rsidR="00EB517F" w:rsidRPr="006D69C5">
        <w:rPr>
          <w:rFonts w:eastAsia="Times New Roman" w:cstheme="minorHAnsi"/>
          <w:color w:val="000000"/>
          <w:lang w:val="en-US"/>
        </w:rPr>
        <w:t>behavior for more than a few minutes (e.g. scratching at the collar, trying to remove it)</w:t>
      </w:r>
      <w:r w:rsidR="00D31AE1" w:rsidRPr="006D69C5">
        <w:rPr>
          <w:rFonts w:eastAsia="Times New Roman" w:cstheme="minorHAnsi"/>
          <w:color w:val="000000"/>
          <w:lang w:val="en-US"/>
        </w:rPr>
        <w:t xml:space="preserve">. This </w:t>
      </w:r>
      <w:r w:rsidR="00D31AE1" w:rsidRPr="006D69C5">
        <w:rPr>
          <w:rFonts w:eastAsia="Times New Roman" w:cstheme="minorHAnsi"/>
          <w:color w:val="000000"/>
          <w:lang w:val="en-US"/>
        </w:rPr>
        <w:lastRenderedPageBreak/>
        <w:t xml:space="preserve">happened in very few cases, always on the smallest </w:t>
      </w:r>
      <w:r w:rsidR="00EB517F" w:rsidRPr="006D69C5">
        <w:rPr>
          <w:rFonts w:eastAsia="Times New Roman" w:cstheme="minorHAnsi"/>
          <w:color w:val="000000"/>
          <w:lang w:val="en-US"/>
        </w:rPr>
        <w:t xml:space="preserve">individuals. In these few cases we removed the collars </w:t>
      </w:r>
      <w:proofErr w:type="gramStart"/>
      <w:r w:rsidR="00EB517F" w:rsidRPr="006D69C5">
        <w:rPr>
          <w:rFonts w:eastAsia="Times New Roman" w:cstheme="minorHAnsi"/>
          <w:color w:val="000000"/>
          <w:lang w:val="en-US"/>
        </w:rPr>
        <w:t>and in some instances</w:t>
      </w:r>
      <w:proofErr w:type="gramEnd"/>
      <w:r w:rsidR="00EB517F" w:rsidRPr="006D69C5">
        <w:rPr>
          <w:rFonts w:eastAsia="Times New Roman" w:cstheme="minorHAnsi"/>
          <w:color w:val="000000"/>
          <w:lang w:val="en-US"/>
        </w:rPr>
        <w:t xml:space="preserve"> re-deployed different collars on a subsequent day (if collar fit was determined to be the issue).</w:t>
      </w:r>
      <w:r w:rsidR="00D31AE1" w:rsidRPr="006D69C5">
        <w:rPr>
          <w:rFonts w:eastAsia="Times New Roman" w:cstheme="minorHAnsi"/>
          <w:color w:val="000000"/>
          <w:lang w:val="en-US"/>
        </w:rPr>
        <w:t xml:space="preserve"> </w:t>
      </w:r>
      <w:r w:rsidR="00F576F0" w:rsidRPr="006D69C5">
        <w:rPr>
          <w:rFonts w:eastAsia="Times New Roman" w:cstheme="minorHAnsi"/>
          <w:color w:val="000000"/>
          <w:lang w:val="en-US"/>
        </w:rPr>
        <w:t xml:space="preserve">At the end of data collection, collars were taken off much in the same way as they were put on, though sometimes as well during foraging since removal could be done much more quickly and easily than deployment. Juvenile individuals were too small to wear a </w:t>
      </w:r>
      <w:r w:rsidR="00C12072" w:rsidRPr="006D69C5">
        <w:rPr>
          <w:rFonts w:eastAsia="Times New Roman" w:cstheme="minorHAnsi"/>
          <w:color w:val="000000"/>
          <w:lang w:val="en-US"/>
        </w:rPr>
        <w:t xml:space="preserve">GPS </w:t>
      </w:r>
      <w:r w:rsidR="00F576F0" w:rsidRPr="006D69C5">
        <w:rPr>
          <w:rFonts w:eastAsia="Times New Roman" w:cstheme="minorHAnsi"/>
          <w:color w:val="000000"/>
          <w:lang w:val="en-US"/>
        </w:rPr>
        <w:t>collar, therefore their movement could not be recorded. </w:t>
      </w:r>
      <w:r w:rsidR="0047277B" w:rsidRPr="006D69C5">
        <w:rPr>
          <w:rFonts w:eastAsia="Times New Roman" w:cstheme="minorHAnsi"/>
          <w:color w:val="000000"/>
          <w:lang w:val="en-US"/>
        </w:rPr>
        <w:t xml:space="preserve">All GPS units </w:t>
      </w:r>
      <w:r w:rsidR="00F576F0" w:rsidRPr="006D69C5">
        <w:rPr>
          <w:rFonts w:eastAsia="Times New Roman" w:cstheme="minorHAnsi"/>
          <w:color w:val="000000"/>
          <w:lang w:val="en-US"/>
        </w:rPr>
        <w:t>in</w:t>
      </w:r>
      <w:r w:rsidR="0047277B" w:rsidRPr="006D69C5">
        <w:rPr>
          <w:rFonts w:eastAsia="Times New Roman" w:cstheme="minorHAnsi"/>
          <w:color w:val="000000"/>
          <w:lang w:val="en-US"/>
        </w:rPr>
        <w:t xml:space="preserve"> a given group were </w:t>
      </w:r>
      <w:r w:rsidR="00F576F0" w:rsidRPr="006D69C5">
        <w:rPr>
          <w:rFonts w:eastAsia="Times New Roman" w:cstheme="minorHAnsi"/>
          <w:color w:val="000000"/>
          <w:lang w:val="en-US"/>
        </w:rPr>
        <w:t>synchronized</w:t>
      </w:r>
      <w:r w:rsidR="0047277B" w:rsidRPr="006D69C5">
        <w:rPr>
          <w:rFonts w:eastAsia="Times New Roman" w:cstheme="minorHAnsi"/>
          <w:color w:val="000000"/>
          <w:lang w:val="en-US"/>
        </w:rPr>
        <w:t xml:space="preserve"> to start on the same day and to record at 1 </w:t>
      </w:r>
      <w:r w:rsidR="006472C9" w:rsidRPr="006D69C5">
        <w:rPr>
          <w:rFonts w:eastAsia="Times New Roman" w:cstheme="minorHAnsi"/>
          <w:color w:val="000000"/>
          <w:lang w:val="en-US"/>
        </w:rPr>
        <w:t xml:space="preserve">GPS </w:t>
      </w:r>
      <w:r w:rsidR="0047277B" w:rsidRPr="006D69C5">
        <w:rPr>
          <w:rFonts w:eastAsia="Times New Roman" w:cstheme="minorHAnsi"/>
          <w:color w:val="000000"/>
          <w:lang w:val="en-US"/>
        </w:rPr>
        <w:t>fix/second for 3 hours every day</w:t>
      </w:r>
      <w:r w:rsidR="004640BA" w:rsidRPr="006D69C5">
        <w:rPr>
          <w:rFonts w:eastAsia="Times New Roman" w:cstheme="minorHAnsi"/>
          <w:color w:val="000000"/>
          <w:lang w:val="en-US"/>
        </w:rPr>
        <w:t>, either in the morning after the group had left the sleeping burrow, or in the afternoon before returning to it depending on the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These are times when meerkats are foraging freely within their territory and are usually the most active.</w:t>
      </w:r>
      <w:r w:rsidR="0047277B" w:rsidRPr="006D69C5">
        <w:rPr>
          <w:rFonts w:eastAsia="Times New Roman" w:cstheme="minorHAnsi"/>
          <w:color w:val="000000"/>
          <w:lang w:val="en-US"/>
        </w:rPr>
        <w:t xml:space="preserve"> Recording duration </w:t>
      </w:r>
      <w:r w:rsidR="004640BA" w:rsidRPr="006D69C5">
        <w:rPr>
          <w:rFonts w:eastAsia="Times New Roman" w:cstheme="minorHAnsi"/>
          <w:color w:val="000000"/>
          <w:lang w:val="en-US"/>
        </w:rPr>
        <w:t>for a single deployment</w:t>
      </w:r>
      <w:r w:rsidR="00457A6B" w:rsidRPr="006D69C5">
        <w:rPr>
          <w:rFonts w:eastAsia="Times New Roman" w:cstheme="minorHAnsi"/>
          <w:color w:val="000000"/>
          <w:lang w:val="en-US"/>
        </w:rPr>
        <w:t xml:space="preserve"> round</w:t>
      </w:r>
      <w:r w:rsidR="004640BA" w:rsidRPr="006D69C5">
        <w:rPr>
          <w:rFonts w:eastAsia="Times New Roman" w:cstheme="minorHAnsi"/>
          <w:color w:val="000000"/>
          <w:lang w:val="en-US"/>
        </w:rPr>
        <w:t xml:space="preserve"> </w:t>
      </w:r>
      <w:r w:rsidR="0047277B" w:rsidRPr="006D69C5">
        <w:rPr>
          <w:rFonts w:eastAsia="Times New Roman" w:cstheme="minorHAnsi"/>
          <w:color w:val="000000"/>
          <w:lang w:val="en-US"/>
        </w:rPr>
        <w:t xml:space="preserve">ranged from </w:t>
      </w:r>
      <w:r w:rsidR="009249ED" w:rsidRPr="006D69C5">
        <w:rPr>
          <w:rFonts w:eastAsia="Times New Roman" w:cstheme="minorHAnsi"/>
          <w:color w:val="000000"/>
          <w:lang w:val="en-US"/>
        </w:rPr>
        <w:t>6 days to 1</w:t>
      </w:r>
      <w:r w:rsidR="004640BA" w:rsidRPr="006D69C5">
        <w:rPr>
          <w:rFonts w:eastAsia="Times New Roman" w:cstheme="minorHAnsi"/>
          <w:color w:val="000000"/>
          <w:lang w:val="en-US"/>
        </w:rPr>
        <w:t>0</w:t>
      </w:r>
      <w:r w:rsidR="009249ED" w:rsidRPr="006D69C5">
        <w:rPr>
          <w:rFonts w:eastAsia="Times New Roman" w:cstheme="minorHAnsi"/>
          <w:color w:val="000000"/>
          <w:lang w:val="en-US"/>
        </w:rPr>
        <w:t xml:space="preserve"> days </w:t>
      </w:r>
      <w:r w:rsidR="004640BA" w:rsidRPr="006D69C5">
        <w:rPr>
          <w:rFonts w:eastAsia="Times New Roman" w:cstheme="minorHAnsi"/>
          <w:color w:val="000000"/>
          <w:lang w:val="en-US"/>
        </w:rPr>
        <w:t xml:space="preserve">depending </w:t>
      </w:r>
      <w:r w:rsidR="00D31AE1" w:rsidRPr="006D69C5">
        <w:rPr>
          <w:rFonts w:eastAsia="Times New Roman" w:cstheme="minorHAnsi"/>
          <w:color w:val="000000"/>
          <w:lang w:val="en-US"/>
        </w:rPr>
        <w:t>on GPS-battery life.</w:t>
      </w:r>
      <w:r w:rsidR="00C12072" w:rsidRPr="006D69C5">
        <w:rPr>
          <w:rFonts w:eastAsia="Times New Roman" w:cstheme="minorHAnsi"/>
          <w:color w:val="000000"/>
          <w:lang w:val="en-US"/>
        </w:rPr>
        <w:t xml:space="preserve"> See Supplemental Table X for detailed information on group composition and deployment timing.</w:t>
      </w:r>
    </w:p>
    <w:p w14:paraId="4CFA6FF6" w14:textId="5D82574A" w:rsidR="009249ED" w:rsidRPr="006D69C5" w:rsidRDefault="009249ED" w:rsidP="009249ED">
      <w:pPr>
        <w:spacing w:before="320" w:after="80" w:line="360" w:lineRule="auto"/>
        <w:jc w:val="both"/>
        <w:outlineLvl w:val="2"/>
        <w:rPr>
          <w:rFonts w:eastAsia="Times New Roman" w:cstheme="minorHAnsi"/>
          <w:b/>
          <w:bCs/>
          <w:i/>
          <w:lang w:val="en-US"/>
        </w:rPr>
      </w:pPr>
      <w:r w:rsidRPr="006D69C5">
        <w:rPr>
          <w:rFonts w:eastAsia="Times New Roman" w:cstheme="minorHAnsi"/>
          <w:i/>
          <w:color w:val="434343"/>
          <w:lang w:val="en-US"/>
        </w:rPr>
        <w:t>Focal recordings of untagged individuals</w:t>
      </w:r>
      <w:r w:rsidR="003C106C" w:rsidRPr="006D69C5">
        <w:rPr>
          <w:rFonts w:eastAsia="Times New Roman" w:cstheme="minorHAnsi"/>
          <w:i/>
          <w:color w:val="434343"/>
          <w:lang w:val="en-US"/>
        </w:rPr>
        <w:t xml:space="preserve"> and scans</w:t>
      </w:r>
    </w:p>
    <w:p w14:paraId="517D3F83" w14:textId="5C2C454F" w:rsidR="009249ED" w:rsidRPr="006D69C5" w:rsidRDefault="009249ED" w:rsidP="009249ED">
      <w:pPr>
        <w:spacing w:after="0" w:line="360" w:lineRule="auto"/>
        <w:jc w:val="both"/>
        <w:rPr>
          <w:rFonts w:eastAsia="Times New Roman" w:cstheme="minorHAnsi"/>
          <w:lang w:val="en-US"/>
        </w:rPr>
      </w:pPr>
      <w:r w:rsidRPr="006D69C5">
        <w:rPr>
          <w:rFonts w:eastAsia="Times New Roman" w:cstheme="minorHAnsi"/>
          <w:color w:val="000000"/>
          <w:lang w:val="en-US"/>
        </w:rPr>
        <w:t>Some non-juvenile individuals that could not be collared via the methods described above were instead continuously recorded by a human observer. A GPS tag equivalent to those deployed in collars was strapped to the end of a telescopic pole and thus kept within 1 meter of the foraging meerkat for the duration of each session.</w:t>
      </w:r>
      <w:r w:rsidR="00172D8C" w:rsidRPr="006D69C5">
        <w:rPr>
          <w:rFonts w:eastAsia="Times New Roman" w:cstheme="minorHAnsi"/>
          <w:color w:val="000000"/>
          <w:lang w:val="en-US"/>
        </w:rPr>
        <w:t xml:space="preserve"> At the same time, the observer was vocally describing the focal meerkat’s behavior in a handheld microphone, including occasional moments when it was getting out of range of the </w:t>
      </w:r>
      <w:r w:rsidR="002A6DA1" w:rsidRPr="006D69C5">
        <w:rPr>
          <w:rFonts w:eastAsia="Times New Roman" w:cstheme="minorHAnsi"/>
          <w:color w:val="000000"/>
          <w:lang w:val="en-US"/>
        </w:rPr>
        <w:t xml:space="preserve">pole so that these portions could be removed from the recorded trajectories. </w:t>
      </w:r>
      <w:r w:rsidR="00457A6B" w:rsidRPr="006D69C5">
        <w:rPr>
          <w:rFonts w:eastAsia="Times New Roman" w:cstheme="minorHAnsi"/>
          <w:color w:val="000000"/>
          <w:lang w:val="en-US"/>
        </w:rPr>
        <w:t>We then</w:t>
      </w:r>
      <w:r w:rsidRPr="006D69C5">
        <w:rPr>
          <w:rFonts w:eastAsia="Times New Roman" w:cstheme="minorHAnsi"/>
          <w:color w:val="000000"/>
          <w:lang w:val="en-US"/>
        </w:rPr>
        <w:t xml:space="preserve"> processed</w:t>
      </w:r>
      <w:r w:rsidR="00457A6B" w:rsidRPr="006D69C5">
        <w:rPr>
          <w:rFonts w:eastAsia="Times New Roman" w:cstheme="minorHAnsi"/>
          <w:color w:val="000000"/>
          <w:lang w:val="en-US"/>
        </w:rPr>
        <w:t xml:space="preserve"> the data of the uncollared</w:t>
      </w:r>
      <w:ins w:id="48" w:author="Seretta Gamba" w:date="2021-12-10T08:49:00Z">
        <w:r w:rsidR="001D1375">
          <w:rPr>
            <w:rFonts w:eastAsia="Times New Roman" w:cstheme="minorHAnsi"/>
            <w:color w:val="000000"/>
            <w:lang w:val="en-US"/>
          </w:rPr>
          <w:t xml:space="preserve"> individuals</w:t>
        </w:r>
      </w:ins>
      <w:r w:rsidRPr="006D69C5">
        <w:rPr>
          <w:rFonts w:eastAsia="Times New Roman" w:cstheme="minorHAnsi"/>
          <w:color w:val="000000"/>
          <w:lang w:val="en-US"/>
        </w:rPr>
        <w:t xml:space="preserve"> exactly in the same way as </w:t>
      </w:r>
      <w:r w:rsidR="00457A6B" w:rsidRPr="006D69C5">
        <w:rPr>
          <w:rFonts w:eastAsia="Times New Roman" w:cstheme="minorHAnsi"/>
          <w:color w:val="000000"/>
          <w:lang w:val="en-US"/>
        </w:rPr>
        <w:t>data from meerkats wearing a</w:t>
      </w:r>
      <w:r w:rsidRPr="006D69C5">
        <w:rPr>
          <w:rFonts w:eastAsia="Times New Roman" w:cstheme="minorHAnsi"/>
          <w:color w:val="000000"/>
          <w:lang w:val="en-US"/>
        </w:rPr>
        <w:t xml:space="preserve"> collar</w:t>
      </w:r>
      <w:r w:rsidR="00C12072" w:rsidRPr="006D69C5">
        <w:rPr>
          <w:rFonts w:eastAsia="Times New Roman" w:cstheme="minorHAnsi"/>
          <w:color w:val="000000"/>
          <w:lang w:val="en-US"/>
        </w:rPr>
        <w:t xml:space="preserve"> (see below)</w:t>
      </w:r>
      <w:r w:rsidRPr="006D69C5">
        <w:rPr>
          <w:rFonts w:eastAsia="Times New Roman" w:cstheme="minorHAnsi"/>
          <w:color w:val="000000"/>
          <w:lang w:val="en-US"/>
        </w:rPr>
        <w:t>.</w:t>
      </w:r>
      <w:r w:rsidR="003C106C" w:rsidRPr="006D69C5">
        <w:rPr>
          <w:rFonts w:eastAsia="Times New Roman" w:cstheme="minorHAnsi"/>
          <w:color w:val="000000"/>
          <w:lang w:val="en-US"/>
        </w:rPr>
        <w:t xml:space="preserve"> Another person perform</w:t>
      </w:r>
      <w:r w:rsidR="00457A6B" w:rsidRPr="006D69C5">
        <w:rPr>
          <w:rFonts w:eastAsia="Times New Roman" w:cstheme="minorHAnsi"/>
          <w:color w:val="000000"/>
          <w:lang w:val="en-US"/>
        </w:rPr>
        <w:t>ed</w:t>
      </w:r>
      <w:r w:rsidR="003C106C" w:rsidRPr="006D69C5">
        <w:rPr>
          <w:rFonts w:eastAsia="Times New Roman" w:cstheme="minorHAnsi"/>
          <w:color w:val="000000"/>
          <w:lang w:val="en-US"/>
        </w:rPr>
        <w:t xml:space="preserve"> scans by noting in a tablet when specific events would happen</w:t>
      </w:r>
      <w:r w:rsidR="002A6DA1" w:rsidRPr="006D69C5">
        <w:rPr>
          <w:rFonts w:eastAsia="Times New Roman" w:cstheme="minorHAnsi"/>
          <w:color w:val="000000"/>
          <w:lang w:val="en-US"/>
        </w:rPr>
        <w:t xml:space="preserve"> </w:t>
      </w:r>
      <w:r w:rsidR="005D4E8D" w:rsidRPr="006D69C5">
        <w:rPr>
          <w:rFonts w:eastAsia="Times New Roman" w:cstheme="minorHAnsi"/>
          <w:color w:val="000000"/>
          <w:lang w:val="en-US"/>
        </w:rPr>
        <w:t xml:space="preserve">on an all-occurrence basis </w:t>
      </w:r>
      <w:r w:rsidR="003C106C" w:rsidRPr="006D69C5">
        <w:rPr>
          <w:rFonts w:eastAsia="Times New Roman" w:cstheme="minorHAnsi"/>
          <w:color w:val="000000"/>
          <w:lang w:val="en-US"/>
        </w:rPr>
        <w:t xml:space="preserve">(predator alarm, encounter with another group, </w:t>
      </w:r>
      <w:proofErr w:type="spellStart"/>
      <w:r w:rsidR="003C106C" w:rsidRPr="006D69C5">
        <w:rPr>
          <w:rFonts w:eastAsia="Times New Roman" w:cstheme="minorHAnsi"/>
          <w:color w:val="000000"/>
          <w:lang w:val="en-US"/>
        </w:rPr>
        <w:t>etc</w:t>
      </w:r>
      <w:proofErr w:type="spellEnd"/>
      <w:r w:rsidR="003C106C" w:rsidRPr="006D69C5">
        <w:rPr>
          <w:rFonts w:eastAsia="Times New Roman" w:cstheme="minorHAnsi"/>
          <w:color w:val="000000"/>
          <w:lang w:val="en-US"/>
        </w:rPr>
        <w:t>…).</w:t>
      </w:r>
      <w:r w:rsidR="00D31AE1" w:rsidRPr="006D69C5">
        <w:rPr>
          <w:rFonts w:eastAsia="Times New Roman" w:cstheme="minorHAnsi"/>
          <w:color w:val="000000"/>
          <w:lang w:val="en-US"/>
        </w:rPr>
        <w:t xml:space="preserve"> The numbers of meerkats which could be focal-followed depended on the number of persons available</w:t>
      </w:r>
      <w:r w:rsidR="009035B2" w:rsidRPr="006D69C5">
        <w:rPr>
          <w:rFonts w:eastAsia="Times New Roman" w:cstheme="minorHAnsi"/>
          <w:color w:val="000000"/>
          <w:lang w:val="en-US"/>
        </w:rPr>
        <w:t xml:space="preserve"> (never more than 3)</w:t>
      </w:r>
      <w:r w:rsidR="00D31AE1" w:rsidRPr="006D69C5">
        <w:rPr>
          <w:rFonts w:eastAsia="Times New Roman" w:cstheme="minorHAnsi"/>
          <w:color w:val="000000"/>
          <w:lang w:val="en-US"/>
        </w:rPr>
        <w:t xml:space="preserve">, therefore </w:t>
      </w:r>
      <w:r w:rsidR="00457A6B" w:rsidRPr="006D69C5">
        <w:rPr>
          <w:rFonts w:eastAsia="Times New Roman" w:cstheme="minorHAnsi"/>
          <w:color w:val="000000"/>
          <w:lang w:val="en-US"/>
        </w:rPr>
        <w:t>not every non-juvenile could be recorded on every day, especially as GPS tags started failing due to low battery towards the end of the deployment round.</w:t>
      </w:r>
    </w:p>
    <w:p w14:paraId="56F48AD4" w14:textId="5BE384DC" w:rsidR="009249ED" w:rsidRPr="006D69C5" w:rsidRDefault="00307D20" w:rsidP="00D27F62">
      <w:pPr>
        <w:spacing w:before="320" w:after="80" w:line="360" w:lineRule="auto"/>
        <w:jc w:val="both"/>
        <w:outlineLvl w:val="2"/>
        <w:rPr>
          <w:rFonts w:eastAsia="Times New Roman" w:cstheme="minorHAnsi"/>
          <w:i/>
          <w:color w:val="434343"/>
          <w:lang w:val="en-US"/>
        </w:rPr>
      </w:pPr>
      <w:r w:rsidRPr="006D69C5">
        <w:rPr>
          <w:rFonts w:eastAsia="Times New Roman" w:cstheme="minorHAnsi"/>
          <w:i/>
          <w:color w:val="434343"/>
          <w:lang w:val="en-US"/>
        </w:rPr>
        <w:t>Data</w:t>
      </w:r>
      <w:r w:rsidR="00F85EAE" w:rsidRPr="006D69C5">
        <w:rPr>
          <w:rFonts w:eastAsia="Times New Roman" w:cstheme="minorHAnsi"/>
          <w:i/>
          <w:color w:val="434343"/>
          <w:lang w:val="en-US"/>
        </w:rPr>
        <w:t xml:space="preserve"> </w:t>
      </w:r>
      <w:r w:rsidR="003F452D" w:rsidRPr="006D69C5">
        <w:rPr>
          <w:rFonts w:eastAsia="Times New Roman" w:cstheme="minorHAnsi"/>
          <w:i/>
          <w:color w:val="434343"/>
          <w:lang w:val="en-US"/>
        </w:rPr>
        <w:t>pre-</w:t>
      </w:r>
      <w:r w:rsidR="00F85EAE" w:rsidRPr="006D69C5">
        <w:rPr>
          <w:rFonts w:eastAsia="Times New Roman" w:cstheme="minorHAnsi"/>
          <w:i/>
          <w:color w:val="434343"/>
          <w:lang w:val="en-US"/>
        </w:rPr>
        <w:t>processing</w:t>
      </w:r>
    </w:p>
    <w:p w14:paraId="663889FA" w14:textId="67F9CA14" w:rsidR="009249ED" w:rsidRPr="006D69C5" w:rsidRDefault="005D4E8D" w:rsidP="009249ED">
      <w:pPr>
        <w:spacing w:before="240" w:after="240" w:line="360" w:lineRule="auto"/>
        <w:jc w:val="both"/>
        <w:rPr>
          <w:rFonts w:eastAsia="Times New Roman" w:cstheme="minorHAnsi"/>
          <w:color w:val="000000"/>
          <w:lang w:val="en-US"/>
        </w:rPr>
      </w:pPr>
      <w:r w:rsidRPr="006D69C5">
        <w:rPr>
          <w:rFonts w:eastAsia="Times New Roman" w:cstheme="minorHAnsi"/>
          <w:color w:val="000000"/>
          <w:lang w:val="en-US"/>
        </w:rPr>
        <w:t>To increase GPS reliability and reduce sampling biases we pre-processed the data before subsequent analyses</w:t>
      </w:r>
      <w:r w:rsidR="00172D8C" w:rsidRPr="006D69C5">
        <w:rPr>
          <w:rFonts w:eastAsia="Times New Roman" w:cstheme="minorHAnsi"/>
          <w:color w:val="000000"/>
          <w:lang w:val="en-US"/>
        </w:rPr>
        <w:t>, by undertaking the following steps.</w:t>
      </w:r>
    </w:p>
    <w:p w14:paraId="16DEF3EC" w14:textId="6C398A0C" w:rsidR="005D4E8D" w:rsidRPr="006D69C5" w:rsidRDefault="005D4E8D" w:rsidP="009249ED">
      <w:pPr>
        <w:spacing w:before="240" w:after="240" w:line="360" w:lineRule="auto"/>
        <w:jc w:val="both"/>
        <w:rPr>
          <w:rFonts w:eastAsia="Times New Roman" w:cstheme="minorHAnsi"/>
          <w:lang w:val="en-US"/>
        </w:rPr>
      </w:pPr>
      <w:r w:rsidRPr="006D69C5">
        <w:rPr>
          <w:rFonts w:eastAsia="Times New Roman" w:cstheme="minorHAnsi"/>
          <w:color w:val="000000"/>
          <w:lang w:val="en-US"/>
        </w:rPr>
        <w:t xml:space="preserve">When GPS signals were not recorded continuously we discarded all fixes taken 30s before signal loss and 30s after retrieval. Similarly, we removed fixes with fewer than 5 satellites detected.  We also removed data suggesting unrealistic </w:t>
      </w:r>
      <w:r w:rsidR="00172D8C" w:rsidRPr="006D69C5">
        <w:rPr>
          <w:rFonts w:eastAsia="Times New Roman" w:cstheme="minorHAnsi"/>
          <w:color w:val="000000"/>
          <w:lang w:val="en-US"/>
        </w:rPr>
        <w:t>speeds (&gt; 10 m displacement between 2 fixes 1 second apart) as</w:t>
      </w:r>
      <w:r w:rsidRPr="006D69C5">
        <w:rPr>
          <w:rFonts w:eastAsia="Times New Roman" w:cstheme="minorHAnsi"/>
          <w:color w:val="000000"/>
          <w:lang w:val="en-US"/>
        </w:rPr>
        <w:t xml:space="preserve"> </w:t>
      </w:r>
      <w:r w:rsidRPr="006D69C5">
        <w:rPr>
          <w:rFonts w:eastAsia="Times New Roman" w:cstheme="minorHAnsi"/>
          <w:color w:val="000000"/>
          <w:lang w:val="en-US"/>
        </w:rPr>
        <w:lastRenderedPageBreak/>
        <w:t>these likely represented GPS errors. Coordinates were converted from WGS84 to UTM S34 to allow for easier spatial analyses.</w:t>
      </w:r>
    </w:p>
    <w:p w14:paraId="4F503C30" w14:textId="14E563AB" w:rsidR="00307D20" w:rsidRPr="006D69C5" w:rsidRDefault="00307D20" w:rsidP="00D27F62">
      <w:pPr>
        <w:spacing w:before="240" w:after="240" w:line="360" w:lineRule="auto"/>
        <w:jc w:val="both"/>
        <w:rPr>
          <w:rFonts w:eastAsia="Times New Roman" w:cstheme="minorHAnsi"/>
          <w:color w:val="000000"/>
          <w:lang w:val="en-US"/>
        </w:rPr>
      </w:pPr>
      <w:r w:rsidRPr="006D69C5">
        <w:rPr>
          <w:rFonts w:eastAsia="Times New Roman" w:cstheme="minorHAnsi"/>
          <w:color w:val="000000"/>
          <w:lang w:val="en-US"/>
        </w:rPr>
        <w:t xml:space="preserve">Moments where </w:t>
      </w:r>
      <w:r w:rsidR="00172D8C" w:rsidRPr="006D69C5">
        <w:rPr>
          <w:rFonts w:eastAsia="Times New Roman" w:cstheme="minorHAnsi"/>
          <w:color w:val="000000"/>
          <w:lang w:val="en-US"/>
        </w:rPr>
        <w:t>fewer</w:t>
      </w:r>
      <w:r w:rsidRPr="006D69C5">
        <w:rPr>
          <w:rFonts w:eastAsia="Times New Roman" w:cstheme="minorHAnsi"/>
          <w:color w:val="000000"/>
          <w:lang w:val="en-US"/>
        </w:rPr>
        <w:t xml:space="preserve"> than 2/3 of the non-juveniles </w:t>
      </w:r>
      <w:r w:rsidR="005D4E8D" w:rsidRPr="006D69C5">
        <w:rPr>
          <w:rFonts w:eastAsia="Times New Roman" w:cstheme="minorHAnsi"/>
          <w:color w:val="000000"/>
          <w:lang w:val="en-US"/>
        </w:rPr>
        <w:t xml:space="preserve">present </w:t>
      </w:r>
      <w:r w:rsidRPr="006D69C5">
        <w:rPr>
          <w:rFonts w:eastAsia="Times New Roman" w:cstheme="minorHAnsi"/>
          <w:color w:val="000000"/>
          <w:lang w:val="en-US"/>
        </w:rPr>
        <w:t xml:space="preserve">were recorded were removed to reduce the impacts of “invisible” </w:t>
      </w:r>
      <w:r w:rsidR="00172D8C" w:rsidRPr="006D69C5">
        <w:rPr>
          <w:rFonts w:eastAsia="Times New Roman" w:cstheme="minorHAnsi"/>
          <w:color w:val="000000"/>
          <w:lang w:val="en-US"/>
        </w:rPr>
        <w:t xml:space="preserve">(untracked) </w:t>
      </w:r>
      <w:r w:rsidRPr="006D69C5">
        <w:rPr>
          <w:rFonts w:eastAsia="Times New Roman" w:cstheme="minorHAnsi"/>
          <w:color w:val="000000"/>
          <w:lang w:val="en-US"/>
        </w:rPr>
        <w:t xml:space="preserve">individuals. </w:t>
      </w:r>
    </w:p>
    <w:p w14:paraId="463B1D67" w14:textId="5EB9CBC3" w:rsidR="00C17A45" w:rsidRPr="006D69C5" w:rsidRDefault="002A6DA1" w:rsidP="00D27F62">
      <w:pPr>
        <w:spacing w:before="240" w:after="240" w:line="360" w:lineRule="auto"/>
        <w:jc w:val="both"/>
        <w:rPr>
          <w:rFonts w:eastAsia="Times New Roman" w:cstheme="minorHAnsi"/>
          <w:color w:val="000000"/>
          <w:lang w:val="en-US"/>
        </w:rPr>
      </w:pPr>
      <w:r w:rsidRPr="006D69C5">
        <w:rPr>
          <w:rFonts w:eastAsia="Times New Roman" w:cstheme="minorHAnsi"/>
          <w:noProof/>
          <w:color w:val="000000"/>
          <w:lang w:val="en-US"/>
        </w:rPr>
        <w:t xml:space="preserve">We also removed </w:t>
      </w:r>
      <w:r w:rsidR="00C94DE7" w:rsidRPr="006D69C5">
        <w:rPr>
          <w:rFonts w:eastAsia="Times New Roman" w:cstheme="minorHAnsi"/>
          <w:noProof/>
          <w:color w:val="000000"/>
          <w:lang w:val="en-US"/>
        </w:rPr>
        <w:t>predator alarms and one instance of encounter with another group identified using scan data, as these s</w:t>
      </w:r>
      <w:r w:rsidR="005D4E8D" w:rsidRPr="006D69C5">
        <w:rPr>
          <w:rFonts w:eastAsia="Times New Roman" w:cstheme="minorHAnsi"/>
          <w:noProof/>
          <w:color w:val="000000"/>
          <w:lang w:val="en-US"/>
        </w:rPr>
        <w:t>pecific</w:t>
      </w:r>
      <w:r w:rsidR="00307D20" w:rsidRPr="006D69C5">
        <w:rPr>
          <w:rFonts w:eastAsia="Times New Roman" w:cstheme="minorHAnsi"/>
          <w:color w:val="000000"/>
          <w:lang w:val="en-US"/>
        </w:rPr>
        <w:t xml:space="preserve"> contexts</w:t>
      </w:r>
      <w:r w:rsidR="003C106C" w:rsidRPr="006D69C5">
        <w:rPr>
          <w:rFonts w:eastAsia="Times New Roman" w:cstheme="minorHAnsi"/>
          <w:color w:val="000000"/>
          <w:lang w:val="en-US"/>
        </w:rPr>
        <w:t xml:space="preserve"> </w:t>
      </w:r>
      <w:r w:rsidR="00C94DE7" w:rsidRPr="006D69C5">
        <w:rPr>
          <w:rFonts w:eastAsia="Times New Roman" w:cstheme="minorHAnsi"/>
          <w:color w:val="000000"/>
          <w:lang w:val="en-US"/>
        </w:rPr>
        <w:t xml:space="preserve">are </w:t>
      </w:r>
      <w:r w:rsidR="003C106C" w:rsidRPr="006D69C5">
        <w:rPr>
          <w:rFonts w:eastAsia="Times New Roman" w:cstheme="minorHAnsi"/>
          <w:color w:val="000000"/>
          <w:lang w:val="en-US"/>
        </w:rPr>
        <w:t>likely to be non-representative of typical meerkat group movement during foraging.</w:t>
      </w:r>
      <w:r w:rsidR="00C94DE7" w:rsidRPr="006D69C5">
        <w:rPr>
          <w:rFonts w:eastAsia="Times New Roman" w:cstheme="minorHAnsi"/>
          <w:color w:val="000000"/>
          <w:lang w:val="en-US"/>
        </w:rPr>
        <w:t xml:space="preserve"> One individual would occasionally </w:t>
      </w:r>
      <w:r w:rsidR="00C62DFF" w:rsidRPr="006D69C5">
        <w:rPr>
          <w:rFonts w:eastAsia="Times New Roman" w:cstheme="minorHAnsi"/>
          <w:color w:val="000000"/>
          <w:lang w:val="en-US"/>
        </w:rPr>
        <w:t xml:space="preserve">be away from the rest of the group during recording times, either at the communal burrow on babysitting duty or out travelling on their own (“roving” behavior exhibited by </w:t>
      </w:r>
      <w:r w:rsidR="00FD01C2" w:rsidRPr="006D69C5">
        <w:rPr>
          <w:rFonts w:eastAsia="Times New Roman" w:cstheme="minorHAnsi"/>
          <w:color w:val="000000"/>
          <w:lang w:val="en-US"/>
        </w:rPr>
        <w:t xml:space="preserve">adult males before leaving their natal territory for good). In such instances the GPS track of that given individual was discarded but the analyses were performed normally on the rest of the group. One day was removed from the analysis because the dominant male </w:t>
      </w:r>
      <w:commentRangeStart w:id="49"/>
      <w:r w:rsidR="00FD01C2" w:rsidRPr="006D69C5">
        <w:rPr>
          <w:rFonts w:eastAsia="Times New Roman" w:cstheme="minorHAnsi"/>
          <w:color w:val="000000"/>
          <w:lang w:val="en-US"/>
        </w:rPr>
        <w:t>of HM19 had left the group with two other adult males and we thought this might affect too much the rest of the group’s dynamic.</w:t>
      </w:r>
      <w:commentRangeEnd w:id="49"/>
      <w:r w:rsidR="001D1375">
        <w:rPr>
          <w:rStyle w:val="CommentReference"/>
          <w:lang w:val="en-CA" w:bidi="he-IL"/>
        </w:rPr>
        <w:commentReference w:id="49"/>
      </w:r>
    </w:p>
    <w:p w14:paraId="62A6C9CB" w14:textId="5E63E748" w:rsidR="00F225B6" w:rsidRDefault="00F85EAE" w:rsidP="00D27F62">
      <w:pPr>
        <w:spacing w:before="360" w:after="120" w:line="360" w:lineRule="auto"/>
        <w:jc w:val="both"/>
        <w:outlineLvl w:val="1"/>
        <w:rPr>
          <w:rFonts w:eastAsia="Times New Roman" w:cstheme="minorHAnsi"/>
          <w:b/>
          <w:color w:val="000000"/>
          <w:lang w:val="en-US"/>
        </w:rPr>
      </w:pPr>
      <w:r w:rsidRPr="006D69C5">
        <w:rPr>
          <w:rFonts w:eastAsia="Times New Roman" w:cstheme="minorHAnsi"/>
          <w:b/>
          <w:color w:val="000000"/>
          <w:lang w:val="en-US"/>
        </w:rPr>
        <w:t>Analysis</w:t>
      </w:r>
    </w:p>
    <w:p w14:paraId="39AC97D6" w14:textId="786D3223" w:rsidR="00F225B6" w:rsidRPr="00F225B6" w:rsidRDefault="00F225B6" w:rsidP="00D27F62">
      <w:pPr>
        <w:spacing w:before="360" w:after="120" w:line="360" w:lineRule="auto"/>
        <w:jc w:val="both"/>
        <w:outlineLvl w:val="1"/>
        <w:rPr>
          <w:rFonts w:eastAsia="Times New Roman" w:cstheme="minorHAnsi"/>
          <w:i/>
          <w:color w:val="000000"/>
          <w:lang w:val="en-US"/>
        </w:rPr>
      </w:pPr>
      <w:r w:rsidRPr="00F225B6">
        <w:rPr>
          <w:rFonts w:eastAsia="Times New Roman" w:cstheme="minorHAnsi"/>
          <w:i/>
          <w:color w:val="000000"/>
          <w:lang w:val="en-US"/>
        </w:rPr>
        <w:t>Summary of the process:</w:t>
      </w:r>
    </w:p>
    <w:p w14:paraId="29E789D9" w14:textId="43BBAC67" w:rsidR="006646BF" w:rsidRDefault="00C851D9" w:rsidP="00D27F62">
      <w:pPr>
        <w:spacing w:before="360" w:after="120" w:line="360" w:lineRule="auto"/>
        <w:jc w:val="both"/>
        <w:outlineLvl w:val="1"/>
        <w:rPr>
          <w:rFonts w:eastAsia="Times New Roman" w:cstheme="minorHAnsi"/>
          <w:bCs/>
          <w:color w:val="000000"/>
          <w:lang w:val="en-US"/>
        </w:rPr>
      </w:pPr>
      <w:proofErr w:type="gramStart"/>
      <w:r>
        <w:rPr>
          <w:rFonts w:eastAsia="Times New Roman" w:cstheme="minorHAnsi"/>
          <w:bCs/>
          <w:color w:val="000000"/>
          <w:lang w:val="en-US"/>
        </w:rPr>
        <w:t>In order to</w:t>
      </w:r>
      <w:proofErr w:type="gramEnd"/>
      <w:r>
        <w:rPr>
          <w:rFonts w:eastAsia="Times New Roman" w:cstheme="minorHAnsi"/>
          <w:bCs/>
          <w:color w:val="000000"/>
          <w:lang w:val="en-US"/>
        </w:rPr>
        <w:t xml:space="preserve"> assess the consistency of individual influence from the GPS </w:t>
      </w:r>
      <w:commentRangeStart w:id="50"/>
      <w:r>
        <w:rPr>
          <w:rFonts w:eastAsia="Times New Roman" w:cstheme="minorHAnsi"/>
          <w:bCs/>
          <w:color w:val="000000"/>
          <w:lang w:val="en-US"/>
        </w:rPr>
        <w:t>tracks</w:t>
      </w:r>
      <w:commentRangeEnd w:id="50"/>
      <w:r w:rsidR="009F1A37">
        <w:rPr>
          <w:rStyle w:val="CommentReference"/>
          <w:lang w:val="en-CA" w:bidi="he-IL"/>
        </w:rPr>
        <w:commentReference w:id="50"/>
      </w:r>
      <w:del w:id="51" w:author="Seretta Gamba" w:date="2021-12-10T08:52:00Z">
        <w:r w:rsidDel="009F1A37">
          <w:rPr>
            <w:rFonts w:eastAsia="Times New Roman" w:cstheme="minorHAnsi"/>
            <w:bCs/>
            <w:color w:val="000000"/>
            <w:lang w:val="en-US"/>
          </w:rPr>
          <w:delText xml:space="preserve"> we collected</w:delText>
        </w:r>
      </w:del>
      <w:r>
        <w:rPr>
          <w:rFonts w:eastAsia="Times New Roman" w:cstheme="minorHAnsi"/>
          <w:bCs/>
          <w:color w:val="000000"/>
          <w:lang w:val="en-US"/>
        </w:rPr>
        <w:t>, we define</w:t>
      </w:r>
      <w:r w:rsidR="006646BF">
        <w:rPr>
          <w:rFonts w:eastAsia="Times New Roman" w:cstheme="minorHAnsi"/>
          <w:bCs/>
          <w:color w:val="000000"/>
          <w:lang w:val="en-US"/>
        </w:rPr>
        <w:t>d</w:t>
      </w:r>
      <w:r>
        <w:rPr>
          <w:rFonts w:eastAsia="Times New Roman" w:cstheme="minorHAnsi"/>
          <w:bCs/>
          <w:color w:val="000000"/>
          <w:lang w:val="en-US"/>
        </w:rPr>
        <w:t xml:space="preserve"> two complementary metrics, </w:t>
      </w:r>
      <w:r w:rsidRPr="00CB217E">
        <w:rPr>
          <w:rFonts w:eastAsia="Times New Roman" w:cstheme="minorHAnsi"/>
          <w:b/>
          <w:bCs/>
          <w:color w:val="000000"/>
          <w:lang w:val="en-US"/>
        </w:rPr>
        <w:t>turning influence</w:t>
      </w:r>
      <w:r>
        <w:rPr>
          <w:rFonts w:eastAsia="Times New Roman" w:cstheme="minorHAnsi"/>
          <w:bCs/>
          <w:color w:val="000000"/>
          <w:lang w:val="en-US"/>
        </w:rPr>
        <w:t xml:space="preserve"> representing </w:t>
      </w:r>
      <w:r w:rsidR="00B75ADC">
        <w:rPr>
          <w:rFonts w:eastAsia="Times New Roman" w:cstheme="minorHAnsi"/>
          <w:bCs/>
          <w:color w:val="000000"/>
          <w:lang w:val="en-US"/>
        </w:rPr>
        <w:t xml:space="preserve">a focal </w:t>
      </w:r>
      <w:r>
        <w:rPr>
          <w:rFonts w:eastAsia="Times New Roman" w:cstheme="minorHAnsi"/>
          <w:bCs/>
          <w:color w:val="000000"/>
          <w:lang w:val="en-US"/>
        </w:rPr>
        <w:t>individual</w:t>
      </w:r>
      <w:r w:rsidR="00B75ADC">
        <w:rPr>
          <w:rFonts w:eastAsia="Times New Roman" w:cstheme="minorHAnsi"/>
          <w:bCs/>
          <w:color w:val="000000"/>
          <w:lang w:val="en-US"/>
        </w:rPr>
        <w:t>’s</w:t>
      </w:r>
      <w:r>
        <w:rPr>
          <w:rFonts w:eastAsia="Times New Roman" w:cstheme="minorHAnsi"/>
          <w:bCs/>
          <w:color w:val="000000"/>
          <w:lang w:val="en-US"/>
        </w:rPr>
        <w:t xml:space="preserve"> influence over the direction of travel of the group (along the left-right axis of movement, figure X), and </w:t>
      </w:r>
      <w:r w:rsidRPr="0084288E">
        <w:rPr>
          <w:rFonts w:eastAsia="Times New Roman" w:cstheme="minorHAnsi"/>
          <w:b/>
          <w:bCs/>
          <w:color w:val="000000"/>
          <w:lang w:val="en-US"/>
        </w:rPr>
        <w:t xml:space="preserve">speeding influence </w:t>
      </w:r>
      <w:r>
        <w:rPr>
          <w:rFonts w:eastAsia="Times New Roman" w:cstheme="minorHAnsi"/>
          <w:bCs/>
          <w:color w:val="000000"/>
          <w:lang w:val="en-US"/>
        </w:rPr>
        <w:t xml:space="preserve">representing </w:t>
      </w:r>
      <w:r w:rsidR="00B75ADC">
        <w:rPr>
          <w:rFonts w:eastAsia="Times New Roman" w:cstheme="minorHAnsi"/>
          <w:bCs/>
          <w:color w:val="000000"/>
          <w:lang w:val="en-US"/>
        </w:rPr>
        <w:t xml:space="preserve">a focal </w:t>
      </w:r>
      <w:r>
        <w:rPr>
          <w:rFonts w:eastAsia="Times New Roman" w:cstheme="minorHAnsi"/>
          <w:bCs/>
          <w:color w:val="000000"/>
          <w:lang w:val="en-US"/>
        </w:rPr>
        <w:t>individual</w:t>
      </w:r>
      <w:r w:rsidR="00B75ADC">
        <w:rPr>
          <w:rFonts w:eastAsia="Times New Roman" w:cstheme="minorHAnsi"/>
          <w:bCs/>
          <w:color w:val="000000"/>
          <w:lang w:val="en-US"/>
        </w:rPr>
        <w:t>’s</w:t>
      </w:r>
      <w:r>
        <w:rPr>
          <w:rFonts w:eastAsia="Times New Roman" w:cstheme="minorHAnsi"/>
          <w:bCs/>
          <w:color w:val="000000"/>
          <w:lang w:val="en-US"/>
        </w:rPr>
        <w:t xml:space="preserve"> influence over the speed of travel of the group (along the front-back axis of movement). Each metric comes in two different versions, depending on what type of cue </w:t>
      </w:r>
      <w:r w:rsidR="00B75ADC">
        <w:rPr>
          <w:rFonts w:eastAsia="Times New Roman" w:cstheme="minorHAnsi"/>
          <w:bCs/>
          <w:color w:val="000000"/>
          <w:lang w:val="en-US"/>
        </w:rPr>
        <w:t xml:space="preserve">from the focal individual </w:t>
      </w:r>
      <w:r>
        <w:rPr>
          <w:rFonts w:eastAsia="Times New Roman" w:cstheme="minorHAnsi"/>
          <w:bCs/>
          <w:color w:val="000000"/>
          <w:lang w:val="en-US"/>
        </w:rPr>
        <w:t>is considered</w:t>
      </w:r>
      <w:r w:rsidR="001F7124">
        <w:rPr>
          <w:rFonts w:eastAsia="Times New Roman" w:cstheme="minorHAnsi"/>
          <w:bCs/>
          <w:color w:val="000000"/>
          <w:lang w:val="en-US"/>
        </w:rPr>
        <w:t xml:space="preserve"> (position within the group or movement in</w:t>
      </w:r>
      <w:r w:rsidR="00587B41">
        <w:rPr>
          <w:rFonts w:eastAsia="Times New Roman" w:cstheme="minorHAnsi"/>
          <w:bCs/>
          <w:color w:val="000000"/>
          <w:lang w:val="en-US"/>
        </w:rPr>
        <w:t xml:space="preserve"> a</w:t>
      </w:r>
      <w:r w:rsidR="001F7124">
        <w:rPr>
          <w:rFonts w:eastAsia="Times New Roman" w:cstheme="minorHAnsi"/>
          <w:bCs/>
          <w:color w:val="000000"/>
          <w:lang w:val="en-US"/>
        </w:rPr>
        <w:t xml:space="preserve"> given direction)</w:t>
      </w:r>
      <w:r w:rsidR="008D0C2A">
        <w:rPr>
          <w:rFonts w:eastAsia="Times New Roman" w:cstheme="minorHAnsi"/>
          <w:bCs/>
          <w:color w:val="000000"/>
          <w:lang w:val="en-US"/>
        </w:rPr>
        <w:t xml:space="preserve">. </w:t>
      </w:r>
      <w:commentRangeStart w:id="52"/>
      <w:r w:rsidR="006646BF" w:rsidRPr="007E1B39">
        <w:rPr>
          <w:rFonts w:eastAsia="Times New Roman" w:cstheme="minorHAnsi"/>
          <w:b/>
          <w:bCs/>
          <w:color w:val="000000"/>
          <w:lang w:val="en-US"/>
        </w:rPr>
        <w:t>Posit</w:t>
      </w:r>
      <w:r w:rsidR="007E1B39" w:rsidRPr="007E1B39">
        <w:rPr>
          <w:rFonts w:eastAsia="Times New Roman" w:cstheme="minorHAnsi"/>
          <w:b/>
          <w:bCs/>
          <w:color w:val="000000"/>
          <w:lang w:val="en-US"/>
        </w:rPr>
        <w:t>i</w:t>
      </w:r>
      <w:r w:rsidR="006646BF" w:rsidRPr="007E1B39">
        <w:rPr>
          <w:rFonts w:eastAsia="Times New Roman" w:cstheme="minorHAnsi"/>
          <w:b/>
          <w:bCs/>
          <w:color w:val="000000"/>
          <w:lang w:val="en-US"/>
        </w:rPr>
        <w:t>on turning influence</w:t>
      </w:r>
      <w:r w:rsidR="006646BF">
        <w:rPr>
          <w:rFonts w:eastAsia="Times New Roman" w:cstheme="minorHAnsi"/>
          <w:bCs/>
          <w:color w:val="000000"/>
          <w:lang w:val="en-US"/>
        </w:rPr>
        <w:t xml:space="preserve"> therefore tries to answer the question “does </w:t>
      </w:r>
      <w:r w:rsidR="00252F3B">
        <w:rPr>
          <w:rFonts w:eastAsia="Times New Roman" w:cstheme="minorHAnsi"/>
          <w:bCs/>
          <w:color w:val="000000"/>
          <w:lang w:val="en-US"/>
        </w:rPr>
        <w:t xml:space="preserve">the left-right position of a given individual influences the </w:t>
      </w:r>
      <w:r w:rsidR="006646BF">
        <w:rPr>
          <w:rFonts w:eastAsia="Times New Roman" w:cstheme="minorHAnsi"/>
          <w:bCs/>
          <w:color w:val="000000"/>
          <w:lang w:val="en-US"/>
        </w:rPr>
        <w:t>group</w:t>
      </w:r>
      <w:r w:rsidR="00B75ADC">
        <w:rPr>
          <w:rFonts w:eastAsia="Times New Roman" w:cstheme="minorHAnsi"/>
          <w:bCs/>
          <w:color w:val="000000"/>
          <w:lang w:val="en-US"/>
        </w:rPr>
        <w:t>’s</w:t>
      </w:r>
      <w:r w:rsidR="006646BF">
        <w:rPr>
          <w:rFonts w:eastAsia="Times New Roman" w:cstheme="minorHAnsi"/>
          <w:bCs/>
          <w:color w:val="000000"/>
          <w:lang w:val="en-US"/>
        </w:rPr>
        <w:t xml:space="preserve"> </w:t>
      </w:r>
      <w:r w:rsidR="00252F3B">
        <w:rPr>
          <w:rFonts w:eastAsia="Times New Roman" w:cstheme="minorHAnsi"/>
          <w:bCs/>
          <w:color w:val="000000"/>
          <w:lang w:val="en-US"/>
        </w:rPr>
        <w:t>direction of travel</w:t>
      </w:r>
      <w:r w:rsidR="006646BF">
        <w:rPr>
          <w:rFonts w:eastAsia="Times New Roman" w:cstheme="minorHAnsi"/>
          <w:bCs/>
          <w:color w:val="000000"/>
          <w:lang w:val="en-US"/>
        </w:rPr>
        <w:t xml:space="preserve">?” and is defined as the probability that the </w:t>
      </w:r>
      <w:r w:rsidR="007E1B39">
        <w:rPr>
          <w:rFonts w:eastAsia="Times New Roman" w:cstheme="minorHAnsi"/>
          <w:bCs/>
          <w:color w:val="000000"/>
          <w:lang w:val="en-US"/>
        </w:rPr>
        <w:t xml:space="preserve">rest of the group turns toward a given direction (left or right) as a function of the left-right position </w:t>
      </w:r>
      <w:r w:rsidR="00B75ADC">
        <w:rPr>
          <w:rFonts w:eastAsia="Times New Roman" w:cstheme="minorHAnsi"/>
          <w:bCs/>
          <w:color w:val="000000"/>
          <w:lang w:val="en-US"/>
        </w:rPr>
        <w:t>of the focal individual</w:t>
      </w:r>
      <w:r w:rsidR="007E1B39">
        <w:rPr>
          <w:rFonts w:eastAsia="Times New Roman" w:cstheme="minorHAnsi"/>
          <w:bCs/>
          <w:color w:val="000000"/>
          <w:lang w:val="en-US"/>
        </w:rPr>
        <w:t xml:space="preserve">, while </w:t>
      </w:r>
      <w:r w:rsidR="007E1B39" w:rsidRPr="007E1B39">
        <w:rPr>
          <w:rFonts w:eastAsia="Times New Roman" w:cstheme="minorHAnsi"/>
          <w:b/>
          <w:bCs/>
          <w:color w:val="000000"/>
          <w:lang w:val="en-US"/>
        </w:rPr>
        <w:t>movement turning influence</w:t>
      </w:r>
      <w:r w:rsidR="007E1B39">
        <w:rPr>
          <w:rFonts w:eastAsia="Times New Roman" w:cstheme="minorHAnsi"/>
          <w:bCs/>
          <w:color w:val="000000"/>
          <w:lang w:val="en-US"/>
        </w:rPr>
        <w:t xml:space="preserve"> tries to answer the question </w:t>
      </w:r>
      <w:r w:rsidR="00252F3B">
        <w:rPr>
          <w:rFonts w:eastAsia="Times New Roman" w:cstheme="minorHAnsi"/>
          <w:bCs/>
          <w:color w:val="000000"/>
          <w:lang w:val="en-US"/>
        </w:rPr>
        <w:t xml:space="preserve">“does the left-right </w:t>
      </w:r>
      <w:r w:rsidR="00CB536D">
        <w:rPr>
          <w:rFonts w:eastAsia="Times New Roman" w:cstheme="minorHAnsi"/>
          <w:bCs/>
          <w:color w:val="000000"/>
          <w:lang w:val="en-US"/>
        </w:rPr>
        <w:t>movement</w:t>
      </w:r>
      <w:r w:rsidR="00252F3B">
        <w:rPr>
          <w:rFonts w:eastAsia="Times New Roman" w:cstheme="minorHAnsi"/>
          <w:bCs/>
          <w:color w:val="000000"/>
          <w:lang w:val="en-US"/>
        </w:rPr>
        <w:t xml:space="preserve"> of a given individual influences the group</w:t>
      </w:r>
      <w:r w:rsidR="00B75ADC">
        <w:rPr>
          <w:rFonts w:eastAsia="Times New Roman" w:cstheme="minorHAnsi"/>
          <w:bCs/>
          <w:color w:val="000000"/>
          <w:lang w:val="en-US"/>
        </w:rPr>
        <w:t>’s</w:t>
      </w:r>
      <w:r w:rsidR="00252F3B">
        <w:rPr>
          <w:rFonts w:eastAsia="Times New Roman" w:cstheme="minorHAnsi"/>
          <w:bCs/>
          <w:color w:val="000000"/>
          <w:lang w:val="en-US"/>
        </w:rPr>
        <w:t xml:space="preserve"> direction of travel?” </w:t>
      </w:r>
      <w:r w:rsidR="007E1B39">
        <w:rPr>
          <w:rFonts w:eastAsia="Times New Roman" w:cstheme="minorHAnsi"/>
          <w:bCs/>
          <w:color w:val="000000"/>
          <w:lang w:val="en-US"/>
        </w:rPr>
        <w:t xml:space="preserve">and is defined as the probability that the rest of the group turns toward a given direction as a </w:t>
      </w:r>
      <w:r w:rsidR="00252F3B">
        <w:rPr>
          <w:rFonts w:eastAsia="Times New Roman" w:cstheme="minorHAnsi"/>
          <w:bCs/>
          <w:color w:val="000000"/>
          <w:lang w:val="en-US"/>
        </w:rPr>
        <w:t xml:space="preserve">function of </w:t>
      </w:r>
      <w:r w:rsidR="00B75ADC">
        <w:rPr>
          <w:rFonts w:eastAsia="Times New Roman" w:cstheme="minorHAnsi"/>
          <w:bCs/>
          <w:color w:val="000000"/>
          <w:lang w:val="en-US"/>
        </w:rPr>
        <w:t xml:space="preserve">the focal individual’s </w:t>
      </w:r>
      <w:r w:rsidR="00252F3B">
        <w:rPr>
          <w:rFonts w:eastAsia="Times New Roman" w:cstheme="minorHAnsi"/>
          <w:bCs/>
          <w:color w:val="000000"/>
          <w:lang w:val="en-US"/>
        </w:rPr>
        <w:t>speed along the left-right axis of movement</w:t>
      </w:r>
      <w:commentRangeEnd w:id="52"/>
      <w:r w:rsidR="00FF7915">
        <w:rPr>
          <w:rStyle w:val="CommentReference"/>
          <w:lang w:val="en-CA" w:bidi="he-IL"/>
        </w:rPr>
        <w:commentReference w:id="52"/>
      </w:r>
      <w:r w:rsidR="007E1B39">
        <w:rPr>
          <w:rFonts w:eastAsia="Times New Roman" w:cstheme="minorHAnsi"/>
          <w:bCs/>
          <w:color w:val="000000"/>
          <w:lang w:val="en-US"/>
        </w:rPr>
        <w:t xml:space="preserve">. Similarly, </w:t>
      </w:r>
      <w:r w:rsidR="007E1B39" w:rsidRPr="00252F3B">
        <w:rPr>
          <w:rFonts w:eastAsia="Times New Roman" w:cstheme="minorHAnsi"/>
          <w:b/>
          <w:bCs/>
          <w:color w:val="000000"/>
          <w:lang w:val="en-US"/>
        </w:rPr>
        <w:t>position speeding influence</w:t>
      </w:r>
      <w:r w:rsidR="007E1B39">
        <w:rPr>
          <w:rFonts w:eastAsia="Times New Roman" w:cstheme="minorHAnsi"/>
          <w:bCs/>
          <w:color w:val="000000"/>
          <w:lang w:val="en-US"/>
        </w:rPr>
        <w:t xml:space="preserve"> t</w:t>
      </w:r>
      <w:r w:rsidR="00A32B60">
        <w:rPr>
          <w:rFonts w:eastAsia="Times New Roman" w:cstheme="minorHAnsi"/>
          <w:bCs/>
          <w:color w:val="000000"/>
          <w:lang w:val="en-US"/>
        </w:rPr>
        <w:t>ries</w:t>
      </w:r>
      <w:r w:rsidR="007E1B39">
        <w:rPr>
          <w:rFonts w:eastAsia="Times New Roman" w:cstheme="minorHAnsi"/>
          <w:bCs/>
          <w:color w:val="000000"/>
          <w:lang w:val="en-US"/>
        </w:rPr>
        <w:t xml:space="preserve"> to answer the </w:t>
      </w:r>
      <w:r w:rsidR="00A32B60">
        <w:rPr>
          <w:rFonts w:eastAsia="Times New Roman" w:cstheme="minorHAnsi"/>
          <w:bCs/>
          <w:color w:val="000000"/>
          <w:lang w:val="en-US"/>
        </w:rPr>
        <w:t>question “</w:t>
      </w:r>
      <w:r w:rsidR="00252F3B">
        <w:rPr>
          <w:rFonts w:eastAsia="Times New Roman" w:cstheme="minorHAnsi"/>
          <w:bCs/>
          <w:color w:val="000000"/>
          <w:lang w:val="en-US"/>
        </w:rPr>
        <w:t>does the front-back position of a given individual influences group speed?”</w:t>
      </w:r>
      <w:r w:rsidR="00030838">
        <w:rPr>
          <w:rFonts w:eastAsia="Times New Roman" w:cstheme="minorHAnsi"/>
          <w:bCs/>
          <w:color w:val="000000"/>
          <w:lang w:val="en-US"/>
        </w:rPr>
        <w:t xml:space="preserve"> and is defined as the probability that the rest of the group speeds up as a function of the front-back position of an individual, while </w:t>
      </w:r>
      <w:r w:rsidR="00030838" w:rsidRPr="00252F3B">
        <w:rPr>
          <w:rFonts w:eastAsia="Times New Roman" w:cstheme="minorHAnsi"/>
          <w:b/>
          <w:bCs/>
          <w:color w:val="000000"/>
          <w:lang w:val="en-US"/>
        </w:rPr>
        <w:t>movement speeding influence</w:t>
      </w:r>
      <w:r w:rsidR="00030838">
        <w:rPr>
          <w:rFonts w:eastAsia="Times New Roman" w:cstheme="minorHAnsi"/>
          <w:bCs/>
          <w:color w:val="000000"/>
          <w:lang w:val="en-US"/>
        </w:rPr>
        <w:t xml:space="preserve"> tries to </w:t>
      </w:r>
      <w:r w:rsidR="00030838">
        <w:rPr>
          <w:rFonts w:eastAsia="Times New Roman" w:cstheme="minorHAnsi"/>
          <w:bCs/>
          <w:color w:val="000000"/>
          <w:lang w:val="en-US"/>
        </w:rPr>
        <w:lastRenderedPageBreak/>
        <w:t>answer the question “</w:t>
      </w:r>
      <w:r w:rsidR="00252F3B">
        <w:rPr>
          <w:rFonts w:eastAsia="Times New Roman" w:cstheme="minorHAnsi"/>
          <w:bCs/>
          <w:color w:val="000000"/>
          <w:lang w:val="en-US"/>
        </w:rPr>
        <w:t xml:space="preserve">does the </w:t>
      </w:r>
      <w:commentRangeStart w:id="53"/>
      <w:r w:rsidR="00252F3B">
        <w:rPr>
          <w:rFonts w:eastAsia="Times New Roman" w:cstheme="minorHAnsi"/>
          <w:bCs/>
          <w:color w:val="000000"/>
          <w:lang w:val="en-US"/>
        </w:rPr>
        <w:t xml:space="preserve">front-back </w:t>
      </w:r>
      <w:r w:rsidR="00CB536D">
        <w:rPr>
          <w:rFonts w:eastAsia="Times New Roman" w:cstheme="minorHAnsi"/>
          <w:bCs/>
          <w:color w:val="000000"/>
          <w:lang w:val="en-US"/>
        </w:rPr>
        <w:t>movement</w:t>
      </w:r>
      <w:r w:rsidR="00252F3B">
        <w:rPr>
          <w:rFonts w:eastAsia="Times New Roman" w:cstheme="minorHAnsi"/>
          <w:bCs/>
          <w:color w:val="000000"/>
          <w:lang w:val="en-US"/>
        </w:rPr>
        <w:t xml:space="preserve"> </w:t>
      </w:r>
      <w:commentRangeEnd w:id="53"/>
      <w:r w:rsidR="00FF7915">
        <w:rPr>
          <w:rStyle w:val="CommentReference"/>
          <w:lang w:val="en-CA" w:bidi="he-IL"/>
        </w:rPr>
        <w:commentReference w:id="53"/>
      </w:r>
      <w:r w:rsidR="00252F3B">
        <w:rPr>
          <w:rFonts w:eastAsia="Times New Roman" w:cstheme="minorHAnsi"/>
          <w:bCs/>
          <w:color w:val="000000"/>
          <w:lang w:val="en-US"/>
        </w:rPr>
        <w:t>of a given individual influences group speed” and is defined as</w:t>
      </w:r>
      <w:r w:rsidR="00030838">
        <w:rPr>
          <w:rFonts w:eastAsia="Times New Roman" w:cstheme="minorHAnsi"/>
          <w:bCs/>
          <w:color w:val="000000"/>
          <w:lang w:val="en-US"/>
        </w:rPr>
        <w:t xml:space="preserve"> </w:t>
      </w:r>
      <w:r w:rsidR="00252F3B">
        <w:rPr>
          <w:rFonts w:eastAsia="Times New Roman" w:cstheme="minorHAnsi"/>
          <w:bCs/>
          <w:color w:val="000000"/>
          <w:lang w:val="en-US"/>
        </w:rPr>
        <w:t>the probability that the rest of the group speeds up as a function of the difference bet</w:t>
      </w:r>
      <w:r w:rsidR="00B75ADC">
        <w:rPr>
          <w:rFonts w:eastAsia="Times New Roman" w:cstheme="minorHAnsi"/>
          <w:bCs/>
          <w:color w:val="000000"/>
          <w:lang w:val="en-US"/>
        </w:rPr>
        <w:t>w</w:t>
      </w:r>
      <w:r w:rsidR="00252F3B">
        <w:rPr>
          <w:rFonts w:eastAsia="Times New Roman" w:cstheme="minorHAnsi"/>
          <w:bCs/>
          <w:color w:val="000000"/>
          <w:lang w:val="en-US"/>
        </w:rPr>
        <w:t>een individual and group speed along the front-back axis of movement.</w:t>
      </w:r>
    </w:p>
    <w:p w14:paraId="01F4C3FB" w14:textId="503A13A6" w:rsidR="00F225B6" w:rsidRDefault="00F225B6"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We </w:t>
      </w:r>
      <w:r w:rsidR="00CE3E4A">
        <w:rPr>
          <w:rFonts w:eastAsia="Times New Roman" w:cstheme="minorHAnsi"/>
          <w:bCs/>
          <w:color w:val="000000"/>
          <w:lang w:val="en-US"/>
        </w:rPr>
        <w:t xml:space="preserve">separately </w:t>
      </w:r>
      <w:r>
        <w:rPr>
          <w:rFonts w:eastAsia="Times New Roman" w:cstheme="minorHAnsi"/>
          <w:bCs/>
          <w:color w:val="000000"/>
          <w:lang w:val="en-US"/>
        </w:rPr>
        <w:t>modelled the curve</w:t>
      </w:r>
      <w:r w:rsidR="00CE3E4A">
        <w:rPr>
          <w:rFonts w:eastAsia="Times New Roman" w:cstheme="minorHAnsi"/>
          <w:bCs/>
          <w:color w:val="000000"/>
          <w:lang w:val="en-US"/>
        </w:rPr>
        <w:t>s</w:t>
      </w:r>
      <w:r>
        <w:rPr>
          <w:rFonts w:eastAsia="Times New Roman" w:cstheme="minorHAnsi"/>
          <w:bCs/>
          <w:color w:val="000000"/>
          <w:lang w:val="en-US"/>
        </w:rPr>
        <w:t xml:space="preserve"> </w:t>
      </w:r>
      <w:r w:rsidR="00CE3E4A">
        <w:rPr>
          <w:rFonts w:eastAsia="Times New Roman" w:cstheme="minorHAnsi"/>
          <w:bCs/>
          <w:color w:val="000000"/>
          <w:lang w:val="en-US"/>
        </w:rPr>
        <w:t>of each of these four metrics for each recorded individual using a slightly modified version of the logistic function</w:t>
      </w:r>
      <w:del w:id="54" w:author="Seretta Gamba" w:date="2021-12-10T09:01:00Z">
        <w:r w:rsidR="00CE3E4A" w:rsidDel="00FF7915">
          <w:rPr>
            <w:rFonts w:eastAsia="Times New Roman" w:cstheme="minorHAnsi"/>
            <w:bCs/>
            <w:color w:val="000000"/>
            <w:lang w:val="en-US"/>
          </w:rPr>
          <w:delText>,</w:delText>
        </w:r>
      </w:del>
      <w:r w:rsidR="00CE3E4A">
        <w:rPr>
          <w:rFonts w:eastAsia="Times New Roman" w:cstheme="minorHAnsi"/>
          <w:bCs/>
          <w:color w:val="000000"/>
          <w:lang w:val="en-US"/>
        </w:rPr>
        <w:t xml:space="preserve"> and used these models to attribute four influence scores to </w:t>
      </w:r>
      <w:proofErr w:type="gramStart"/>
      <w:r w:rsidR="00CE3E4A">
        <w:rPr>
          <w:rFonts w:eastAsia="Times New Roman" w:cstheme="minorHAnsi"/>
          <w:bCs/>
          <w:color w:val="000000"/>
          <w:lang w:val="en-US"/>
        </w:rPr>
        <w:t>each individual</w:t>
      </w:r>
      <w:proofErr w:type="gramEnd"/>
      <w:del w:id="55" w:author="Seretta Gamba" w:date="2021-12-10T09:01:00Z">
        <w:r w:rsidR="00CE3E4A" w:rsidDel="00FF7915">
          <w:rPr>
            <w:rFonts w:eastAsia="Times New Roman" w:cstheme="minorHAnsi"/>
            <w:bCs/>
            <w:color w:val="000000"/>
            <w:lang w:val="en-US"/>
          </w:rPr>
          <w:delText>s</w:delText>
        </w:r>
      </w:del>
      <w:r w:rsidR="00CE3E4A">
        <w:rPr>
          <w:rFonts w:eastAsia="Times New Roman" w:cstheme="minorHAnsi"/>
          <w:bCs/>
          <w:color w:val="000000"/>
          <w:lang w:val="en-US"/>
        </w:rPr>
        <w:t>. We then performed Generalized Linear Mixed Models</w:t>
      </w:r>
      <w:r w:rsidR="00473BCD">
        <w:rPr>
          <w:rFonts w:eastAsia="Times New Roman" w:cstheme="minorHAnsi"/>
          <w:bCs/>
          <w:color w:val="000000"/>
          <w:lang w:val="en-US"/>
        </w:rPr>
        <w:t xml:space="preserve"> (GLMMs)</w:t>
      </w:r>
      <w:r w:rsidR="00CE3E4A">
        <w:rPr>
          <w:rFonts w:eastAsia="Times New Roman" w:cstheme="minorHAnsi"/>
          <w:bCs/>
          <w:color w:val="000000"/>
          <w:lang w:val="en-US"/>
        </w:rPr>
        <w:t xml:space="preserve"> to compare the values of each influence scores between classes. </w:t>
      </w:r>
    </w:p>
    <w:p w14:paraId="3203FA8B" w14:textId="150CCCF3" w:rsidR="00B75ADC" w:rsidRPr="00CE3E4A" w:rsidRDefault="00CE3E4A" w:rsidP="00D27F62">
      <w:pPr>
        <w:spacing w:before="360" w:after="120" w:line="360" w:lineRule="auto"/>
        <w:jc w:val="both"/>
        <w:outlineLvl w:val="1"/>
        <w:rPr>
          <w:rFonts w:eastAsia="Times New Roman" w:cstheme="minorHAnsi"/>
          <w:bCs/>
          <w:i/>
          <w:color w:val="000000"/>
          <w:lang w:val="en-US"/>
        </w:rPr>
      </w:pPr>
      <w:r w:rsidRPr="00CE3E4A">
        <w:rPr>
          <w:rFonts w:eastAsia="Times New Roman" w:cstheme="minorHAnsi"/>
          <w:bCs/>
          <w:i/>
          <w:color w:val="000000"/>
          <w:lang w:val="en-US"/>
        </w:rPr>
        <w:t>Detailed process</w:t>
      </w:r>
      <w:r w:rsidR="00B75ADC" w:rsidRPr="00CE3E4A">
        <w:rPr>
          <w:rFonts w:eastAsia="Times New Roman" w:cstheme="minorHAnsi"/>
          <w:bCs/>
          <w:i/>
          <w:color w:val="000000"/>
          <w:lang w:val="en-US"/>
        </w:rPr>
        <w:t>:</w:t>
      </w:r>
    </w:p>
    <w:p w14:paraId="44C2AE26" w14:textId="0C1CF336" w:rsidR="00681D58" w:rsidRDefault="00681D58" w:rsidP="00D27F62">
      <w:pPr>
        <w:spacing w:before="360" w:after="120" w:line="360" w:lineRule="auto"/>
        <w:jc w:val="both"/>
        <w:outlineLvl w:val="1"/>
        <w:rPr>
          <w:rFonts w:eastAsia="Times New Roman" w:cstheme="minorHAnsi"/>
          <w:bCs/>
          <w:color w:val="000000"/>
          <w:lang w:val="en-US"/>
        </w:rPr>
      </w:pPr>
      <w:r>
        <w:rPr>
          <w:rFonts w:eastAsia="Times New Roman" w:cstheme="minorHAnsi"/>
          <w:bCs/>
          <w:color w:val="000000"/>
          <w:lang w:val="en-US"/>
        </w:rPr>
        <w:t xml:space="preserve">We followed the following process </w:t>
      </w:r>
      <w:r w:rsidR="008A1369">
        <w:rPr>
          <w:rFonts w:eastAsia="Times New Roman" w:cstheme="minorHAnsi"/>
          <w:bCs/>
          <w:color w:val="000000"/>
          <w:lang w:val="en-US"/>
        </w:rPr>
        <w:t>to compute the influence metrics of</w:t>
      </w:r>
      <w:r>
        <w:rPr>
          <w:rFonts w:eastAsia="Times New Roman" w:cstheme="minorHAnsi"/>
          <w:bCs/>
          <w:color w:val="000000"/>
          <w:lang w:val="en-US"/>
        </w:rPr>
        <w:t xml:space="preserve"> </w:t>
      </w:r>
      <w:r w:rsidR="00153648">
        <w:rPr>
          <w:rFonts w:eastAsia="Times New Roman" w:cstheme="minorHAnsi"/>
          <w:bCs/>
          <w:color w:val="000000"/>
          <w:lang w:val="en-US"/>
        </w:rPr>
        <w:t>all</w:t>
      </w:r>
      <w:r>
        <w:rPr>
          <w:rFonts w:eastAsia="Times New Roman" w:cstheme="minorHAnsi"/>
          <w:bCs/>
          <w:color w:val="000000"/>
          <w:lang w:val="en-US"/>
        </w:rPr>
        <w:t xml:space="preserve"> </w:t>
      </w:r>
      <w:r w:rsidR="008A1369">
        <w:rPr>
          <w:rFonts w:eastAsia="Times New Roman" w:cstheme="minorHAnsi"/>
          <w:bCs/>
          <w:color w:val="000000"/>
          <w:lang w:val="en-US"/>
        </w:rPr>
        <w:t xml:space="preserve">recorded </w:t>
      </w:r>
      <w:r>
        <w:rPr>
          <w:rFonts w:eastAsia="Times New Roman" w:cstheme="minorHAnsi"/>
          <w:bCs/>
          <w:color w:val="000000"/>
          <w:lang w:val="en-US"/>
        </w:rPr>
        <w:t>individual</w:t>
      </w:r>
      <w:r w:rsidR="008A1369">
        <w:rPr>
          <w:rFonts w:eastAsia="Times New Roman" w:cstheme="minorHAnsi"/>
          <w:bCs/>
          <w:color w:val="000000"/>
          <w:lang w:val="en-US"/>
        </w:rPr>
        <w:t xml:space="preserve"> within each</w:t>
      </w:r>
      <w:ins w:id="56" w:author="Seretta Gamba" w:date="2021-12-10T09:03:00Z">
        <w:r w:rsidR="00B7229F">
          <w:rPr>
            <w:rFonts w:eastAsia="Times New Roman" w:cstheme="minorHAnsi"/>
            <w:bCs/>
            <w:color w:val="000000"/>
            <w:lang w:val="en-US"/>
          </w:rPr>
          <w:t xml:space="preserve"> of the</w:t>
        </w:r>
      </w:ins>
      <w:r w:rsidR="008A1369">
        <w:rPr>
          <w:rFonts w:eastAsia="Times New Roman" w:cstheme="minorHAnsi"/>
          <w:bCs/>
          <w:color w:val="000000"/>
          <w:lang w:val="en-US"/>
        </w:rPr>
        <w:t xml:space="preserve"> </w:t>
      </w:r>
      <w:r w:rsidR="00153648">
        <w:rPr>
          <w:rFonts w:eastAsia="Times New Roman" w:cstheme="minorHAnsi"/>
          <w:bCs/>
          <w:color w:val="000000"/>
          <w:lang w:val="en-US"/>
        </w:rPr>
        <w:t>five</w:t>
      </w:r>
      <w:r w:rsidR="008A1369">
        <w:rPr>
          <w:rFonts w:eastAsia="Times New Roman" w:cstheme="minorHAnsi"/>
          <w:bCs/>
          <w:color w:val="000000"/>
          <w:lang w:val="en-US"/>
        </w:rPr>
        <w:t xml:space="preserve"> groups:</w:t>
      </w:r>
    </w:p>
    <w:p w14:paraId="1817E4CB" w14:textId="1EF9222B" w:rsidR="0066358C" w:rsidRDefault="0066358C" w:rsidP="0066358C">
      <w:pPr>
        <w:spacing w:after="0" w:line="360" w:lineRule="auto"/>
        <w:jc w:val="both"/>
        <w:rPr>
          <w:rFonts w:eastAsia="Times New Roman" w:cstheme="minorHAnsi"/>
          <w:lang w:val="en-CA"/>
        </w:rPr>
      </w:pPr>
      <w:r>
        <w:rPr>
          <w:rFonts w:eastAsia="Times New Roman" w:cstheme="minorHAnsi"/>
          <w:lang w:val="en-CA"/>
        </w:rPr>
        <w:t>We first calculated group</w:t>
      </w:r>
      <w:del w:id="57" w:author="Seretta Gamba" w:date="2021-12-10T09:03:00Z">
        <w:r w:rsidDel="00B7229F">
          <w:rPr>
            <w:rFonts w:eastAsia="Times New Roman" w:cstheme="minorHAnsi"/>
            <w:lang w:val="en-CA"/>
          </w:rPr>
          <w:delText>s’</w:delText>
        </w:r>
      </w:del>
      <w:r>
        <w:rPr>
          <w:rFonts w:eastAsia="Times New Roman" w:cstheme="minorHAnsi"/>
          <w:lang w:val="en-CA"/>
        </w:rPr>
        <w:t xml:space="preserve"> and individual</w:t>
      </w:r>
      <w:del w:id="58" w:author="Seretta Gamba" w:date="2021-12-10T09:03:00Z">
        <w:r w:rsidDel="00B7229F">
          <w:rPr>
            <w:rFonts w:eastAsia="Times New Roman" w:cstheme="minorHAnsi"/>
            <w:lang w:val="en-CA"/>
          </w:rPr>
          <w:delText>s’</w:delText>
        </w:r>
      </w:del>
      <w:r>
        <w:rPr>
          <w:rFonts w:eastAsia="Times New Roman" w:cstheme="minorHAnsi"/>
          <w:lang w:val="en-CA"/>
        </w:rPr>
        <w:t xml:space="preserve"> movement characteristics by discretizing and summarizing the direction and speed of their travel</w:t>
      </w:r>
      <w:r w:rsidR="00F8521D">
        <w:rPr>
          <w:rFonts w:eastAsia="Times New Roman" w:cstheme="minorHAnsi"/>
          <w:lang w:val="en-CA"/>
        </w:rPr>
        <w:t xml:space="preserve">. </w:t>
      </w:r>
      <w:r>
        <w:rPr>
          <w:rFonts w:eastAsia="Times New Roman" w:cstheme="minorHAnsi"/>
          <w:lang w:val="en-CA"/>
        </w:rPr>
        <w:t xml:space="preserve">We computed the </w:t>
      </w:r>
      <w:r>
        <w:rPr>
          <w:rFonts w:eastAsia="Times New Roman" w:cstheme="minorHAnsi"/>
          <w:b/>
          <w:bCs/>
          <w:lang w:val="en-CA"/>
        </w:rPr>
        <w:t>group’s centroid track</w:t>
      </w:r>
      <w:r>
        <w:rPr>
          <w:rFonts w:eastAsia="Times New Roman" w:cstheme="minorHAnsi"/>
          <w:lang w:val="en-CA"/>
        </w:rPr>
        <w:t xml:space="preserve"> by averaging the position of all individuals recorded other than the focal at each time point</w:t>
      </w:r>
      <w:r w:rsidR="00F8521D">
        <w:rPr>
          <w:rFonts w:eastAsia="Times New Roman" w:cstheme="minorHAnsi"/>
          <w:lang w:val="en-CA"/>
        </w:rPr>
        <w:t xml:space="preserve"> (figure 2a)</w:t>
      </w:r>
      <w:r>
        <w:rPr>
          <w:rFonts w:eastAsia="Times New Roman" w:cstheme="minorHAnsi"/>
          <w:lang w:val="en-CA"/>
        </w:rPr>
        <w:t>. For every time point</w:t>
      </w:r>
      <w:r w:rsidR="00E91E1A">
        <w:rPr>
          <w:rFonts w:eastAsia="Times New Roman" w:cstheme="minorHAnsi"/>
          <w:lang w:val="en-CA"/>
        </w:rPr>
        <w:t xml:space="preserve"> t</w:t>
      </w:r>
      <w:r>
        <w:rPr>
          <w:rFonts w:eastAsia="Times New Roman" w:cstheme="minorHAnsi"/>
          <w:lang w:val="en-CA"/>
        </w:rPr>
        <w:t>, we then calculated two velocity vectors of the centroid</w:t>
      </w:r>
      <w:r w:rsidR="00F8521D">
        <w:rPr>
          <w:rFonts w:eastAsia="Times New Roman" w:cstheme="minorHAnsi"/>
          <w:lang w:val="en-CA"/>
        </w:rPr>
        <w:t xml:space="preserve"> (figure 2b)</w:t>
      </w:r>
      <w:r>
        <w:rPr>
          <w:rFonts w:eastAsia="Times New Roman" w:cstheme="minorHAnsi"/>
          <w:lang w:val="en-CA"/>
        </w:rPr>
        <w:t xml:space="preserve">: the past velocity vector was the direction and speed measured from </w:t>
      </w:r>
      <w:r w:rsidR="00E91E1A">
        <w:rPr>
          <w:rFonts w:eastAsia="Times New Roman" w:cstheme="minorHAnsi"/>
          <w:lang w:val="en-CA"/>
        </w:rPr>
        <w:t>the position at time t (henceforth current position)</w:t>
      </w:r>
      <w:r>
        <w:rPr>
          <w:rFonts w:eastAsia="Times New Roman" w:cstheme="minorHAnsi"/>
          <w:lang w:val="en-CA"/>
        </w:rPr>
        <w:t xml:space="preserve"> to the most recent position that was at least 10 meters away</w:t>
      </w:r>
      <w:r w:rsidR="00FF2FE0">
        <w:rPr>
          <w:rFonts w:eastAsia="Times New Roman" w:cstheme="minorHAnsi"/>
          <w:lang w:val="en-CA"/>
        </w:rPr>
        <w:t xml:space="preserve"> (henceforth ‘past position’)</w:t>
      </w:r>
      <w:r>
        <w:rPr>
          <w:rFonts w:eastAsia="Times New Roman" w:cstheme="minorHAnsi"/>
          <w:lang w:val="en-CA"/>
        </w:rPr>
        <w:t xml:space="preserve">, and the future velocity vector was the direction and speed measured from </w:t>
      </w:r>
      <w:r w:rsidR="00E91E1A">
        <w:rPr>
          <w:rFonts w:eastAsia="Times New Roman" w:cstheme="minorHAnsi"/>
          <w:lang w:val="en-CA"/>
        </w:rPr>
        <w:t>the current position</w:t>
      </w:r>
      <w:r>
        <w:rPr>
          <w:rFonts w:eastAsia="Times New Roman" w:cstheme="minorHAnsi"/>
          <w:lang w:val="en-CA"/>
        </w:rPr>
        <w:t xml:space="preserve"> to the soonest upcoming position that is at least 10 meters away</w:t>
      </w:r>
      <w:r w:rsidR="00FF2FE0">
        <w:rPr>
          <w:rFonts w:eastAsia="Times New Roman" w:cstheme="minorHAnsi"/>
          <w:lang w:val="en-CA"/>
        </w:rPr>
        <w:t xml:space="preserve"> (henceforth ‘future position’)</w:t>
      </w:r>
      <w:r>
        <w:rPr>
          <w:rFonts w:eastAsia="Times New Roman" w:cstheme="minorHAnsi"/>
          <w:lang w:val="en-CA"/>
        </w:rPr>
        <w:t xml:space="preserve">. We chose 10 meters as the step length for spatial discretization as this seemed to be a good balance between </w:t>
      </w:r>
      <w:r w:rsidR="00F225B6">
        <w:rPr>
          <w:rFonts w:eastAsia="Times New Roman" w:cstheme="minorHAnsi"/>
          <w:lang w:val="en-CA"/>
        </w:rPr>
        <w:t>spatial resolution of the GPSs and temporal resolution of the behaviors studied. As a sanity check, we performed the whole analysis again with thresholds of 5, 15 and 20 meters and got mostly similar results (see supplements).</w:t>
      </w:r>
      <w:r w:rsidR="00561B0A" w:rsidRPr="00561B0A">
        <w:rPr>
          <w:rFonts w:eastAsia="Times New Roman" w:cstheme="minorHAnsi"/>
          <w:lang w:val="en-CA"/>
        </w:rPr>
        <w:t xml:space="preserve"> </w:t>
      </w:r>
      <w:r w:rsidR="00561B0A">
        <w:rPr>
          <w:rFonts w:eastAsia="Times New Roman" w:cstheme="minorHAnsi"/>
          <w:lang w:val="en-CA"/>
        </w:rPr>
        <w:t>For each time step, the movement of the group was defined as either turning left or turning right</w:t>
      </w:r>
      <w:r w:rsidR="007A0BA1">
        <w:rPr>
          <w:rFonts w:eastAsia="Times New Roman" w:cstheme="minorHAnsi"/>
          <w:lang w:val="en-CA"/>
        </w:rPr>
        <w:t xml:space="preserve"> (future direction of travel)</w:t>
      </w:r>
      <w:r w:rsidR="00561B0A">
        <w:rPr>
          <w:rFonts w:eastAsia="Times New Roman" w:cstheme="minorHAnsi"/>
          <w:lang w:val="en-CA"/>
        </w:rPr>
        <w:t>, and either speeding up or slowing down</w:t>
      </w:r>
      <w:r w:rsidR="007A0BA1">
        <w:rPr>
          <w:rFonts w:eastAsia="Times New Roman" w:cstheme="minorHAnsi"/>
          <w:lang w:val="en-CA"/>
        </w:rPr>
        <w:t xml:space="preserve"> (future speed of travel)</w:t>
      </w:r>
      <w:r w:rsidR="00561B0A">
        <w:rPr>
          <w:rFonts w:eastAsia="Times New Roman" w:cstheme="minorHAnsi"/>
          <w:lang w:val="en-CA"/>
        </w:rPr>
        <w:t>, based on the relative difference between the group centroid</w:t>
      </w:r>
      <w:r w:rsidR="0084288E">
        <w:rPr>
          <w:rFonts w:eastAsia="Times New Roman" w:cstheme="minorHAnsi"/>
          <w:lang w:val="en-CA"/>
        </w:rPr>
        <w:t>’s</w:t>
      </w:r>
      <w:r w:rsidR="00561B0A">
        <w:rPr>
          <w:rFonts w:eastAsia="Times New Roman" w:cstheme="minorHAnsi"/>
          <w:lang w:val="en-CA"/>
        </w:rPr>
        <w:t xml:space="preserve"> future and past velocity vector. </w:t>
      </w:r>
    </w:p>
    <w:p w14:paraId="3D5DB898" w14:textId="4883E4C2" w:rsidR="00CB536D" w:rsidRDefault="0066358C" w:rsidP="0066358C">
      <w:pPr>
        <w:spacing w:after="0" w:line="360" w:lineRule="auto"/>
        <w:jc w:val="both"/>
        <w:rPr>
          <w:rFonts w:eastAsia="Times New Roman" w:cstheme="minorHAnsi"/>
          <w:lang w:val="en-CA"/>
        </w:rPr>
      </w:pPr>
      <w:r>
        <w:rPr>
          <w:rFonts w:eastAsia="Times New Roman" w:cstheme="minorHAnsi"/>
          <w:lang w:val="en-CA"/>
        </w:rPr>
        <w:t xml:space="preserve">The </w:t>
      </w:r>
      <w:r w:rsidR="00E91E1A">
        <w:rPr>
          <w:rFonts w:eastAsia="Times New Roman" w:cstheme="minorHAnsi"/>
          <w:lang w:val="en-CA"/>
        </w:rPr>
        <w:t xml:space="preserve">group centroid’s current position and the </w:t>
      </w:r>
      <w:r>
        <w:rPr>
          <w:rFonts w:eastAsia="Times New Roman" w:cstheme="minorHAnsi"/>
          <w:lang w:val="en-CA"/>
        </w:rPr>
        <w:t>group centroid’</w:t>
      </w:r>
      <w:r w:rsidR="0097546A">
        <w:rPr>
          <w:rFonts w:eastAsia="Times New Roman" w:cstheme="minorHAnsi"/>
          <w:lang w:val="en-CA"/>
        </w:rPr>
        <w:t>s</w:t>
      </w:r>
      <w:r>
        <w:rPr>
          <w:rFonts w:eastAsia="Times New Roman" w:cstheme="minorHAnsi"/>
          <w:lang w:val="en-CA"/>
        </w:rPr>
        <w:t xml:space="preserve"> past velocity vector w</w:t>
      </w:r>
      <w:r w:rsidR="00E91E1A">
        <w:rPr>
          <w:rFonts w:eastAsia="Times New Roman" w:cstheme="minorHAnsi"/>
          <w:lang w:val="en-CA"/>
        </w:rPr>
        <w:t>ere</w:t>
      </w:r>
      <w:r>
        <w:rPr>
          <w:rFonts w:eastAsia="Times New Roman" w:cstheme="minorHAnsi"/>
          <w:lang w:val="en-CA"/>
        </w:rPr>
        <w:t xml:space="preserve"> also used to define</w:t>
      </w:r>
      <w:r w:rsidR="00CB536D">
        <w:rPr>
          <w:rFonts w:eastAsia="Times New Roman" w:cstheme="minorHAnsi"/>
          <w:lang w:val="en-CA"/>
        </w:rPr>
        <w:t xml:space="preserve"> the x-axis of</w:t>
      </w:r>
      <w:r>
        <w:rPr>
          <w:rFonts w:eastAsia="Times New Roman" w:cstheme="minorHAnsi"/>
          <w:lang w:val="en-CA"/>
        </w:rPr>
        <w:t xml:space="preserve"> an orthonormal basis relative to which the position and movement of </w:t>
      </w:r>
      <w:r w:rsidR="0097546A">
        <w:rPr>
          <w:rFonts w:eastAsia="Times New Roman" w:cstheme="minorHAnsi"/>
          <w:lang w:val="en-CA"/>
        </w:rPr>
        <w:t>the focal</w:t>
      </w:r>
      <w:r>
        <w:rPr>
          <w:rFonts w:eastAsia="Times New Roman" w:cstheme="minorHAnsi"/>
          <w:lang w:val="en-CA"/>
        </w:rPr>
        <w:t xml:space="preserve"> individual could be </w:t>
      </w:r>
      <w:r w:rsidR="0097546A">
        <w:rPr>
          <w:rFonts w:eastAsia="Times New Roman" w:cstheme="minorHAnsi"/>
          <w:lang w:val="en-CA"/>
        </w:rPr>
        <w:t>computed</w:t>
      </w:r>
      <w:r w:rsidR="00E91E1A">
        <w:rPr>
          <w:rFonts w:eastAsia="Times New Roman" w:cstheme="minorHAnsi"/>
          <w:lang w:val="en-CA"/>
        </w:rPr>
        <w:t xml:space="preserve"> (henceforth centroid reference frame</w:t>
      </w:r>
      <w:r w:rsidR="00F8521D">
        <w:rPr>
          <w:rFonts w:eastAsia="Times New Roman" w:cstheme="minorHAnsi"/>
          <w:lang w:val="en-CA"/>
        </w:rPr>
        <w:t>, figure 2c</w:t>
      </w:r>
      <w:r w:rsidR="00E91E1A">
        <w:rPr>
          <w:rFonts w:eastAsia="Times New Roman" w:cstheme="minorHAnsi"/>
          <w:lang w:val="en-CA"/>
        </w:rPr>
        <w:t>)</w:t>
      </w:r>
      <w:r w:rsidR="0062191D">
        <w:rPr>
          <w:rFonts w:eastAsia="Times New Roman" w:cstheme="minorHAnsi"/>
          <w:lang w:val="en-CA"/>
        </w:rPr>
        <w:t>:</w:t>
      </w:r>
      <w:r>
        <w:rPr>
          <w:rFonts w:eastAsia="Times New Roman" w:cstheme="minorHAnsi"/>
          <w:lang w:val="en-CA"/>
        </w:rPr>
        <w:t xml:space="preserve"> </w:t>
      </w:r>
      <w:r w:rsidR="0062191D">
        <w:rPr>
          <w:rFonts w:eastAsia="Times New Roman" w:cstheme="minorHAnsi"/>
          <w:lang w:val="en-CA"/>
        </w:rPr>
        <w:t>we calculated the past velocity vectors of the focal individual at each time point</w:t>
      </w:r>
      <w:r w:rsidR="00473BCD">
        <w:rPr>
          <w:rFonts w:eastAsia="Times New Roman" w:cstheme="minorHAnsi"/>
          <w:lang w:val="en-CA"/>
        </w:rPr>
        <w:t>, similarly as for the group vectors,</w:t>
      </w:r>
      <w:r w:rsidR="0062191D">
        <w:rPr>
          <w:rFonts w:eastAsia="Times New Roman" w:cstheme="minorHAnsi"/>
          <w:lang w:val="en-CA"/>
        </w:rPr>
        <w:t xml:space="preserve"> and converted it to the centroid reference frame. From this, we computed four variables corresponding to the four different metrics</w:t>
      </w:r>
      <w:r w:rsidR="00CC4854">
        <w:rPr>
          <w:rFonts w:eastAsia="Times New Roman" w:cstheme="minorHAnsi"/>
          <w:lang w:val="en-CA"/>
        </w:rPr>
        <w:t xml:space="preserve"> of influence</w:t>
      </w:r>
      <w:r w:rsidR="0062191D">
        <w:rPr>
          <w:rFonts w:eastAsia="Times New Roman" w:cstheme="minorHAnsi"/>
          <w:lang w:val="en-CA"/>
        </w:rPr>
        <w:t xml:space="preserve">: </w:t>
      </w:r>
      <w:r w:rsidR="00CB536D">
        <w:rPr>
          <w:rFonts w:eastAsia="Times New Roman" w:cstheme="minorHAnsi"/>
          <w:lang w:val="en-CA"/>
        </w:rPr>
        <w:t xml:space="preserve"> </w:t>
      </w:r>
    </w:p>
    <w:p w14:paraId="166971F3" w14:textId="59A07227" w:rsidR="0066358C" w:rsidRPr="00CB536D" w:rsidRDefault="0039325C" w:rsidP="00CB536D">
      <w:pPr>
        <w:pStyle w:val="ListParagraph"/>
        <w:numPr>
          <w:ilvl w:val="0"/>
          <w:numId w:val="12"/>
        </w:numPr>
        <w:spacing w:after="0" w:line="360" w:lineRule="auto"/>
        <w:jc w:val="both"/>
        <w:rPr>
          <w:rFonts w:eastAsia="Times New Roman" w:cstheme="minorHAnsi"/>
          <w:lang w:val="en-CA"/>
        </w:rPr>
      </w:pPr>
      <w:r w:rsidRPr="00CB536D">
        <w:rPr>
          <w:rFonts w:eastAsia="Times New Roman" w:cstheme="minorHAnsi"/>
          <w:lang w:val="en-CA"/>
        </w:rPr>
        <w:lastRenderedPageBreak/>
        <w:t>the y-value of the individual’s past position</w:t>
      </w:r>
      <w:r w:rsidR="00CB536D" w:rsidRPr="00CB536D">
        <w:rPr>
          <w:rFonts w:eastAsia="Times New Roman" w:cstheme="minorHAnsi"/>
          <w:lang w:val="en-CA"/>
        </w:rPr>
        <w:t xml:space="preserve"> (</w:t>
      </w:r>
      <w:r w:rsidR="00F707EF">
        <w:rPr>
          <w:rFonts w:eastAsia="Times New Roman" w:cstheme="minorHAnsi"/>
          <w:lang w:val="en-CA"/>
        </w:rPr>
        <w:t>=</w:t>
      </w:r>
      <w:r w:rsidR="00CB536D" w:rsidRPr="00CB536D">
        <w:rPr>
          <w:rFonts w:eastAsia="Times New Roman" w:cstheme="minorHAnsi"/>
          <w:lang w:val="en-CA"/>
        </w:rPr>
        <w:t>left-right position</w:t>
      </w:r>
      <w:r w:rsidR="00CB536D">
        <w:rPr>
          <w:rFonts w:eastAsia="Times New Roman" w:cstheme="minorHAnsi"/>
          <w:lang w:val="en-CA"/>
        </w:rPr>
        <w:t xml:space="preserve">, corresponding to </w:t>
      </w:r>
      <w:r w:rsidR="00CB536D" w:rsidRPr="00CB536D">
        <w:rPr>
          <w:rFonts w:eastAsia="Times New Roman" w:cstheme="minorHAnsi"/>
          <w:b/>
          <w:lang w:val="en-CA"/>
        </w:rPr>
        <w:t>position turning influence</w:t>
      </w:r>
      <w:r w:rsidR="00CB536D" w:rsidRPr="00CB536D">
        <w:rPr>
          <w:rFonts w:eastAsia="Times New Roman" w:cstheme="minorHAnsi"/>
          <w:lang w:val="en-CA"/>
        </w:rPr>
        <w:t>)</w:t>
      </w:r>
    </w:p>
    <w:p w14:paraId="3693BE74" w14:textId="01420A7B" w:rsidR="00CB536D" w:rsidRDefault="00CB536D" w:rsidP="00CB536D">
      <w:pPr>
        <w:pStyle w:val="ListParagraph"/>
        <w:numPr>
          <w:ilvl w:val="0"/>
          <w:numId w:val="11"/>
        </w:numPr>
        <w:spacing w:after="0" w:line="360" w:lineRule="auto"/>
        <w:jc w:val="both"/>
        <w:rPr>
          <w:rFonts w:eastAsia="Times New Roman" w:cstheme="minorHAnsi"/>
          <w:lang w:val="en-CA"/>
        </w:rPr>
      </w:pPr>
      <w:r>
        <w:rPr>
          <w:rFonts w:eastAsia="Times New Roman" w:cstheme="minorHAnsi"/>
          <w:lang w:val="en-CA"/>
        </w:rPr>
        <w:t>the y component of the individual’s past velocity vector (</w:t>
      </w:r>
      <w:r w:rsidR="00F707EF">
        <w:rPr>
          <w:rFonts w:eastAsia="Times New Roman" w:cstheme="minorHAnsi"/>
          <w:lang w:val="en-CA"/>
        </w:rPr>
        <w:t>=</w:t>
      </w:r>
      <w:r>
        <w:rPr>
          <w:rFonts w:eastAsia="Times New Roman" w:cstheme="minorHAnsi"/>
          <w:lang w:val="en-CA"/>
        </w:rPr>
        <w:t xml:space="preserve">left-right movement, corresponding to </w:t>
      </w:r>
      <w:r w:rsidRPr="00CB536D">
        <w:rPr>
          <w:rFonts w:eastAsia="Times New Roman" w:cstheme="minorHAnsi"/>
          <w:b/>
          <w:lang w:val="en-CA"/>
        </w:rPr>
        <w:t>movement turning influence</w:t>
      </w:r>
      <w:r>
        <w:rPr>
          <w:rFonts w:eastAsia="Times New Roman" w:cstheme="minorHAnsi"/>
          <w:lang w:val="en-CA"/>
        </w:rPr>
        <w:t>)</w:t>
      </w:r>
    </w:p>
    <w:p w14:paraId="420BD1AE" w14:textId="0071A239" w:rsidR="00CB536D" w:rsidRDefault="00CB536D" w:rsidP="00CB536D">
      <w:pPr>
        <w:pStyle w:val="ListParagraph"/>
        <w:numPr>
          <w:ilvl w:val="0"/>
          <w:numId w:val="11"/>
        </w:numPr>
        <w:spacing w:after="0" w:line="360" w:lineRule="auto"/>
        <w:jc w:val="both"/>
        <w:rPr>
          <w:rFonts w:eastAsia="Times New Roman" w:cstheme="minorHAnsi"/>
          <w:lang w:val="en-CA"/>
        </w:rPr>
      </w:pPr>
      <w:r>
        <w:rPr>
          <w:rFonts w:eastAsia="Times New Roman" w:cstheme="minorHAnsi"/>
          <w:lang w:val="en-CA"/>
        </w:rPr>
        <w:t>the x-value of the individual’s past position (</w:t>
      </w:r>
      <w:r w:rsidR="00F707EF">
        <w:rPr>
          <w:rFonts w:eastAsia="Times New Roman" w:cstheme="minorHAnsi"/>
          <w:lang w:val="en-CA"/>
        </w:rPr>
        <w:t>=</w:t>
      </w:r>
      <w:r>
        <w:rPr>
          <w:rFonts w:eastAsia="Times New Roman" w:cstheme="minorHAnsi"/>
          <w:lang w:val="en-CA"/>
        </w:rPr>
        <w:t xml:space="preserve">front-back position, corresponding to </w:t>
      </w:r>
      <w:r w:rsidRPr="00CB536D">
        <w:rPr>
          <w:rFonts w:eastAsia="Times New Roman" w:cstheme="minorHAnsi"/>
          <w:b/>
          <w:lang w:val="en-CA"/>
        </w:rPr>
        <w:t>position speeding influence</w:t>
      </w:r>
      <w:r w:rsidRPr="00473BCD">
        <w:rPr>
          <w:rFonts w:eastAsia="Times New Roman" w:cstheme="minorHAnsi"/>
          <w:lang w:val="en-CA"/>
        </w:rPr>
        <w:t>)</w:t>
      </w:r>
    </w:p>
    <w:p w14:paraId="74CFDDA6" w14:textId="4289383F" w:rsidR="00B51E9B" w:rsidRPr="00473BCD" w:rsidRDefault="00CB536D" w:rsidP="00B51E9B">
      <w:pPr>
        <w:pStyle w:val="ListParagraph"/>
        <w:numPr>
          <w:ilvl w:val="0"/>
          <w:numId w:val="11"/>
        </w:numPr>
        <w:spacing w:after="0" w:line="360" w:lineRule="auto"/>
        <w:jc w:val="both"/>
        <w:rPr>
          <w:rFonts w:eastAsia="Times New Roman" w:cstheme="minorHAnsi"/>
          <w:bCs/>
          <w:color w:val="000000"/>
          <w:lang w:val="en-US"/>
        </w:rPr>
      </w:pPr>
      <w:r>
        <w:rPr>
          <w:rFonts w:eastAsia="Times New Roman" w:cstheme="minorHAnsi"/>
          <w:lang w:val="en-CA"/>
        </w:rPr>
        <w:t>the difference between the x component of the centroid’s past velocity vector and the x component of the individual’s past velocity vector (</w:t>
      </w:r>
      <w:r w:rsidR="00F707EF">
        <w:rPr>
          <w:rFonts w:eastAsia="Times New Roman" w:cstheme="minorHAnsi"/>
          <w:lang w:val="en-CA"/>
        </w:rPr>
        <w:t>=</w:t>
      </w:r>
      <w:r>
        <w:rPr>
          <w:rFonts w:eastAsia="Times New Roman" w:cstheme="minorHAnsi"/>
          <w:lang w:val="en-CA"/>
        </w:rPr>
        <w:t xml:space="preserve">front-back movement, corresponding to </w:t>
      </w:r>
      <w:r w:rsidRPr="00CB536D">
        <w:rPr>
          <w:rFonts w:eastAsia="Times New Roman" w:cstheme="minorHAnsi"/>
          <w:b/>
          <w:lang w:val="en-CA"/>
        </w:rPr>
        <w:t>movement speeding influence</w:t>
      </w:r>
      <w:r>
        <w:rPr>
          <w:rFonts w:eastAsia="Times New Roman" w:cstheme="minorHAnsi"/>
          <w:lang w:val="en-CA"/>
        </w:rPr>
        <w:t>)</w:t>
      </w:r>
    </w:p>
    <w:p w14:paraId="607B26A7" w14:textId="1136EC73" w:rsidR="00B51E9B" w:rsidRDefault="00B51E9B" w:rsidP="00B51E9B">
      <w:pPr>
        <w:spacing w:before="360" w:after="120" w:line="240" w:lineRule="auto"/>
        <w:jc w:val="both"/>
        <w:outlineLvl w:val="1"/>
        <w:rPr>
          <w:rFonts w:eastAsia="Times New Roman" w:cstheme="minorHAnsi"/>
          <w:bCs/>
          <w:color w:val="000000"/>
          <w:lang w:val="en-CA"/>
        </w:rPr>
      </w:pPr>
      <w:r w:rsidRPr="006D69C5">
        <w:rPr>
          <w:rFonts w:eastAsia="Times New Roman" w:cstheme="minorHAnsi"/>
          <w:noProof/>
          <w:lang w:val="en-US"/>
        </w:rPr>
        <w:drawing>
          <wp:inline distT="0" distB="0" distL="0" distR="0" wp14:anchorId="1E2CD3AC" wp14:editId="1E294487">
            <wp:extent cx="5707380" cy="19888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267"/>
                    <a:stretch/>
                  </pic:blipFill>
                  <pic:spPr bwMode="auto">
                    <a:xfrm>
                      <a:off x="0" y="0"/>
                      <a:ext cx="5707380" cy="1988820"/>
                    </a:xfrm>
                    <a:prstGeom prst="rect">
                      <a:avLst/>
                    </a:prstGeom>
                    <a:noFill/>
                    <a:ln>
                      <a:noFill/>
                    </a:ln>
                    <a:extLst>
                      <a:ext uri="{53640926-AAD7-44D8-BBD7-CCE9431645EC}">
                        <a14:shadowObscured xmlns:a14="http://schemas.microsoft.com/office/drawing/2010/main"/>
                      </a:ext>
                    </a:extLst>
                  </pic:spPr>
                </pic:pic>
              </a:graphicData>
            </a:graphic>
          </wp:inline>
        </w:drawing>
      </w:r>
      <w:r w:rsidRPr="006D69C5">
        <w:rPr>
          <w:rFonts w:ascii="Arial" w:eastAsia="Times New Roman" w:hAnsi="Arial" w:cs="Arial"/>
          <w:sz w:val="16"/>
          <w:lang w:val="en-US"/>
        </w:rPr>
        <w:t xml:space="preserve">Figure </w:t>
      </w:r>
      <w:r w:rsidR="00127176">
        <w:rPr>
          <w:rFonts w:ascii="Arial" w:eastAsia="Times New Roman" w:hAnsi="Arial" w:cs="Arial"/>
          <w:sz w:val="16"/>
          <w:lang w:val="en-US"/>
        </w:rPr>
        <w:t>2</w:t>
      </w:r>
      <w:r w:rsidRPr="006D69C5">
        <w:rPr>
          <w:rFonts w:ascii="Arial" w:eastAsia="Times New Roman" w:hAnsi="Arial" w:cs="Arial"/>
          <w:sz w:val="16"/>
          <w:lang w:val="en-US"/>
        </w:rPr>
        <w:t>. Summary of data processing for a given time point. (a) Portions of meerkat movement trajectories collected from GPS collars. Green and blue lines represent the trajectories of two example individuals over a 20 minutes interval. Black line represents the trajectory of the group centroid over the same time-interval, obtained by averaging the coordinates of every individuals in the group (only two individuals represented). (b) At time t, velocity vectors are calculated from the points 10 meters in the past and 10 meters in the future. Lighter symbols represent positions earlier in time, darker ones represent symbols later in time. (c) The velocity vector of the centroid from the past is used to define an orthonormal basis (dashed line) relative to which the position and movement of all individuals are calculated. Based on the centroid velocity vector from the future, the group is defined as either turning left or turning right, and either speeding up or slowing down at time t. Influence metrics are derived from the individual velocity vectors from the past. In this example, the blue individual would have a positive position turning influence at time t because it was on the right side of the group before the group turned right, but a negative movement turning influence because it was moving towards the left before the group turned right. It is the opposite for the green individual.</w:t>
      </w:r>
    </w:p>
    <w:p w14:paraId="66440FFD" w14:textId="79AB347D" w:rsidR="001B7003" w:rsidRDefault="00554B42" w:rsidP="001B7003">
      <w:pPr>
        <w:spacing w:before="360" w:after="0" w:line="360" w:lineRule="auto"/>
        <w:jc w:val="both"/>
        <w:outlineLvl w:val="1"/>
        <w:rPr>
          <w:rFonts w:cstheme="minorHAnsi"/>
          <w:lang w:val="en-US"/>
        </w:rPr>
      </w:pPr>
      <w:commentRangeStart w:id="59"/>
      <w:r>
        <w:rPr>
          <w:rFonts w:eastAsia="Times New Roman" w:cstheme="minorHAnsi"/>
          <w:bCs/>
          <w:color w:val="000000"/>
          <w:lang w:val="en-CA"/>
        </w:rPr>
        <w:t xml:space="preserve">Exploratory analyses had shown that </w:t>
      </w:r>
      <w:r w:rsidR="001B7003">
        <w:rPr>
          <w:rFonts w:cstheme="minorHAnsi"/>
          <w:lang w:val="en-US"/>
        </w:rPr>
        <w:t>the probability of the group</w:t>
      </w:r>
      <w:r w:rsidRPr="006D69C5">
        <w:rPr>
          <w:rFonts w:cstheme="minorHAnsi"/>
          <w:lang w:val="en-US"/>
        </w:rPr>
        <w:t xml:space="preserve"> to turn right increase</w:t>
      </w:r>
      <w:r>
        <w:rPr>
          <w:rFonts w:cstheme="minorHAnsi"/>
          <w:lang w:val="en-US"/>
        </w:rPr>
        <w:t>d</w:t>
      </w:r>
      <w:r w:rsidRPr="006D69C5">
        <w:rPr>
          <w:rFonts w:cstheme="minorHAnsi"/>
          <w:lang w:val="en-US"/>
        </w:rPr>
        <w:t xml:space="preserve"> sharply as individual</w:t>
      </w:r>
      <w:r w:rsidR="001B7003">
        <w:rPr>
          <w:rFonts w:cstheme="minorHAnsi"/>
          <w:lang w:val="en-US"/>
        </w:rPr>
        <w:t xml:space="preserve"> position or</w:t>
      </w:r>
      <w:r w:rsidRPr="006D69C5">
        <w:rPr>
          <w:rFonts w:cstheme="minorHAnsi"/>
          <w:lang w:val="en-US"/>
        </w:rPr>
        <w:t xml:space="preserve"> movement towards the right increase</w:t>
      </w:r>
      <w:r w:rsidR="001B7003">
        <w:rPr>
          <w:rFonts w:cstheme="minorHAnsi"/>
          <w:lang w:val="en-US"/>
        </w:rPr>
        <w:t>d</w:t>
      </w:r>
      <w:r w:rsidRPr="006D69C5">
        <w:rPr>
          <w:rFonts w:cstheme="minorHAnsi"/>
          <w:lang w:val="en-US"/>
        </w:rPr>
        <w:t xml:space="preserve">, before plateauing (figure </w:t>
      </w:r>
      <w:r w:rsidR="00F8521D">
        <w:rPr>
          <w:rFonts w:cstheme="minorHAnsi"/>
          <w:lang w:val="en-US"/>
        </w:rPr>
        <w:t>3</w:t>
      </w:r>
      <w:r w:rsidRPr="006D69C5">
        <w:rPr>
          <w:rFonts w:cstheme="minorHAnsi"/>
          <w:lang w:val="en-US"/>
        </w:rPr>
        <w:t>)</w:t>
      </w:r>
      <w:r w:rsidR="001B7003">
        <w:rPr>
          <w:rFonts w:cstheme="minorHAnsi"/>
          <w:lang w:val="en-US"/>
        </w:rPr>
        <w:t>, and</w:t>
      </w:r>
      <w:r w:rsidRPr="006D69C5">
        <w:rPr>
          <w:rFonts w:cstheme="minorHAnsi"/>
          <w:lang w:val="en-US"/>
        </w:rPr>
        <w:t xml:space="preserve"> </w:t>
      </w:r>
      <w:r w:rsidR="001B7003">
        <w:rPr>
          <w:rFonts w:cstheme="minorHAnsi"/>
          <w:lang w:val="en-US"/>
        </w:rPr>
        <w:t>l</w:t>
      </w:r>
      <w:r w:rsidRPr="006D69C5">
        <w:rPr>
          <w:rFonts w:cstheme="minorHAnsi"/>
          <w:lang w:val="en-US"/>
        </w:rPr>
        <w:t>ikewise, group probability to speed up increase</w:t>
      </w:r>
      <w:r w:rsidR="001B7003">
        <w:rPr>
          <w:rFonts w:cstheme="minorHAnsi"/>
          <w:lang w:val="en-US"/>
        </w:rPr>
        <w:t>d</w:t>
      </w:r>
      <w:r w:rsidRPr="006D69C5">
        <w:rPr>
          <w:rFonts w:cstheme="minorHAnsi"/>
          <w:lang w:val="en-US"/>
        </w:rPr>
        <w:t xml:space="preserve"> as individual’s speed </w:t>
      </w:r>
      <w:r w:rsidR="001B7003">
        <w:rPr>
          <w:rFonts w:cstheme="minorHAnsi"/>
          <w:lang w:val="en-US"/>
        </w:rPr>
        <w:t>front-back position or movement</w:t>
      </w:r>
      <w:r w:rsidRPr="006D69C5">
        <w:rPr>
          <w:rFonts w:cstheme="minorHAnsi"/>
          <w:lang w:val="en-US"/>
        </w:rPr>
        <w:t xml:space="preserve"> also increase</w:t>
      </w:r>
      <w:r w:rsidR="001B7003">
        <w:rPr>
          <w:rFonts w:cstheme="minorHAnsi"/>
          <w:lang w:val="en-US"/>
        </w:rPr>
        <w:t>d (see supplements).</w:t>
      </w:r>
      <w:commentRangeEnd w:id="59"/>
      <w:r w:rsidR="00A424AD">
        <w:rPr>
          <w:rStyle w:val="CommentReference"/>
          <w:lang w:val="en-CA" w:bidi="he-IL"/>
        </w:rPr>
        <w:commentReference w:id="59"/>
      </w:r>
    </w:p>
    <w:p w14:paraId="5C9D869A" w14:textId="79150F3D" w:rsidR="007E5F45" w:rsidRPr="001B7003" w:rsidRDefault="00554B42" w:rsidP="001B7003">
      <w:pPr>
        <w:spacing w:after="120" w:line="360" w:lineRule="auto"/>
        <w:jc w:val="both"/>
        <w:outlineLvl w:val="1"/>
        <w:rPr>
          <w:rFonts w:cstheme="minorHAnsi"/>
          <w:lang w:val="en-US"/>
        </w:rPr>
      </w:pPr>
      <w:r>
        <w:rPr>
          <w:rFonts w:eastAsia="Times New Roman" w:cstheme="minorHAnsi"/>
          <w:bCs/>
          <w:color w:val="000000"/>
          <w:lang w:val="en-CA"/>
        </w:rPr>
        <w:t xml:space="preserve"> </w:t>
      </w:r>
      <w:r w:rsidR="007A0BA1">
        <w:rPr>
          <w:rFonts w:eastAsia="Times New Roman" w:cstheme="minorHAnsi"/>
          <w:bCs/>
          <w:color w:val="000000"/>
          <w:lang w:val="en-CA"/>
        </w:rPr>
        <w:t>We the</w:t>
      </w:r>
      <w:r w:rsidR="001B7003">
        <w:rPr>
          <w:rFonts w:eastAsia="Times New Roman" w:cstheme="minorHAnsi"/>
          <w:bCs/>
          <w:color w:val="000000"/>
          <w:lang w:val="en-CA"/>
        </w:rPr>
        <w:t>refore</w:t>
      </w:r>
      <w:r w:rsidR="007A0BA1">
        <w:rPr>
          <w:rFonts w:eastAsia="Times New Roman" w:cstheme="minorHAnsi"/>
          <w:bCs/>
          <w:color w:val="000000"/>
          <w:lang w:val="en-CA"/>
        </w:rPr>
        <w:t xml:space="preserve"> </w:t>
      </w:r>
      <w:r w:rsidR="006D401B">
        <w:rPr>
          <w:rFonts w:eastAsia="Times New Roman" w:cstheme="minorHAnsi"/>
          <w:bCs/>
          <w:color w:val="000000"/>
          <w:lang w:val="en-CA"/>
        </w:rPr>
        <w:t xml:space="preserve">modelled each of the four influences as </w:t>
      </w:r>
      <w:r w:rsidR="0084288E">
        <w:rPr>
          <w:rFonts w:eastAsia="Times New Roman" w:cstheme="minorHAnsi"/>
          <w:bCs/>
          <w:color w:val="000000"/>
          <w:lang w:val="en-CA"/>
        </w:rPr>
        <w:t xml:space="preserve">a binary group response as a function of </w:t>
      </w:r>
      <w:r w:rsidR="00F707EF">
        <w:rPr>
          <w:rFonts w:eastAsia="Times New Roman" w:cstheme="minorHAnsi"/>
          <w:bCs/>
          <w:color w:val="000000"/>
          <w:lang w:val="en-CA"/>
        </w:rPr>
        <w:t xml:space="preserve">a continuous individual predictor: (1) probability of the group to turn right as a function of individual left-right position, (2) probability of the group to turn right as a function of individual left-right movement, (3) probability of the group to speed up as a function of individual front-back position, (4) probability of the group to speed up as a function of individual front-back movement. </w:t>
      </w:r>
    </w:p>
    <w:p w14:paraId="575C72DB" w14:textId="13C880E8" w:rsidR="00F82420" w:rsidRPr="006D69C5" w:rsidRDefault="00883897" w:rsidP="00F82420">
      <w:pPr>
        <w:spacing w:after="0" w:line="360" w:lineRule="auto"/>
        <w:jc w:val="both"/>
        <w:rPr>
          <w:rFonts w:eastAsia="Times New Roman" w:cstheme="minorHAnsi"/>
          <w:lang w:val="en-US"/>
        </w:rPr>
      </w:pPr>
      <w:r>
        <w:rPr>
          <w:rFonts w:eastAsia="Times New Roman" w:cstheme="minorHAnsi"/>
          <w:bCs/>
          <w:color w:val="000000"/>
          <w:lang w:val="en-US"/>
        </w:rPr>
        <w:t xml:space="preserve">The models used were a modified version of the logistic function </w:t>
      </w:r>
      <w:r w:rsidR="007E5F45">
        <w:rPr>
          <w:rFonts w:eastAsia="Times New Roman" w:cstheme="minorHAnsi"/>
          <w:bCs/>
          <w:color w:val="000000"/>
          <w:lang w:val="en-US"/>
        </w:rPr>
        <w:t>(equation 1):</w:t>
      </w:r>
    </w:p>
    <w:p w14:paraId="340FAFB9" w14:textId="1866DBCD" w:rsidR="00F82420" w:rsidRPr="006D69C5" w:rsidRDefault="007E5F45" w:rsidP="00F82420">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58240" behindDoc="0" locked="0" layoutInCell="1" allowOverlap="1" wp14:anchorId="2C8551E6" wp14:editId="3036AA50">
                <wp:simplePos x="0" y="0"/>
                <wp:positionH relativeFrom="margin">
                  <wp:align>left</wp:align>
                </wp:positionH>
                <wp:positionV relativeFrom="paragraph">
                  <wp:posOffset>32385</wp:posOffset>
                </wp:positionV>
                <wp:extent cx="5958840" cy="648335"/>
                <wp:effectExtent l="0" t="0" r="0" b="0"/>
                <wp:wrapNone/>
                <wp:docPr id="21" name="TextBox 20">
                  <a:extLst xmlns:a="http://schemas.openxmlformats.org/drawingml/2006/main">
                    <a:ext uri="{FF2B5EF4-FFF2-40B4-BE49-F238E27FC236}">
                      <a16:creationId xmlns:a16="http://schemas.microsoft.com/office/drawing/2014/main" id="{B773D939-9E76-4A97-BFC5-5AC18EEC24F0}"/>
                    </a:ext>
                  </a:extLst>
                </wp:docPr>
                <wp:cNvGraphicFramePr/>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3E115E7B" w14:textId="7B4D0439" w:rsidR="00EE40E4" w:rsidRDefault="00EE40E4" w:rsidP="00C7159E">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1</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r>
                                        <m:rPr>
                                          <m:sty m:val="bi"/>
                                        </m:rPr>
                                        <w:rPr>
                                          <w:rFonts w:ascii="Cambria Math" w:eastAsia="Cambria Math" w:hAnsi="Cambria Math"/>
                                          <w:color w:val="000000" w:themeColor="text1"/>
                                          <w:kern w:val="24"/>
                                          <w:sz w:val="40"/>
                                          <w:szCs w:val="48"/>
                                          <w:lang w:val="en-US"/>
                                        </w:rPr>
                                        <m:t>β</m:t>
                                      </m:r>
                                      <m:r>
                                        <w:rPr>
                                          <w:rFonts w:ascii="Cambria Math" w:eastAsia="Cambria Math" w:hAnsi="Cambria Math"/>
                                          <w:color w:val="000000" w:themeColor="text1"/>
                                          <w:kern w:val="24"/>
                                          <w:sz w:val="40"/>
                                          <w:szCs w:val="48"/>
                                          <w:lang w:val="en-US"/>
                                        </w:rPr>
                                        <m:t>x</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w:pict>
              <v:shape w14:anchorId="2C8551E6" id="TextBox 20" o:spid="_x0000_s1037" type="#_x0000_t202" style="position:absolute;left:0;text-align:left;margin-left:0;margin-top:2.55pt;width:469.2pt;height:51.05pt;z-index:251658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" filled="f" stroked="f">
                <v:textbox style="mso-fit-shape-to-text:t" inset="0,0,0,0">
                  <w:txbxContent>
                    <w:p w14:paraId="3E115E7B" w14:textId="7B4D0439" w:rsidR="00EE40E4" w:rsidRDefault="00EE40E4" w:rsidP="00C7159E">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1</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r>
                                  <m:rPr>
                                    <m:sty m:val="bi"/>
                                  </m:rPr>
                                  <w:rPr>
                                    <w:rFonts w:ascii="Cambria Math" w:eastAsia="Cambria Math" w:hAnsi="Cambria Math"/>
                                    <w:color w:val="000000" w:themeColor="text1"/>
                                    <w:kern w:val="24"/>
                                    <w:sz w:val="40"/>
                                    <w:szCs w:val="48"/>
                                    <w:lang w:val="en-US"/>
                                  </w:rPr>
                                  <m:t>β</m:t>
                                </m:r>
                                <m:r>
                                  <w:rPr>
                                    <w:rFonts w:ascii="Cambria Math" w:eastAsia="Cambria Math" w:hAnsi="Cambria Math"/>
                                    <w:color w:val="000000" w:themeColor="text1"/>
                                    <w:kern w:val="24"/>
                                    <w:sz w:val="40"/>
                                    <w:szCs w:val="48"/>
                                    <w:lang w:val="en-US"/>
                                  </w:rPr>
                                  <m:t>x</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v:textbox>
                <w10:wrap anchorx="margin"/>
              </v:shape>
            </w:pict>
          </mc:Fallback>
        </mc:AlternateContent>
      </w:r>
    </w:p>
    <w:p w14:paraId="0AE66B42" w14:textId="32DFD00C" w:rsidR="00F82420" w:rsidRDefault="00F82420" w:rsidP="00F82420">
      <w:pPr>
        <w:spacing w:after="0" w:line="360" w:lineRule="auto"/>
        <w:jc w:val="both"/>
        <w:rPr>
          <w:rFonts w:eastAsia="Times New Roman" w:cstheme="minorHAnsi"/>
          <w:lang w:val="en-US"/>
        </w:rPr>
      </w:pPr>
    </w:p>
    <w:p w14:paraId="4F3D3719" w14:textId="77777777" w:rsidR="007E5F45" w:rsidRDefault="007E5F45" w:rsidP="00F82420">
      <w:pPr>
        <w:spacing w:after="0" w:line="360" w:lineRule="auto"/>
        <w:jc w:val="both"/>
        <w:rPr>
          <w:rFonts w:eastAsia="Times New Roman" w:cstheme="minorHAnsi"/>
          <w:lang w:val="en-US"/>
        </w:rPr>
      </w:pPr>
    </w:p>
    <w:p w14:paraId="254F76E8" w14:textId="29F2249D" w:rsidR="007E5F45" w:rsidRDefault="007E5F45" w:rsidP="00011C1A">
      <w:pPr>
        <w:spacing w:after="0" w:line="360" w:lineRule="auto"/>
        <w:jc w:val="both"/>
        <w:rPr>
          <w:rFonts w:eastAsia="Times New Roman" w:cstheme="minorHAnsi"/>
          <w:lang w:val="en-US"/>
        </w:rPr>
      </w:pPr>
      <w:r>
        <w:rPr>
          <w:rFonts w:eastAsia="Times New Roman" w:cstheme="minorHAnsi"/>
          <w:lang w:val="en-US"/>
        </w:rPr>
        <w:t>Where α represent</w:t>
      </w:r>
      <w:r w:rsidR="00011C1A">
        <w:rPr>
          <w:rFonts w:eastAsia="Times New Roman" w:cstheme="minorHAnsi"/>
          <w:lang w:val="en-US"/>
        </w:rPr>
        <w:t>s</w:t>
      </w:r>
      <w:r>
        <w:rPr>
          <w:rFonts w:eastAsia="Times New Roman" w:cstheme="minorHAnsi"/>
          <w:lang w:val="en-US"/>
        </w:rPr>
        <w:t xml:space="preserve"> the probability that the group is influenced by the focal individual at a given time point</w:t>
      </w:r>
      <w:r w:rsidR="000D2D96">
        <w:rPr>
          <w:rFonts w:eastAsia="Times New Roman" w:cstheme="minorHAnsi"/>
          <w:lang w:val="en-US"/>
        </w:rPr>
        <w:t xml:space="preserve">, β is the logistic growth rate (steepness) of the curve, and γ represent the </w:t>
      </w:r>
      <w:r w:rsidR="002840B8">
        <w:rPr>
          <w:rFonts w:eastAsia="Times New Roman" w:cstheme="minorHAnsi"/>
          <w:lang w:val="en-US"/>
        </w:rPr>
        <w:t>baseline</w:t>
      </w:r>
      <w:r w:rsidR="000D2D96">
        <w:rPr>
          <w:rFonts w:eastAsia="Times New Roman" w:cstheme="minorHAnsi"/>
          <w:lang w:val="en-US"/>
        </w:rPr>
        <w:t xml:space="preserve"> probability of the group either turning right or speeding up. </w:t>
      </w:r>
      <w:r w:rsidR="002840B8">
        <w:rPr>
          <w:rFonts w:eastAsia="Times New Roman" w:cstheme="minorHAnsi"/>
          <w:lang w:val="en-US"/>
        </w:rPr>
        <w:t xml:space="preserve">We therefore consider that the group movement outcome </w:t>
      </w:r>
      <w:r w:rsidR="002840B8" w:rsidRPr="006D69C5">
        <w:rPr>
          <w:rFonts w:eastAsia="Times New Roman" w:cstheme="minorHAnsi"/>
          <w:lang w:val="en-US"/>
        </w:rPr>
        <w:t>(either turning left/right or speeding up/slowing down)</w:t>
      </w:r>
      <w:r w:rsidR="002840B8">
        <w:rPr>
          <w:rFonts w:eastAsia="Times New Roman" w:cstheme="minorHAnsi"/>
          <w:lang w:val="en-US"/>
        </w:rPr>
        <w:t xml:space="preserve"> has a probability α to be influenced by a given individual, in which case it follows a standard logistic function (first term of the equation), or is decided regardless of the position or movement of the focal individual</w:t>
      </w:r>
      <w:r w:rsidR="00E748FB">
        <w:rPr>
          <w:rFonts w:eastAsia="Times New Roman" w:cstheme="minorHAnsi"/>
          <w:lang w:val="en-US"/>
        </w:rPr>
        <w:t>,</w:t>
      </w:r>
      <w:r w:rsidR="002840B8" w:rsidRPr="006D69C5">
        <w:rPr>
          <w:rFonts w:eastAsia="Times New Roman" w:cstheme="minorHAnsi"/>
          <w:lang w:val="en-US"/>
        </w:rPr>
        <w:t xml:space="preserve"> </w:t>
      </w:r>
      <w:r w:rsidR="00E748FB">
        <w:rPr>
          <w:rFonts w:eastAsia="Times New Roman" w:cstheme="minorHAnsi"/>
          <w:lang w:val="en-US"/>
        </w:rPr>
        <w:t>at a probability (1-</w:t>
      </w:r>
      <w:r w:rsidR="00E748FB" w:rsidRPr="00E748FB">
        <w:rPr>
          <w:rFonts w:eastAsia="Times New Roman" w:cstheme="minorHAnsi"/>
          <w:lang w:val="en-US"/>
        </w:rPr>
        <w:t xml:space="preserve"> </w:t>
      </w:r>
      <w:r w:rsidR="00E748FB">
        <w:rPr>
          <w:rFonts w:eastAsia="Times New Roman" w:cstheme="minorHAnsi"/>
          <w:lang w:val="en-US"/>
        </w:rPr>
        <w:t>α).</w:t>
      </w:r>
      <w:r w:rsidR="002840B8">
        <w:rPr>
          <w:rFonts w:eastAsia="Times New Roman" w:cstheme="minorHAnsi"/>
          <w:lang w:val="en-US"/>
        </w:rPr>
        <w:t xml:space="preserve"> </w:t>
      </w:r>
      <w:r w:rsidR="000D2D96">
        <w:rPr>
          <w:rFonts w:eastAsia="Times New Roman" w:cstheme="minorHAnsi"/>
          <w:lang w:val="en-US"/>
        </w:rPr>
        <w:t xml:space="preserve">γ was set as 0.5 for the two turning influence metrics (equal probability to turn left or right), and as the overall probability of a given group to speed up over all time points for the two speeding influence metrics. </w:t>
      </w:r>
    </w:p>
    <w:p w14:paraId="3623F405" w14:textId="54C3C249" w:rsidR="00207339" w:rsidRDefault="00127176" w:rsidP="00207339">
      <w:pPr>
        <w:spacing w:after="0" w:line="360" w:lineRule="auto"/>
        <w:jc w:val="both"/>
        <w:rPr>
          <w:rFonts w:eastAsia="Times New Roman" w:cstheme="minorHAnsi"/>
          <w:lang w:val="en-US"/>
        </w:rPr>
      </w:pPr>
      <w:r w:rsidRPr="006D69C5">
        <w:rPr>
          <w:rFonts w:eastAsia="Times New Roman" w:cstheme="minorHAnsi"/>
          <w:noProof/>
          <w:lang w:val="en-US"/>
        </w:rPr>
        <w:drawing>
          <wp:anchor distT="0" distB="0" distL="114300" distR="114300" simplePos="0" relativeHeight="251651072" behindDoc="0" locked="0" layoutInCell="1" allowOverlap="1" wp14:anchorId="421399FD" wp14:editId="3C308C8A">
            <wp:simplePos x="0" y="0"/>
            <wp:positionH relativeFrom="column">
              <wp:posOffset>619125</wp:posOffset>
            </wp:positionH>
            <wp:positionV relativeFrom="paragraph">
              <wp:posOffset>1567180</wp:posOffset>
            </wp:positionV>
            <wp:extent cx="3550920" cy="3048000"/>
            <wp:effectExtent l="0" t="0" r="0" b="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0920" cy="3048000"/>
                    </a:xfrm>
                    <a:prstGeom prst="rect">
                      <a:avLst/>
                    </a:prstGeom>
                    <a:noFill/>
                    <a:ln>
                      <a:noFill/>
                    </a:ln>
                  </pic:spPr>
                </pic:pic>
              </a:graphicData>
            </a:graphic>
          </wp:anchor>
        </w:drawing>
      </w:r>
      <w:r w:rsidR="00011C1A">
        <w:rPr>
          <w:rFonts w:eastAsia="Times New Roman" w:cstheme="minorHAnsi"/>
          <w:lang w:val="en-US"/>
        </w:rPr>
        <w:t xml:space="preserve">We computed the fitted values of α and β for each </w:t>
      </w:r>
      <w:ins w:id="60" w:author="Seretta Gamba" w:date="2021-12-10T09:11:00Z">
        <w:r w:rsidR="00A424AD">
          <w:rPr>
            <w:rFonts w:eastAsia="Times New Roman" w:cstheme="minorHAnsi"/>
            <w:lang w:val="en-US"/>
          </w:rPr>
          <w:t xml:space="preserve">of the </w:t>
        </w:r>
      </w:ins>
      <w:proofErr w:type="gramStart"/>
      <w:r w:rsidR="00011C1A">
        <w:rPr>
          <w:rFonts w:eastAsia="Times New Roman" w:cstheme="minorHAnsi"/>
          <w:lang w:val="en-US"/>
        </w:rPr>
        <w:t>four influence</w:t>
      </w:r>
      <w:proofErr w:type="gramEnd"/>
      <w:r w:rsidR="00011C1A">
        <w:rPr>
          <w:rFonts w:eastAsia="Times New Roman" w:cstheme="minorHAnsi"/>
          <w:lang w:val="en-US"/>
        </w:rPr>
        <w:t xml:space="preserve"> metric</w:t>
      </w:r>
      <w:r w:rsidR="00207339">
        <w:rPr>
          <w:rFonts w:eastAsia="Times New Roman" w:cstheme="minorHAnsi"/>
          <w:lang w:val="en-US"/>
        </w:rPr>
        <w:t>s</w:t>
      </w:r>
      <w:r w:rsidR="00011C1A">
        <w:rPr>
          <w:rFonts w:eastAsia="Times New Roman" w:cstheme="minorHAnsi"/>
          <w:lang w:val="en-US"/>
        </w:rPr>
        <w:t xml:space="preserve"> by maximizing the log-likelihood of the function</w:t>
      </w:r>
      <w:r w:rsidR="00F8521D">
        <w:rPr>
          <w:rFonts w:eastAsia="Times New Roman" w:cstheme="minorHAnsi"/>
          <w:lang w:val="en-US"/>
        </w:rPr>
        <w:t xml:space="preserve">. </w:t>
      </w:r>
      <w:r w:rsidR="005B5B3F">
        <w:rPr>
          <w:rFonts w:eastAsia="Times New Roman" w:cstheme="minorHAnsi"/>
          <w:lang w:val="en-US"/>
        </w:rPr>
        <w:t>We t</w:t>
      </w:r>
      <w:r w:rsidR="005B5B3F" w:rsidRPr="006D69C5">
        <w:rPr>
          <w:rFonts w:eastAsia="Times New Roman" w:cstheme="minorHAnsi"/>
          <w:lang w:val="en-US"/>
        </w:rPr>
        <w:t xml:space="preserve">hen </w:t>
      </w:r>
      <w:r w:rsidR="005B5B3F">
        <w:rPr>
          <w:rFonts w:eastAsia="Times New Roman" w:cstheme="minorHAnsi"/>
          <w:lang w:val="en-US"/>
        </w:rPr>
        <w:t xml:space="preserve">computed the 90% quantile of each four continuous predictor variables </w:t>
      </w:r>
      <w:r w:rsidR="00695914">
        <w:rPr>
          <w:rFonts w:eastAsia="Times New Roman" w:cstheme="minorHAnsi"/>
          <w:lang w:val="en-US"/>
        </w:rPr>
        <w:t xml:space="preserve">across all individual </w:t>
      </w:r>
      <w:r w:rsidR="005B5B3F">
        <w:rPr>
          <w:rFonts w:eastAsia="Times New Roman" w:cstheme="minorHAnsi"/>
          <w:lang w:val="en-US"/>
        </w:rPr>
        <w:t xml:space="preserve">and used the predicted </w:t>
      </w:r>
      <w:r w:rsidR="00695914">
        <w:rPr>
          <w:rFonts w:eastAsia="Times New Roman" w:cstheme="minorHAnsi"/>
          <w:lang w:val="en-US"/>
        </w:rPr>
        <w:t>probability</w:t>
      </w:r>
      <w:r w:rsidR="005B5B3F">
        <w:rPr>
          <w:rFonts w:eastAsia="Times New Roman" w:cstheme="minorHAnsi"/>
          <w:lang w:val="en-US"/>
        </w:rPr>
        <w:t xml:space="preserve"> </w:t>
      </w:r>
      <w:r w:rsidR="00695914">
        <w:rPr>
          <w:rFonts w:eastAsia="Times New Roman" w:cstheme="minorHAnsi"/>
          <w:lang w:val="en-US"/>
        </w:rPr>
        <w:t xml:space="preserve">from the model for that x-value as a score </w:t>
      </w:r>
      <w:r w:rsidR="00207339">
        <w:rPr>
          <w:rFonts w:eastAsia="Times New Roman" w:cstheme="minorHAnsi"/>
          <w:lang w:val="en-US"/>
        </w:rPr>
        <w:t>representing</w:t>
      </w:r>
      <w:r w:rsidR="00695914">
        <w:rPr>
          <w:rFonts w:eastAsia="Times New Roman" w:cstheme="minorHAnsi"/>
          <w:lang w:val="en-US"/>
        </w:rPr>
        <w:t xml:space="preserve"> that individual’s influence</w:t>
      </w:r>
      <w:r w:rsidR="00473BCD">
        <w:rPr>
          <w:rFonts w:eastAsia="Times New Roman" w:cstheme="minorHAnsi"/>
          <w:lang w:val="en-US"/>
        </w:rPr>
        <w:t xml:space="preserve"> (</w:t>
      </w:r>
      <w:r w:rsidR="00F8521D">
        <w:rPr>
          <w:rFonts w:eastAsia="Times New Roman" w:cstheme="minorHAnsi"/>
          <w:lang w:val="en-US"/>
        </w:rPr>
        <w:t>figure 3</w:t>
      </w:r>
      <w:r w:rsidR="00473BCD">
        <w:rPr>
          <w:rFonts w:eastAsia="Times New Roman" w:cstheme="minorHAnsi"/>
          <w:lang w:val="en-US"/>
        </w:rPr>
        <w:t>)</w:t>
      </w:r>
      <w:r w:rsidR="00695914">
        <w:rPr>
          <w:rFonts w:eastAsia="Times New Roman" w:cstheme="minorHAnsi"/>
          <w:lang w:val="en-US"/>
        </w:rPr>
        <w:t>. This influence score therefore correspond</w:t>
      </w:r>
      <w:r w:rsidR="00207339">
        <w:rPr>
          <w:rFonts w:eastAsia="Times New Roman" w:cstheme="minorHAnsi"/>
          <w:lang w:val="en-US"/>
        </w:rPr>
        <w:t>s</w:t>
      </w:r>
      <w:r w:rsidR="00695914">
        <w:rPr>
          <w:rFonts w:eastAsia="Times New Roman" w:cstheme="minorHAnsi"/>
          <w:lang w:val="en-US"/>
        </w:rPr>
        <w:t xml:space="preserve"> to the probability that the group is positively influenced by </w:t>
      </w:r>
      <w:r w:rsidR="00207339">
        <w:rPr>
          <w:rFonts w:eastAsia="Times New Roman" w:cstheme="minorHAnsi"/>
          <w:lang w:val="en-US"/>
        </w:rPr>
        <w:t>the focal individual for a fixed value of position or speed relative to the group centroid.</w:t>
      </w:r>
      <w:r w:rsidR="005B5B3F">
        <w:rPr>
          <w:rFonts w:eastAsia="Times New Roman" w:cstheme="minorHAnsi"/>
          <w:lang w:val="en-US"/>
        </w:rPr>
        <w:t xml:space="preserve"> </w:t>
      </w:r>
    </w:p>
    <w:p w14:paraId="4571ADD7" w14:textId="383C0B88" w:rsidR="00127176" w:rsidRPr="006D69C5" w:rsidRDefault="00127176" w:rsidP="00127176">
      <w:pPr>
        <w:spacing w:after="0" w:line="240" w:lineRule="auto"/>
        <w:ind w:left="720"/>
        <w:jc w:val="both"/>
        <w:rPr>
          <w:rFonts w:ascii="Arial" w:eastAsia="Times New Roman" w:hAnsi="Arial" w:cs="Arial"/>
          <w:sz w:val="16"/>
          <w:szCs w:val="16"/>
          <w:lang w:val="en-US"/>
        </w:rPr>
      </w:pPr>
      <w:r w:rsidRPr="006D69C5">
        <w:rPr>
          <w:rFonts w:ascii="Arial" w:eastAsia="Times New Roman" w:hAnsi="Arial" w:cs="Arial"/>
          <w:sz w:val="16"/>
          <w:szCs w:val="16"/>
          <w:lang w:val="en-US"/>
        </w:rPr>
        <w:t xml:space="preserve">Figure </w:t>
      </w:r>
      <w:r>
        <w:rPr>
          <w:rFonts w:ascii="Arial" w:eastAsia="Times New Roman" w:hAnsi="Arial" w:cs="Arial"/>
          <w:sz w:val="16"/>
          <w:szCs w:val="16"/>
          <w:lang w:val="en-US"/>
        </w:rPr>
        <w:t>3</w:t>
      </w:r>
      <w:r w:rsidRPr="006D69C5">
        <w:rPr>
          <w:rFonts w:ascii="Arial" w:eastAsia="Times New Roman" w:hAnsi="Arial" w:cs="Arial"/>
          <w:sz w:val="16"/>
          <w:szCs w:val="16"/>
          <w:lang w:val="en-US"/>
        </w:rPr>
        <w:t xml:space="preserve">. Example for one given individual of the probability that the group turns right relative to its past direction of travel as a function of that individual speed along the left-right axis. Positive x-values indicates that the individual was moving towards the right of the group relative to past direction of travel, negative values indicate it was moving towards the left. Black curve shows the real data (binned every 4 x-units), </w:t>
      </w:r>
      <w:r w:rsidR="00F8521D">
        <w:rPr>
          <w:rFonts w:ascii="Arial" w:eastAsia="Times New Roman" w:hAnsi="Arial" w:cs="Arial"/>
          <w:sz w:val="16"/>
          <w:szCs w:val="16"/>
          <w:lang w:val="en-US"/>
        </w:rPr>
        <w:t>r</w:t>
      </w:r>
      <w:r w:rsidRPr="006D69C5">
        <w:rPr>
          <w:rFonts w:ascii="Arial" w:eastAsia="Times New Roman" w:hAnsi="Arial" w:cs="Arial"/>
          <w:sz w:val="16"/>
          <w:szCs w:val="16"/>
          <w:lang w:val="en-US"/>
        </w:rPr>
        <w:t xml:space="preserve">ed curve shows the fitted line from the </w:t>
      </w:r>
      <w:r>
        <w:rPr>
          <w:rFonts w:ascii="Arial" w:eastAsia="Times New Roman" w:hAnsi="Arial" w:cs="Arial"/>
          <w:sz w:val="16"/>
          <w:szCs w:val="16"/>
          <w:lang w:val="en-US"/>
        </w:rPr>
        <w:t xml:space="preserve">model, </w:t>
      </w:r>
      <w:r w:rsidRPr="006D69C5">
        <w:rPr>
          <w:rFonts w:ascii="Arial" w:eastAsia="Times New Roman" w:hAnsi="Arial" w:cs="Arial"/>
          <w:sz w:val="16"/>
          <w:szCs w:val="16"/>
          <w:lang w:val="en-US"/>
        </w:rPr>
        <w:t>blue dotted lines shows how the influence score is found for that individual.</w:t>
      </w:r>
    </w:p>
    <w:p w14:paraId="77B73A6C" w14:textId="1F397BC8" w:rsidR="00127176" w:rsidRDefault="00127176" w:rsidP="00207339">
      <w:pPr>
        <w:spacing w:after="0" w:line="360" w:lineRule="auto"/>
        <w:jc w:val="both"/>
        <w:rPr>
          <w:rFonts w:eastAsia="Times New Roman" w:cstheme="minorHAnsi"/>
          <w:lang w:val="en-US"/>
        </w:rPr>
      </w:pPr>
    </w:p>
    <w:p w14:paraId="350CF9B0" w14:textId="337EF307" w:rsidR="00207339" w:rsidRDefault="00207339" w:rsidP="00207339">
      <w:pPr>
        <w:spacing w:after="0" w:line="360" w:lineRule="auto"/>
        <w:jc w:val="both"/>
        <w:rPr>
          <w:rFonts w:eastAsia="Times New Roman" w:cstheme="minorHAnsi"/>
          <w:lang w:val="en-US"/>
        </w:rPr>
      </w:pPr>
    </w:p>
    <w:p w14:paraId="1C55424E" w14:textId="2F447C8E" w:rsidR="00207339" w:rsidRPr="006D69C5" w:rsidRDefault="00207339" w:rsidP="00207339">
      <w:pPr>
        <w:spacing w:after="0" w:line="360" w:lineRule="auto"/>
        <w:jc w:val="both"/>
        <w:rPr>
          <w:rFonts w:eastAsia="Times New Roman" w:cstheme="minorHAnsi"/>
          <w:lang w:val="en-US"/>
        </w:rPr>
      </w:pPr>
      <w:r>
        <w:rPr>
          <w:rFonts w:eastAsia="Times New Roman" w:cstheme="minorHAnsi"/>
          <w:lang w:val="en-US"/>
        </w:rPr>
        <w:lastRenderedPageBreak/>
        <w:t>Once we had calculat</w:t>
      </w:r>
      <w:r w:rsidR="005F1E9C">
        <w:rPr>
          <w:rFonts w:eastAsia="Times New Roman" w:cstheme="minorHAnsi"/>
          <w:lang w:val="en-US"/>
        </w:rPr>
        <w:t>e</w:t>
      </w:r>
      <w:r>
        <w:rPr>
          <w:rFonts w:eastAsia="Times New Roman" w:cstheme="minorHAnsi"/>
          <w:lang w:val="en-US"/>
        </w:rPr>
        <w:t>d</w:t>
      </w:r>
      <w:r w:rsidR="003703A7">
        <w:rPr>
          <w:rFonts w:eastAsia="Times New Roman" w:cstheme="minorHAnsi"/>
          <w:lang w:val="en-US"/>
        </w:rPr>
        <w:t xml:space="preserve"> the four influence scores for all individuals within each five groups</w:t>
      </w:r>
      <w:r w:rsidR="00380424">
        <w:rPr>
          <w:rFonts w:eastAsia="Times New Roman" w:cstheme="minorHAnsi"/>
          <w:lang w:val="en-US"/>
        </w:rPr>
        <w:t xml:space="preserve"> we performed GLMMs with each influence score as the response variable, </w:t>
      </w:r>
      <w:r w:rsidRPr="006D69C5">
        <w:rPr>
          <w:rFonts w:eastAsia="Times New Roman" w:cstheme="minorHAnsi"/>
          <w:lang w:val="en-US"/>
        </w:rPr>
        <w:t>status as a categorical predictor and group as a random effect to test if there were consistent differences between the influence of each status.</w:t>
      </w:r>
    </w:p>
    <w:p w14:paraId="631EAE24" w14:textId="52FBED80" w:rsidR="00770083" w:rsidRPr="006D69C5" w:rsidRDefault="00770083" w:rsidP="00D27F62">
      <w:pPr>
        <w:spacing w:after="0" w:line="360" w:lineRule="auto"/>
        <w:jc w:val="both"/>
        <w:rPr>
          <w:rFonts w:eastAsia="Times New Roman" w:cstheme="minorHAnsi"/>
          <w:lang w:val="en-US"/>
        </w:rPr>
      </w:pPr>
    </w:p>
    <w:p w14:paraId="31BA4260" w14:textId="2293E2D5" w:rsidR="008B3EAF" w:rsidRPr="006D69C5" w:rsidRDefault="00435B2B" w:rsidP="00D27F62">
      <w:pPr>
        <w:spacing w:after="0" w:line="360" w:lineRule="auto"/>
        <w:jc w:val="both"/>
        <w:rPr>
          <w:rFonts w:eastAsia="Times New Roman" w:cstheme="minorHAnsi"/>
          <w:lang w:val="en-US"/>
        </w:rPr>
      </w:pPr>
      <w:r>
        <w:rPr>
          <w:rFonts w:eastAsia="Times New Roman" w:cstheme="minorHAnsi"/>
          <w:lang w:val="en-US"/>
        </w:rPr>
        <w:t>In order to test the global interaction between position and movement of the focal individual</w:t>
      </w:r>
      <w:r w:rsidR="00554B42">
        <w:rPr>
          <w:rFonts w:eastAsia="Times New Roman" w:cstheme="minorHAnsi"/>
          <w:lang w:val="en-US"/>
        </w:rPr>
        <w:t xml:space="preserve"> and to know which cue is the most influential</w:t>
      </w:r>
      <w:r>
        <w:rPr>
          <w:rFonts w:eastAsia="Times New Roman" w:cstheme="minorHAnsi"/>
          <w:lang w:val="en-US"/>
        </w:rPr>
        <w:t xml:space="preserve">, we also modelled the probability of the group to turn right as a function of both individual left-right position and individual left-right movement, and the probability of the group to speed up as a function of both </w:t>
      </w:r>
      <w:r w:rsidR="00B51E9B">
        <w:rPr>
          <w:rFonts w:eastAsia="Times New Roman" w:cstheme="minorHAnsi"/>
          <w:lang w:val="en-US"/>
        </w:rPr>
        <w:t xml:space="preserve">individual front-back position and individual front-back movement (equation 2). </w:t>
      </w:r>
      <w:commentRangeStart w:id="61"/>
      <w:r w:rsidR="00B51E9B">
        <w:rPr>
          <w:rFonts w:eastAsia="Times New Roman" w:cstheme="minorHAnsi"/>
          <w:lang w:val="en-US"/>
        </w:rPr>
        <w:t xml:space="preserve">We fitted the two models across all individuals instead of separately for </w:t>
      </w:r>
      <w:proofErr w:type="gramStart"/>
      <w:r w:rsidR="00B51E9B">
        <w:rPr>
          <w:rFonts w:eastAsia="Times New Roman" w:cstheme="minorHAnsi"/>
          <w:lang w:val="en-US"/>
        </w:rPr>
        <w:t>each individual</w:t>
      </w:r>
      <w:proofErr w:type="gramEnd"/>
      <w:r w:rsidR="00B51E9B">
        <w:rPr>
          <w:rFonts w:eastAsia="Times New Roman" w:cstheme="minorHAnsi"/>
          <w:lang w:val="en-US"/>
        </w:rPr>
        <w:t>.</w:t>
      </w:r>
      <w:commentRangeEnd w:id="61"/>
      <w:r w:rsidR="006E2401">
        <w:rPr>
          <w:rStyle w:val="CommentReference"/>
          <w:lang w:val="en-CA" w:bidi="he-IL"/>
        </w:rPr>
        <w:commentReference w:id="61"/>
      </w:r>
    </w:p>
    <w:p w14:paraId="4BA7B3BF" w14:textId="42739D18" w:rsidR="008B3EAF" w:rsidRDefault="008B3EAF" w:rsidP="00D27F62">
      <w:pPr>
        <w:spacing w:after="0" w:line="360" w:lineRule="auto"/>
        <w:jc w:val="both"/>
        <w:rPr>
          <w:rFonts w:eastAsia="Times New Roman" w:cstheme="minorHAnsi"/>
          <w:lang w:val="en-US"/>
        </w:rPr>
      </w:pPr>
    </w:p>
    <w:p w14:paraId="019B72A9" w14:textId="2B19ED43" w:rsidR="009A7671" w:rsidRPr="006D69C5" w:rsidRDefault="00C60397" w:rsidP="00D27F62">
      <w:pPr>
        <w:spacing w:after="0" w:line="360" w:lineRule="auto"/>
        <w:jc w:val="both"/>
        <w:rPr>
          <w:rFonts w:eastAsia="Times New Roman" w:cstheme="minorHAnsi"/>
          <w:lang w:val="en-US"/>
        </w:rPr>
      </w:pPr>
      <w:r>
        <w:rPr>
          <w:rFonts w:eastAsia="Times New Roman" w:cstheme="minorHAnsi"/>
          <w:noProof/>
          <w:lang w:val="en-US"/>
        </w:rPr>
        <mc:AlternateContent>
          <mc:Choice Requires="wps">
            <w:drawing>
              <wp:anchor distT="0" distB="0" distL="114300" distR="114300" simplePos="0" relativeHeight="251660288" behindDoc="0" locked="0" layoutInCell="1" allowOverlap="1" wp14:anchorId="568501F1" wp14:editId="2D8C5CEE">
                <wp:simplePos x="0" y="0"/>
                <wp:positionH relativeFrom="margin">
                  <wp:posOffset>0</wp:posOffset>
                </wp:positionH>
                <wp:positionV relativeFrom="paragraph">
                  <wp:posOffset>-635</wp:posOffset>
                </wp:positionV>
                <wp:extent cx="5958840" cy="648335"/>
                <wp:effectExtent l="0" t="0" r="0" b="0"/>
                <wp:wrapNone/>
                <wp:docPr id="19" name="TextBox 20"/>
                <wp:cNvGraphicFramePr xmlns:a="http://schemas.openxmlformats.org/drawingml/2006/main"/>
                <a:graphic xmlns:a="http://schemas.openxmlformats.org/drawingml/2006/main">
                  <a:graphicData uri="http://schemas.microsoft.com/office/word/2010/wordprocessingShape">
                    <wps:wsp>
                      <wps:cNvSpPr txBox="1"/>
                      <wps:spPr>
                        <a:xfrm>
                          <a:off x="0" y="0"/>
                          <a:ext cx="5958840" cy="648335"/>
                        </a:xfrm>
                        <a:prstGeom prst="rect">
                          <a:avLst/>
                        </a:prstGeom>
                        <a:noFill/>
                      </wps:spPr>
                      <wps:txbx>
                        <w:txbxContent>
                          <w:p w14:paraId="7BA8CE44" w14:textId="41E069F3" w:rsidR="00EE40E4" w:rsidRDefault="00EE40E4" w:rsidP="00C60397">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2</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1</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1</m:t>
                                          </m:r>
                                        </m:sub>
                                      </m:sSub>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2</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2</m:t>
                                          </m:r>
                                        </m:sub>
                                      </m:sSub>
                                      <m:r>
                                        <w:rPr>
                                          <w:rFonts w:ascii="Cambria Math" w:eastAsia="Cambria Math" w:hAnsi="Cambria Math"/>
                                          <w:color w:val="000000" w:themeColor="text1"/>
                                          <w:kern w:val="24"/>
                                          <w:sz w:val="40"/>
                                          <w:szCs w:val="48"/>
                                          <w:lang w:val="en-US"/>
                                        </w:rPr>
                                        <m:t xml:space="preserve"> ) </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wps:txbx>
                      <wps:bodyPr wrap="square" lIns="0" tIns="0" rIns="0" bIns="0" rtlCol="0">
                        <a:spAutoFit/>
                      </wps:bodyPr>
                    </wps:wsp>
                  </a:graphicData>
                </a:graphic>
                <wp14:sizeRelH relativeFrom="margin">
                  <wp14:pctWidth>0</wp14:pctWidth>
                </wp14:sizeRelH>
              </wp:anchor>
            </w:drawing>
          </mc:Choice>
          <mc:Fallback>
            <w:pict>
              <v:shape w14:anchorId="568501F1" id="_x0000_s1038" type="#_x0000_t202" style="position:absolute;left:0;text-align:left;margin-left:0;margin-top:-.05pt;width:469.2pt;height:51.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" filled="f" stroked="f">
                <v:textbox style="mso-fit-shape-to-text:t" inset="0,0,0,0">
                  <w:txbxContent>
                    <w:p w14:paraId="7BA8CE44" w14:textId="41E069F3" w:rsidR="00EE40E4" w:rsidRDefault="00EE40E4" w:rsidP="00C60397">
                      <w:pPr>
                        <w:rPr>
                          <w:rFonts w:ascii="Cambria Math" w:eastAsia="Cambria Math" w:hAnsi="Cambria Math"/>
                          <w:i/>
                          <w:iCs/>
                          <w:color w:val="000000" w:themeColor="text1"/>
                          <w:kern w:val="24"/>
                          <w:sz w:val="48"/>
                          <w:szCs w:val="48"/>
                          <w:lang w:val="en-US"/>
                        </w:rPr>
                      </w:pPr>
                      <m:oMath>
                        <m:r>
                          <w:rPr>
                            <w:rFonts w:ascii="Cambria Math" w:eastAsia="Cambria Math" w:hAnsi="Cambria Math"/>
                            <w:color w:val="000000" w:themeColor="text1"/>
                            <w:kern w:val="24"/>
                            <w:sz w:val="40"/>
                            <w:szCs w:val="48"/>
                            <w:lang w:val="en-US"/>
                          </w:rPr>
                          <m:t xml:space="preserve"> </m:t>
                        </m:r>
                        <m:d>
                          <m:dPr>
                            <m:ctrlPr>
                              <w:rPr>
                                <w:rFonts w:ascii="Cambria Math" w:eastAsia="Cambria Math" w:hAnsi="Cambria Math"/>
                                <w:i/>
                                <w:color w:val="000000" w:themeColor="text1"/>
                                <w:kern w:val="24"/>
                                <w:sz w:val="40"/>
                                <w:szCs w:val="48"/>
                                <w:lang w:val="en-US"/>
                              </w:rPr>
                            </m:ctrlPr>
                          </m:dPr>
                          <m:e>
                            <m:r>
                              <w:rPr>
                                <w:rFonts w:ascii="Cambria Math" w:eastAsia="Cambria Math" w:hAnsi="Cambria Math"/>
                                <w:color w:val="000000" w:themeColor="text1"/>
                                <w:kern w:val="24"/>
                                <w:sz w:val="40"/>
                                <w:szCs w:val="48"/>
                                <w:lang w:val="en-US"/>
                              </w:rPr>
                              <m:t>2</m:t>
                            </m:r>
                          </m:e>
                        </m:d>
                        <m:r>
                          <w:rPr>
                            <w:rFonts w:ascii="Cambria Math" w:eastAsia="Cambria Math" w:hAnsi="Cambria Math"/>
                            <w:color w:val="000000" w:themeColor="text1"/>
                            <w:kern w:val="24"/>
                            <w:sz w:val="40"/>
                            <w:szCs w:val="48"/>
                            <w:lang w:val="en-US"/>
                          </w:rPr>
                          <m:t xml:space="preserve">  f</m:t>
                        </m:r>
                        <m:d>
                          <m:dPr>
                            <m:ctrlPr>
                              <w:rPr>
                                <w:rFonts w:ascii="Cambria Math" w:eastAsia="Cambria Math" w:hAnsi="Cambria Math"/>
                                <w:i/>
                                <w:iCs/>
                                <w:color w:val="000000" w:themeColor="text1"/>
                                <w:kern w:val="24"/>
                                <w:sz w:val="40"/>
                                <w:szCs w:val="48"/>
                                <w:lang w:val="en-US"/>
                              </w:rPr>
                            </m:ctrlPr>
                          </m:dPr>
                          <m:e>
                            <m:r>
                              <w:rPr>
                                <w:rFonts w:ascii="Cambria Math" w:eastAsia="Cambria Math" w:hAnsi="Cambria Math"/>
                                <w:color w:val="000000" w:themeColor="text1"/>
                                <w:kern w:val="24"/>
                                <w:sz w:val="40"/>
                                <w:szCs w:val="48"/>
                                <w:lang w:val="en-US"/>
                              </w:rPr>
                              <m:t>x</m:t>
                            </m:r>
                          </m:e>
                        </m:d>
                        <m:r>
                          <w:rPr>
                            <w:rFonts w:ascii="Cambria Math" w:eastAsia="Cambria Math" w:hAnsi="Cambria Math"/>
                            <w:color w:val="000000" w:themeColor="text1"/>
                            <w:kern w:val="24"/>
                            <w:sz w:val="40"/>
                            <w:szCs w:val="48"/>
                            <w:lang w:val="en-US"/>
                          </w:rPr>
                          <m:t>= [</m:t>
                        </m:r>
                        <m:r>
                          <m:rPr>
                            <m:sty m:val="bi"/>
                          </m:rPr>
                          <w:rPr>
                            <w:rFonts w:ascii="Cambria Math" w:eastAsia="Cambria Math" w:hAnsi="Cambria Math"/>
                            <w:color w:val="000000" w:themeColor="text1"/>
                            <w:kern w:val="24"/>
                            <w:sz w:val="40"/>
                            <w:szCs w:val="48"/>
                            <w:lang w:val="en-US"/>
                          </w:rPr>
                          <m:t>α</m:t>
                        </m:r>
                        <m:r>
                          <w:rPr>
                            <w:rFonts w:ascii="Cambria Math" w:eastAsia="Cambria Math" w:hAnsi="Cambria Math"/>
                            <w:color w:val="000000" w:themeColor="text1"/>
                            <w:kern w:val="24"/>
                            <w:sz w:val="40"/>
                            <w:szCs w:val="48"/>
                          </w:rPr>
                          <m:t> </m:t>
                        </m:r>
                        <m:f>
                          <m:fPr>
                            <m:ctrlPr>
                              <w:rPr>
                                <w:rFonts w:ascii="Cambria Math" w:eastAsia="Cambria Math" w:hAnsi="Cambria Math"/>
                                <w:i/>
                                <w:iCs/>
                                <w:color w:val="000000" w:themeColor="text1"/>
                                <w:kern w:val="24"/>
                                <w:sz w:val="40"/>
                                <w:szCs w:val="48"/>
                                <w:lang w:val="el-GR"/>
                              </w:rPr>
                            </m:ctrlPr>
                          </m:fPr>
                          <m:num>
                            <m:r>
                              <w:rPr>
                                <w:rFonts w:ascii="Cambria Math" w:eastAsia="Cambria Math" w:hAnsi="Cambria Math"/>
                                <w:color w:val="000000" w:themeColor="text1"/>
                                <w:kern w:val="24"/>
                                <w:sz w:val="40"/>
                                <w:szCs w:val="48"/>
                              </w:rPr>
                              <m:t>1</m:t>
                            </m:r>
                          </m:num>
                          <m:den>
                            <m:r>
                              <w:rPr>
                                <w:rFonts w:ascii="Cambria Math" w:eastAsia="Cambria Math" w:hAnsi="Cambria Math"/>
                                <w:color w:val="000000" w:themeColor="text1"/>
                                <w:kern w:val="24"/>
                                <w:sz w:val="40"/>
                                <w:szCs w:val="48"/>
                                <w:lang w:val="en-US"/>
                              </w:rPr>
                              <m:t>1+</m:t>
                            </m:r>
                            <m:sSup>
                              <m:sSupPr>
                                <m:ctrlPr>
                                  <w:rPr>
                                    <w:rFonts w:ascii="Cambria Math" w:eastAsia="Cambria Math" w:hAnsi="Cambria Math"/>
                                    <w:i/>
                                    <w:iCs/>
                                    <w:color w:val="000000" w:themeColor="text1"/>
                                    <w:kern w:val="24"/>
                                    <w:sz w:val="40"/>
                                    <w:szCs w:val="48"/>
                                    <w:lang w:val="en-US"/>
                                  </w:rPr>
                                </m:ctrlPr>
                              </m:sSupPr>
                              <m:e>
                                <m:r>
                                  <w:rPr>
                                    <w:rFonts w:ascii="Cambria Math" w:eastAsia="Cambria Math" w:hAnsi="Cambria Math"/>
                                    <w:color w:val="000000" w:themeColor="text1"/>
                                    <w:kern w:val="24"/>
                                    <w:sz w:val="40"/>
                                    <w:szCs w:val="48"/>
                                    <w:lang w:val="en-US"/>
                                  </w:rPr>
                                  <m:t>e</m:t>
                                </m:r>
                              </m:e>
                              <m:sup>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1</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1</m:t>
                                    </m:r>
                                  </m:sub>
                                </m:sSub>
                                <m:r>
                                  <w:rPr>
                                    <w:rFonts w:ascii="Cambria Math" w:eastAsia="Cambria Math" w:hAnsi="Cambria Math"/>
                                    <w:color w:val="000000" w:themeColor="text1"/>
                                    <w:kern w:val="24"/>
                                    <w:sz w:val="40"/>
                                    <w:szCs w:val="48"/>
                                    <w:lang w:val="en-US"/>
                                  </w:rPr>
                                  <m:t>+</m:t>
                                </m:r>
                                <m:sSub>
                                  <m:sSubPr>
                                    <m:ctrlPr>
                                      <w:rPr>
                                        <w:rFonts w:ascii="Cambria Math" w:eastAsia="Cambria Math" w:hAnsi="Cambria Math"/>
                                        <w:b/>
                                        <w:i/>
                                        <w:color w:val="000000" w:themeColor="text1"/>
                                        <w:kern w:val="24"/>
                                        <w:sz w:val="40"/>
                                        <w:szCs w:val="48"/>
                                        <w:lang w:val="en-US"/>
                                      </w:rPr>
                                    </m:ctrlPr>
                                  </m:sSubPr>
                                  <m:e>
                                    <m:r>
                                      <m:rPr>
                                        <m:sty m:val="bi"/>
                                      </m:rPr>
                                      <w:rPr>
                                        <w:rFonts w:ascii="Cambria Math" w:eastAsia="Cambria Math" w:hAnsi="Cambria Math"/>
                                        <w:color w:val="000000" w:themeColor="text1"/>
                                        <w:kern w:val="24"/>
                                        <w:sz w:val="40"/>
                                        <w:szCs w:val="48"/>
                                        <w:lang w:val="en-US"/>
                                      </w:rPr>
                                      <m:t>β</m:t>
                                    </m:r>
                                  </m:e>
                                  <m:sub>
                                    <m:r>
                                      <m:rPr>
                                        <m:sty m:val="bi"/>
                                      </m:rPr>
                                      <w:rPr>
                                        <w:rFonts w:ascii="Cambria Math" w:eastAsia="Cambria Math" w:hAnsi="Cambria Math"/>
                                        <w:color w:val="000000" w:themeColor="text1"/>
                                        <w:kern w:val="24"/>
                                        <w:sz w:val="40"/>
                                        <w:szCs w:val="48"/>
                                        <w:lang w:val="en-US"/>
                                      </w:rPr>
                                      <m:t>2</m:t>
                                    </m:r>
                                  </m:sub>
                                </m:sSub>
                                <m:sSub>
                                  <m:sSubPr>
                                    <m:ctrlPr>
                                      <w:rPr>
                                        <w:rFonts w:ascii="Cambria Math" w:eastAsia="Cambria Math" w:hAnsi="Cambria Math"/>
                                        <w:i/>
                                        <w:color w:val="000000" w:themeColor="text1"/>
                                        <w:kern w:val="24"/>
                                        <w:sz w:val="40"/>
                                        <w:szCs w:val="48"/>
                                        <w:lang w:val="en-US"/>
                                      </w:rPr>
                                    </m:ctrlPr>
                                  </m:sSubPr>
                                  <m:e>
                                    <m:r>
                                      <w:rPr>
                                        <w:rFonts w:ascii="Cambria Math" w:eastAsia="Cambria Math" w:hAnsi="Cambria Math"/>
                                        <w:color w:val="000000" w:themeColor="text1"/>
                                        <w:kern w:val="24"/>
                                        <w:sz w:val="40"/>
                                        <w:szCs w:val="48"/>
                                        <w:lang w:val="en-US"/>
                                      </w:rPr>
                                      <m:t>x</m:t>
                                    </m:r>
                                  </m:e>
                                  <m:sub>
                                    <m:r>
                                      <w:rPr>
                                        <w:rFonts w:ascii="Cambria Math" w:eastAsia="Cambria Math" w:hAnsi="Cambria Math"/>
                                        <w:color w:val="000000" w:themeColor="text1"/>
                                        <w:kern w:val="24"/>
                                        <w:sz w:val="40"/>
                                        <w:szCs w:val="48"/>
                                        <w:lang w:val="en-US"/>
                                      </w:rPr>
                                      <m:t>2</m:t>
                                    </m:r>
                                  </m:sub>
                                </m:sSub>
                                <m:r>
                                  <w:rPr>
                                    <w:rFonts w:ascii="Cambria Math" w:eastAsia="Cambria Math" w:hAnsi="Cambria Math"/>
                                    <w:color w:val="000000" w:themeColor="text1"/>
                                    <w:kern w:val="24"/>
                                    <w:sz w:val="40"/>
                                    <w:szCs w:val="48"/>
                                    <w:lang w:val="en-US"/>
                                  </w:rPr>
                                  <m:t xml:space="preserve"> ) </m:t>
                                </m:r>
                              </m:sup>
                            </m:sSup>
                          </m:den>
                        </m:f>
                        <m:r>
                          <w:rPr>
                            <w:rFonts w:ascii="Cambria Math" w:eastAsia="Cambria Math" w:hAnsi="Cambria Math"/>
                            <w:color w:val="000000" w:themeColor="text1"/>
                            <w:kern w:val="24"/>
                            <w:sz w:val="40"/>
                            <w:szCs w:val="48"/>
                            <w:lang w:val="el-GR"/>
                          </w:rPr>
                          <m:t xml:space="preserve">] </m:t>
                        </m:r>
                        <m:r>
                          <w:rPr>
                            <w:rFonts w:ascii="Cambria Math" w:hAnsi="Cambria Math"/>
                            <w:color w:val="000000" w:themeColor="text1"/>
                            <w:kern w:val="24"/>
                            <w:sz w:val="40"/>
                            <w:szCs w:val="48"/>
                            <w:lang w:val="en-US"/>
                          </w:rPr>
                          <m:t>+ </m:t>
                        </m:r>
                        <m:r>
                          <w:rPr>
                            <w:rFonts w:ascii="Cambria Math" w:hAnsi="Cambria Math"/>
                            <w:color w:val="000000" w:themeColor="text1"/>
                            <w:kern w:val="24"/>
                            <w:sz w:val="40"/>
                            <w:szCs w:val="48"/>
                          </w:rPr>
                          <m:t> [</m:t>
                        </m:r>
                        <m:r>
                          <w:rPr>
                            <w:rFonts w:ascii="Cambria Math" w:hAnsi="Cambria Math"/>
                            <w:color w:val="000000" w:themeColor="text1"/>
                            <w:kern w:val="24"/>
                            <w:sz w:val="40"/>
                            <w:szCs w:val="48"/>
                            <w:lang w:val="en-US"/>
                          </w:rPr>
                          <m:t>γ </m:t>
                        </m:r>
                        <m:d>
                          <m:dPr>
                            <m:ctrlPr>
                              <w:rPr>
                                <w:rFonts w:ascii="Cambria Math" w:hAnsi="Cambria Math"/>
                                <w:i/>
                                <w:color w:val="000000" w:themeColor="text1"/>
                                <w:kern w:val="24"/>
                                <w:sz w:val="40"/>
                                <w:szCs w:val="48"/>
                                <w:lang w:val="en-US"/>
                              </w:rPr>
                            </m:ctrlPr>
                          </m:dPr>
                          <m:e>
                            <m:r>
                              <w:rPr>
                                <w:rFonts w:ascii="Cambria Math" w:hAnsi="Cambria Math"/>
                                <w:color w:val="000000" w:themeColor="text1"/>
                                <w:kern w:val="24"/>
                                <w:sz w:val="40"/>
                                <w:szCs w:val="48"/>
                                <w:lang w:val="en-US"/>
                              </w:rPr>
                              <m:t>1-</m:t>
                            </m:r>
                            <m:r>
                              <m:rPr>
                                <m:sty m:val="bi"/>
                              </m:rPr>
                              <w:rPr>
                                <w:rFonts w:ascii="Cambria Math" w:eastAsia="Cambria Math" w:hAnsi="Cambria Math"/>
                                <w:color w:val="000000" w:themeColor="text1"/>
                                <w:kern w:val="24"/>
                                <w:sz w:val="40"/>
                                <w:szCs w:val="48"/>
                                <w:lang w:val="en-US"/>
                              </w:rPr>
                              <m:t>α</m:t>
                            </m:r>
                            <m:ctrlPr>
                              <w:rPr>
                                <w:rFonts w:ascii="Cambria Math" w:eastAsia="Cambria Math" w:hAnsi="Cambria Math"/>
                                <w:b/>
                                <w:i/>
                                <w:color w:val="000000" w:themeColor="text1"/>
                                <w:kern w:val="24"/>
                                <w:sz w:val="40"/>
                                <w:szCs w:val="48"/>
                                <w:lang w:val="en-US"/>
                              </w:rPr>
                            </m:ctrlPr>
                          </m:e>
                        </m:d>
                        <m:r>
                          <m:rPr>
                            <m:sty m:val="bi"/>
                          </m:rPr>
                          <w:rPr>
                            <w:rFonts w:ascii="Cambria Math" w:eastAsia="Cambria Math" w:hAnsi="Cambria Math"/>
                            <w:color w:val="000000" w:themeColor="text1"/>
                            <w:kern w:val="24"/>
                            <w:sz w:val="40"/>
                            <w:szCs w:val="48"/>
                            <w:lang w:val="en-US"/>
                          </w:rPr>
                          <m:t>]</m:t>
                        </m:r>
                      </m:oMath>
                      <w:r>
                        <w:rPr>
                          <w:rFonts w:hAnsi="Calibri"/>
                          <w:i/>
                          <w:iCs/>
                          <w:color w:val="000000" w:themeColor="text1"/>
                          <w:kern w:val="24"/>
                          <w:sz w:val="48"/>
                          <w:szCs w:val="48"/>
                          <w:lang w:val="en-US"/>
                        </w:rPr>
                        <w:t xml:space="preserve">   </w:t>
                      </w:r>
                    </w:p>
                  </w:txbxContent>
                </v:textbox>
                <w10:wrap anchorx="margin"/>
              </v:shape>
            </w:pict>
          </mc:Fallback>
        </mc:AlternateContent>
      </w:r>
    </w:p>
    <w:p w14:paraId="63D9248C" w14:textId="68C787A8" w:rsidR="00C60397" w:rsidRDefault="00C60397" w:rsidP="00D27F62">
      <w:pPr>
        <w:spacing w:after="0" w:line="360" w:lineRule="auto"/>
        <w:jc w:val="both"/>
        <w:rPr>
          <w:rFonts w:eastAsia="Times New Roman" w:cstheme="minorHAnsi"/>
          <w:lang w:val="en-US"/>
        </w:rPr>
      </w:pPr>
    </w:p>
    <w:p w14:paraId="4FC79757" w14:textId="2CF45708" w:rsidR="00DD2F55" w:rsidRDefault="00DD2F55" w:rsidP="00D27F62">
      <w:pPr>
        <w:spacing w:line="360" w:lineRule="auto"/>
        <w:jc w:val="both"/>
        <w:rPr>
          <w:rFonts w:cstheme="minorHAnsi"/>
          <w:lang w:val="en-US"/>
        </w:rPr>
      </w:pPr>
    </w:p>
    <w:p w14:paraId="3D5A565E" w14:textId="7BF336F5" w:rsidR="00DC058C" w:rsidRDefault="00DC058C" w:rsidP="00D27F62">
      <w:pPr>
        <w:spacing w:line="360" w:lineRule="auto"/>
        <w:jc w:val="both"/>
        <w:rPr>
          <w:rFonts w:cstheme="minorHAnsi"/>
          <w:i/>
          <w:lang w:val="en-US"/>
        </w:rPr>
      </w:pPr>
      <w:r w:rsidRPr="00DC058C">
        <w:rPr>
          <w:rFonts w:cstheme="minorHAnsi"/>
          <w:i/>
          <w:lang w:val="en-US"/>
        </w:rPr>
        <w:t>Proportion of time in the front:</w:t>
      </w:r>
    </w:p>
    <w:p w14:paraId="3C904699" w14:textId="748D397B" w:rsidR="00800F6C" w:rsidRDefault="00800F6C" w:rsidP="00D27F62">
      <w:pPr>
        <w:spacing w:line="360" w:lineRule="auto"/>
        <w:jc w:val="both"/>
        <w:rPr>
          <w:rFonts w:cstheme="minorHAnsi"/>
          <w:lang w:val="en-US"/>
        </w:rPr>
      </w:pPr>
      <w:r>
        <w:rPr>
          <w:rFonts w:cstheme="minorHAnsi"/>
          <w:lang w:val="en-US"/>
        </w:rPr>
        <w:t xml:space="preserve">In order to </w:t>
      </w:r>
      <w:r w:rsidR="0089468B">
        <w:rPr>
          <w:rFonts w:cstheme="minorHAnsi"/>
          <w:lang w:val="en-US"/>
        </w:rPr>
        <w:t xml:space="preserve">see how our influence metrics </w:t>
      </w:r>
      <w:r w:rsidR="00E91E1A">
        <w:rPr>
          <w:rFonts w:cstheme="minorHAnsi"/>
          <w:lang w:val="en-US"/>
        </w:rPr>
        <w:t xml:space="preserve">related to another metric commonly assumed to reflect influence, we </w:t>
      </w:r>
      <w:r w:rsidR="006144B2">
        <w:rPr>
          <w:rFonts w:cstheme="minorHAnsi"/>
          <w:lang w:val="en-US"/>
        </w:rPr>
        <w:t xml:space="preserve">calculated the proportion of time each individual was spending in the front half of the group. </w:t>
      </w:r>
    </w:p>
    <w:p w14:paraId="44A226C8" w14:textId="3E611374" w:rsidR="00F82420" w:rsidRDefault="006144B2" w:rsidP="00D27F62">
      <w:pPr>
        <w:spacing w:line="360" w:lineRule="auto"/>
        <w:jc w:val="both"/>
        <w:rPr>
          <w:rFonts w:cstheme="minorHAnsi"/>
          <w:lang w:val="en-US"/>
        </w:rPr>
      </w:pPr>
      <w:r>
        <w:rPr>
          <w:rFonts w:cstheme="minorHAnsi"/>
          <w:lang w:val="en-US"/>
        </w:rPr>
        <w:t>At time t, a</w:t>
      </w:r>
      <w:r w:rsidR="00655059">
        <w:rPr>
          <w:rFonts w:cstheme="minorHAnsi"/>
          <w:lang w:val="en-US"/>
        </w:rPr>
        <w:t xml:space="preserve"> given</w:t>
      </w:r>
      <w:r>
        <w:rPr>
          <w:rFonts w:cstheme="minorHAnsi"/>
          <w:lang w:val="en-US"/>
        </w:rPr>
        <w:t xml:space="preserve"> individual was considered in the front </w:t>
      </w:r>
      <w:r w:rsidR="00655059">
        <w:rPr>
          <w:rFonts w:cstheme="minorHAnsi"/>
          <w:lang w:val="en-US"/>
        </w:rPr>
        <w:t xml:space="preserve">half </w:t>
      </w:r>
      <w:r>
        <w:rPr>
          <w:rFonts w:cstheme="minorHAnsi"/>
          <w:lang w:val="en-US"/>
        </w:rPr>
        <w:t xml:space="preserve">of the group </w:t>
      </w:r>
      <w:r w:rsidR="00655059">
        <w:rPr>
          <w:rFonts w:cstheme="minorHAnsi"/>
          <w:lang w:val="en-US"/>
        </w:rPr>
        <w:t xml:space="preserve">if its front-back position (x-value within the centroid reference frame, see above) was positive. </w:t>
      </w:r>
      <w:r w:rsidR="00127176">
        <w:rPr>
          <w:rFonts w:cstheme="minorHAnsi"/>
          <w:lang w:val="en-US"/>
        </w:rPr>
        <w:t>In order to see the variation in the propensity to be in the front between individuals and across groups, w</w:t>
      </w:r>
      <w:r w:rsidR="00655059">
        <w:rPr>
          <w:rFonts w:cstheme="minorHAnsi"/>
          <w:lang w:val="en-US"/>
        </w:rPr>
        <w:t xml:space="preserve">e computed the proportion of time points </w:t>
      </w:r>
      <w:r w:rsidR="00127176">
        <w:rPr>
          <w:rFonts w:cstheme="minorHAnsi"/>
          <w:lang w:val="en-US"/>
        </w:rPr>
        <w:t>an</w:t>
      </w:r>
      <w:r w:rsidR="00655059">
        <w:rPr>
          <w:rFonts w:cstheme="minorHAnsi"/>
          <w:lang w:val="en-US"/>
        </w:rPr>
        <w:t xml:space="preserve"> individual was in the front</w:t>
      </w:r>
      <w:r w:rsidR="00127176">
        <w:rPr>
          <w:rFonts w:cstheme="minorHAnsi"/>
          <w:lang w:val="en-US"/>
        </w:rPr>
        <w:t xml:space="preserve"> half</w:t>
      </w:r>
      <w:r w:rsidR="00655059">
        <w:rPr>
          <w:rFonts w:cstheme="minorHAnsi"/>
          <w:lang w:val="en-US"/>
        </w:rPr>
        <w:t xml:space="preserve"> in time segments of one hour</w:t>
      </w:r>
      <w:r w:rsidR="00127176">
        <w:rPr>
          <w:rFonts w:cstheme="minorHAnsi"/>
          <w:lang w:val="en-US"/>
        </w:rPr>
        <w:t xml:space="preserve">. We also looked at the correlation between the total proportion of time spent in the front for each individual and their turning and speeding influence scores. </w:t>
      </w:r>
      <w:r w:rsidR="006D14DB">
        <w:rPr>
          <w:rFonts w:cstheme="minorHAnsi"/>
          <w:lang w:val="en-US"/>
        </w:rPr>
        <w:t xml:space="preserve"> </w:t>
      </w:r>
    </w:p>
    <w:p w14:paraId="1B86564B" w14:textId="41A27BC8" w:rsidR="006D14DB" w:rsidRPr="006D14DB" w:rsidRDefault="006D14DB" w:rsidP="00D27F62">
      <w:pPr>
        <w:spacing w:line="360" w:lineRule="auto"/>
        <w:jc w:val="both"/>
        <w:rPr>
          <w:rFonts w:cstheme="minorHAnsi"/>
          <w:lang w:val="en-US"/>
        </w:rPr>
      </w:pPr>
    </w:p>
    <w:p w14:paraId="2D9ABC01" w14:textId="06FFD9A3" w:rsidR="00714F02" w:rsidRPr="006D69C5" w:rsidRDefault="0036157B" w:rsidP="00D27F62">
      <w:pPr>
        <w:spacing w:line="360" w:lineRule="auto"/>
        <w:jc w:val="both"/>
        <w:rPr>
          <w:rFonts w:cstheme="minorHAnsi"/>
          <w:b/>
          <w:bCs/>
          <w:sz w:val="28"/>
          <w:szCs w:val="28"/>
          <w:lang w:val="en-US"/>
        </w:rPr>
      </w:pPr>
      <w:r w:rsidRPr="006D69C5">
        <w:rPr>
          <w:rFonts w:cstheme="minorHAnsi"/>
          <w:b/>
          <w:bCs/>
          <w:sz w:val="28"/>
          <w:szCs w:val="28"/>
          <w:lang w:val="en-US"/>
        </w:rPr>
        <w:t>RESULTS</w:t>
      </w:r>
    </w:p>
    <w:p w14:paraId="7B2B011F" w14:textId="551D10DB" w:rsidR="00CE5F5B" w:rsidRDefault="00127176" w:rsidP="00CE5F5B">
      <w:pPr>
        <w:spacing w:line="360" w:lineRule="auto"/>
        <w:jc w:val="both"/>
        <w:rPr>
          <w:rFonts w:cstheme="minorHAnsi"/>
          <w:b/>
          <w:bCs/>
          <w:lang w:val="en-US"/>
        </w:rPr>
      </w:pPr>
      <w:r>
        <w:rPr>
          <w:rFonts w:cstheme="minorHAnsi"/>
          <w:b/>
          <w:bCs/>
          <w:lang w:val="en-US"/>
        </w:rPr>
        <w:t>Influence of i</w:t>
      </w:r>
      <w:r w:rsidR="00153648">
        <w:rPr>
          <w:rFonts w:cstheme="minorHAnsi"/>
          <w:b/>
          <w:bCs/>
          <w:lang w:val="en-US"/>
        </w:rPr>
        <w:t xml:space="preserve">ndividual </w:t>
      </w:r>
      <w:r w:rsidR="00554B42">
        <w:rPr>
          <w:rFonts w:cstheme="minorHAnsi"/>
          <w:b/>
          <w:bCs/>
          <w:lang w:val="en-US"/>
        </w:rPr>
        <w:t>position</w:t>
      </w:r>
      <w:r w:rsidR="00153648">
        <w:rPr>
          <w:rFonts w:cstheme="minorHAnsi"/>
          <w:b/>
          <w:bCs/>
          <w:lang w:val="en-US"/>
        </w:rPr>
        <w:t xml:space="preserve"> </w:t>
      </w:r>
      <w:r w:rsidR="00554B42">
        <w:rPr>
          <w:rFonts w:cstheme="minorHAnsi"/>
          <w:b/>
          <w:bCs/>
          <w:lang w:val="en-US"/>
        </w:rPr>
        <w:t>VS individual movement</w:t>
      </w:r>
      <w:r w:rsidR="00153648">
        <w:rPr>
          <w:rFonts w:cstheme="minorHAnsi"/>
          <w:b/>
          <w:bCs/>
          <w:lang w:val="en-US"/>
        </w:rPr>
        <w:t>:</w:t>
      </w:r>
    </w:p>
    <w:p w14:paraId="264E91E9" w14:textId="0C9C906D" w:rsidR="00127176" w:rsidRPr="00127176" w:rsidRDefault="00127176" w:rsidP="00CE5F5B">
      <w:pPr>
        <w:spacing w:line="360" w:lineRule="auto"/>
        <w:jc w:val="both"/>
        <w:rPr>
          <w:rFonts w:cstheme="minorHAnsi"/>
          <w:bCs/>
          <w:lang w:val="en-US"/>
        </w:rPr>
      </w:pPr>
      <w:r>
        <w:rPr>
          <w:rFonts w:cstheme="minorHAnsi"/>
          <w:bCs/>
          <w:lang w:val="en-US"/>
        </w:rPr>
        <w:t>Using the model described by equation 2, w</w:t>
      </w:r>
      <w:r w:rsidRPr="00127176">
        <w:rPr>
          <w:rFonts w:cstheme="minorHAnsi"/>
          <w:bCs/>
          <w:lang w:val="en-US"/>
        </w:rPr>
        <w:t xml:space="preserve">e found that across </w:t>
      </w:r>
      <w:r>
        <w:rPr>
          <w:rFonts w:cstheme="minorHAnsi"/>
          <w:bCs/>
          <w:lang w:val="en-US"/>
        </w:rPr>
        <w:t xml:space="preserve">all individuals, though individual left-right position was positively correlated with the probability of the group to turn right, individual left-right speed had a much greater influence (figure 4a). In other terms, the probability of the group to </w:t>
      </w:r>
      <w:r>
        <w:rPr>
          <w:rFonts w:cstheme="minorHAnsi"/>
          <w:bCs/>
          <w:lang w:val="en-US"/>
        </w:rPr>
        <w:lastRenderedPageBreak/>
        <w:t>turn right increases more as an individual’s movement towards the right increase</w:t>
      </w:r>
      <w:ins w:id="62" w:author="Seretta Gamba" w:date="2021-12-10T09:23:00Z">
        <w:r w:rsidR="00B3794B">
          <w:rPr>
            <w:rFonts w:cstheme="minorHAnsi"/>
            <w:bCs/>
            <w:lang w:val="en-US"/>
          </w:rPr>
          <w:t>s</w:t>
        </w:r>
      </w:ins>
      <w:r>
        <w:rPr>
          <w:rFonts w:cstheme="minorHAnsi"/>
          <w:bCs/>
          <w:lang w:val="en-US"/>
        </w:rPr>
        <w:t xml:space="preserve">, than as an </w:t>
      </w:r>
      <w:commentRangeStart w:id="63"/>
      <w:r>
        <w:rPr>
          <w:rFonts w:cstheme="minorHAnsi"/>
          <w:bCs/>
          <w:lang w:val="en-US"/>
        </w:rPr>
        <w:t>individual’s position along the left-right axis increases</w:t>
      </w:r>
      <w:commentRangeEnd w:id="63"/>
      <w:r w:rsidR="00B3794B">
        <w:rPr>
          <w:rStyle w:val="CommentReference"/>
          <w:lang w:val="en-CA" w:bidi="he-IL"/>
        </w:rPr>
        <w:commentReference w:id="63"/>
      </w:r>
      <w:r>
        <w:rPr>
          <w:rFonts w:cstheme="minorHAnsi"/>
          <w:bCs/>
          <w:lang w:val="en-US"/>
        </w:rPr>
        <w:t>. Similarly, the probability of the group to speed up was influenced more by individual front-back movement than by individual front-back position (figure 4b.)</w:t>
      </w:r>
    </w:p>
    <w:p w14:paraId="122A2918" w14:textId="7472BA04" w:rsidR="0036157B" w:rsidRPr="006D69C5" w:rsidRDefault="00127176" w:rsidP="00150A8E">
      <w:pPr>
        <w:spacing w:line="360" w:lineRule="auto"/>
        <w:jc w:val="both"/>
        <w:rPr>
          <w:rFonts w:cstheme="minorHAnsi"/>
          <w:lang w:val="en-US"/>
        </w:rPr>
      </w:pPr>
      <w:r>
        <w:rPr>
          <w:rFonts w:ascii="Arial" w:hAnsi="Arial" w:cs="Arial"/>
          <w:noProof/>
          <w:sz w:val="16"/>
          <w:szCs w:val="16"/>
          <w:lang w:val="en-US"/>
        </w:rPr>
        <mc:AlternateContent>
          <mc:Choice Requires="wpg">
            <w:drawing>
              <wp:anchor distT="0" distB="0" distL="114300" distR="114300" simplePos="0" relativeHeight="251675648" behindDoc="0" locked="0" layoutInCell="1" allowOverlap="1" wp14:anchorId="7A8DBAB7" wp14:editId="7CD5E548">
                <wp:simplePos x="0" y="0"/>
                <wp:positionH relativeFrom="margin">
                  <wp:posOffset>190500</wp:posOffset>
                </wp:positionH>
                <wp:positionV relativeFrom="paragraph">
                  <wp:posOffset>862965</wp:posOffset>
                </wp:positionV>
                <wp:extent cx="5705475" cy="2809875"/>
                <wp:effectExtent l="0" t="0" r="9525" b="9525"/>
                <wp:wrapTopAndBottom/>
                <wp:docPr id="28" name="Group 28"/>
                <wp:cNvGraphicFramePr/>
                <a:graphic xmlns:a="http://schemas.openxmlformats.org/drawingml/2006/main">
                  <a:graphicData uri="http://schemas.microsoft.com/office/word/2010/wordprocessingGroup">
                    <wpg:wgp>
                      <wpg:cNvGrpSpPr/>
                      <wpg:grpSpPr>
                        <a:xfrm>
                          <a:off x="0" y="0"/>
                          <a:ext cx="5705475" cy="2809875"/>
                          <a:chOff x="0" y="0"/>
                          <a:chExt cx="5705475" cy="2809875"/>
                        </a:xfrm>
                      </wpg:grpSpPr>
                      <wpg:grpSp>
                        <wpg:cNvPr id="23" name="Group 23"/>
                        <wpg:cNvGrpSpPr/>
                        <wpg:grpSpPr>
                          <a:xfrm>
                            <a:off x="0" y="0"/>
                            <a:ext cx="2800350" cy="2800350"/>
                            <a:chOff x="0" y="0"/>
                            <a:chExt cx="2800350" cy="2800350"/>
                          </a:xfrm>
                        </wpg:grpSpPr>
                        <pic:pic xmlns:pic="http://schemas.openxmlformats.org/drawingml/2006/picture">
                          <pic:nvPicPr>
                            <pic:cNvPr id="20" name="Picture 20"/>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noFill/>
                            <a:ln>
                              <a:noFill/>
                            </a:ln>
                          </pic:spPr>
                        </pic:pic>
                        <wps:wsp>
                          <wps:cNvPr id="217" name="Text Box 2"/>
                          <wps:cNvSpPr txBox="1">
                            <a:spLocks noChangeArrowheads="1"/>
                          </wps:cNvSpPr>
                          <wps:spPr bwMode="auto">
                            <a:xfrm>
                              <a:off x="180975" y="133350"/>
                              <a:ext cx="323850" cy="386080"/>
                            </a:xfrm>
                            <a:prstGeom prst="rect">
                              <a:avLst/>
                            </a:prstGeom>
                            <a:noFill/>
                            <a:ln w="9525">
                              <a:noFill/>
                              <a:miter lim="800000"/>
                              <a:headEnd/>
                              <a:tailEnd/>
                            </a:ln>
                          </wps:spPr>
                          <wps:txbx>
                            <w:txbxContent>
                              <w:p w14:paraId="2810EB4C" w14:textId="40E4CBAE" w:rsidR="00EE40E4" w:rsidRPr="00127176" w:rsidRDefault="00EE40E4">
                                <w:pPr>
                                  <w:rPr>
                                    <w:lang w:val="en-US"/>
                                  </w:rPr>
                                </w:pPr>
                                <w:r>
                                  <w:t>a.</w:t>
                                </w:r>
                              </w:p>
                            </w:txbxContent>
                          </wps:txbx>
                          <wps:bodyPr rot="0" vert="horz" wrap="square" lIns="91440" tIns="45720" rIns="91440" bIns="45720" anchor="t" anchorCtr="0">
                            <a:spAutoFit/>
                          </wps:bodyPr>
                        </wps:wsp>
                      </wpg:grpSp>
                      <wpg:grpSp>
                        <wpg:cNvPr id="18" name="Group 18"/>
                        <wpg:cNvGrpSpPr/>
                        <wpg:grpSpPr>
                          <a:xfrm>
                            <a:off x="2895600" y="0"/>
                            <a:ext cx="2809875" cy="2809875"/>
                            <a:chOff x="0" y="0"/>
                            <a:chExt cx="2809875" cy="2809875"/>
                          </a:xfrm>
                        </wpg:grpSpPr>
                        <pic:pic xmlns:pic="http://schemas.openxmlformats.org/drawingml/2006/picture">
                          <pic:nvPicPr>
                            <pic:cNvPr id="22" name="Picture 2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wps:wsp>
                          <wps:cNvPr id="17" name="Text Box 2"/>
                          <wps:cNvSpPr txBox="1">
                            <a:spLocks noChangeArrowheads="1"/>
                          </wps:cNvSpPr>
                          <wps:spPr bwMode="auto">
                            <a:xfrm>
                              <a:off x="161925" y="161925"/>
                              <a:ext cx="323850" cy="386080"/>
                            </a:xfrm>
                            <a:prstGeom prst="rect">
                              <a:avLst/>
                            </a:prstGeom>
                            <a:noFill/>
                            <a:ln w="9525">
                              <a:noFill/>
                              <a:miter lim="800000"/>
                              <a:headEnd/>
                              <a:tailEnd/>
                            </a:ln>
                          </wps:spPr>
                          <wps:txbx>
                            <w:txbxContent>
                              <w:p w14:paraId="1A6AF407" w14:textId="1ABA48A4" w:rsidR="00EE40E4" w:rsidRPr="00127176" w:rsidRDefault="00EE40E4" w:rsidP="00127176">
                                <w:pPr>
                                  <w:rPr>
                                    <w:lang w:val="en-US"/>
                                  </w:rPr>
                                </w:pPr>
                                <w:r>
                                  <w:t>b.</w:t>
                                </w:r>
                              </w:p>
                            </w:txbxContent>
                          </wps:txbx>
                          <wps:bodyPr rot="0" vert="horz" wrap="square" lIns="91440" tIns="45720" rIns="91440" bIns="45720" anchor="t" anchorCtr="0">
                            <a:spAutoFit/>
                          </wps:bodyPr>
                        </wps:wsp>
                      </wpg:grpSp>
                    </wpg:wgp>
                  </a:graphicData>
                </a:graphic>
              </wp:anchor>
            </w:drawing>
          </mc:Choice>
          <mc:Fallback>
            <w:pict>
              <v:group w14:anchorId="7A8DBAB7" id="Group 28" o:spid="_x0000_s1039" style="position:absolute;left:0;text-align:left;margin-left:15pt;margin-top:67.95pt;width:449.25pt;height:221.25pt;z-index:251675648;mso-position-horizontal-relative:margin" coordsize="57054,28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">
                <v:group id="Group 23" o:spid="_x0000_s1040" style="position:absolute;width:28003;height:28003" coordsize="28003,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41" type="#_x0000_t75" style="position:absolute;width:28003;height:28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">
                    <v:imagedata r:id="rId18" o:title=""/>
                  </v:shape>
                  <v:shapetype id="_x0000_t202" coordsize="21600,21600" o:spt="202" path="m,l,21600r21600,l21600,xe">
                    <v:stroke joinstyle="miter"/>
                    <v:path gradientshapeok="t" o:connecttype="rect"/>
                  </v:shapetype>
                  <v:shape id="Text Box 2" o:spid="_x0000_s1042" type="#_x0000_t202" style="position:absolute;left:1809;top:1333;width:3239;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2810EB4C" w14:textId="40E4CBAE" w:rsidR="00EE40E4" w:rsidRPr="00127176" w:rsidRDefault="00EE40E4">
                          <w:pPr>
                            <w:rPr>
                              <w:lang w:val="en-US"/>
                            </w:rPr>
                          </w:pPr>
                          <w:r>
                            <w:t>a.</w:t>
                          </w:r>
                        </w:p>
                      </w:txbxContent>
                    </v:textbox>
                  </v:shape>
                </v:group>
                <v:group id="Group 18" o:spid="_x0000_s1043" style="position:absolute;left:28956;width:28098;height:28098" coordsize="28098,2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22" o:spid="_x0000_s1044" type="#_x0000_t75" style="position:absolute;width:28098;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">
                    <v:imagedata r:id="rId19" o:title=""/>
                  </v:shape>
                  <v:shape id="Text Box 2" o:spid="_x0000_s1045" type="#_x0000_t202" style="position:absolute;left:1619;top:1619;width:3238;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14:paraId="1A6AF407" w14:textId="1ABA48A4" w:rsidR="00EE40E4" w:rsidRPr="00127176" w:rsidRDefault="00EE40E4" w:rsidP="00127176">
                          <w:pPr>
                            <w:rPr>
                              <w:lang w:val="en-US"/>
                            </w:rPr>
                          </w:pPr>
                          <w:r>
                            <w:t>b.</w:t>
                          </w:r>
                        </w:p>
                      </w:txbxContent>
                    </v:textbox>
                  </v:shape>
                </v:group>
                <w10:wrap type="topAndBottom" anchorx="margin"/>
              </v:group>
            </w:pict>
          </mc:Fallback>
        </mc:AlternateContent>
      </w:r>
      <w:r>
        <w:rPr>
          <w:rFonts w:cstheme="minorHAnsi"/>
          <w:lang w:val="en-US"/>
        </w:rPr>
        <w:t xml:space="preserve">Because these results show that individual movement is a more important cue than individual </w:t>
      </w:r>
      <w:commentRangeStart w:id="64"/>
      <w:r>
        <w:rPr>
          <w:rFonts w:cstheme="minorHAnsi"/>
          <w:lang w:val="en-US"/>
        </w:rPr>
        <w:t>position</w:t>
      </w:r>
      <w:commentRangeEnd w:id="64"/>
      <w:r w:rsidR="00B3794B">
        <w:rPr>
          <w:rStyle w:val="CommentReference"/>
          <w:lang w:val="en-CA" w:bidi="he-IL"/>
        </w:rPr>
        <w:commentReference w:id="64"/>
      </w:r>
      <w:r>
        <w:rPr>
          <w:rFonts w:cstheme="minorHAnsi"/>
          <w:lang w:val="en-US"/>
        </w:rPr>
        <w:t xml:space="preserve"> in influencing the rest of the group’s direction and speed, the rest of the result focuses on movement turning and speeding influence rather than on position turning and speeding influence.</w:t>
      </w:r>
    </w:p>
    <w:p w14:paraId="368D9017" w14:textId="604786D1" w:rsidR="00997DD8" w:rsidRPr="006D69C5" w:rsidRDefault="00997DD8" w:rsidP="00D27F62">
      <w:pPr>
        <w:pStyle w:val="ListParagraph"/>
        <w:spacing w:line="360" w:lineRule="auto"/>
        <w:jc w:val="both"/>
        <w:rPr>
          <w:rFonts w:cstheme="minorHAnsi"/>
          <w:lang w:val="en-US"/>
        </w:rPr>
      </w:pPr>
    </w:p>
    <w:p w14:paraId="1FCA295C" w14:textId="6078BF46" w:rsidR="00997DD8" w:rsidRPr="006D69C5" w:rsidRDefault="00D27F62" w:rsidP="00D53EFB">
      <w:pPr>
        <w:pStyle w:val="ListParagraph"/>
        <w:spacing w:line="240" w:lineRule="auto"/>
        <w:jc w:val="both"/>
        <w:rPr>
          <w:rFonts w:ascii="Arial" w:hAnsi="Arial" w:cs="Arial"/>
          <w:sz w:val="16"/>
          <w:szCs w:val="16"/>
          <w:lang w:val="en-US"/>
        </w:rPr>
      </w:pPr>
      <w:r w:rsidRPr="006D69C5">
        <w:rPr>
          <w:rFonts w:ascii="Arial" w:hAnsi="Arial" w:cs="Arial"/>
          <w:sz w:val="16"/>
          <w:szCs w:val="16"/>
          <w:lang w:val="en-US"/>
        </w:rPr>
        <w:t xml:space="preserve">Figure 4. (a) </w:t>
      </w:r>
      <w:r w:rsidR="00D53EFB" w:rsidRPr="006D69C5">
        <w:rPr>
          <w:rFonts w:ascii="Arial" w:hAnsi="Arial" w:cs="Arial"/>
          <w:sz w:val="16"/>
          <w:szCs w:val="16"/>
          <w:lang w:val="en-US"/>
        </w:rPr>
        <w:t xml:space="preserve">Turning influence: </w:t>
      </w:r>
      <w:r w:rsidR="00127176">
        <w:rPr>
          <w:rFonts w:ascii="Arial" w:hAnsi="Arial" w:cs="Arial"/>
          <w:sz w:val="16"/>
          <w:szCs w:val="16"/>
          <w:lang w:val="en-US"/>
        </w:rPr>
        <w:t>P</w:t>
      </w:r>
      <w:r w:rsidRPr="006D69C5">
        <w:rPr>
          <w:rFonts w:ascii="Arial" w:hAnsi="Arial" w:cs="Arial"/>
          <w:sz w:val="16"/>
          <w:szCs w:val="16"/>
          <w:lang w:val="en-US"/>
        </w:rPr>
        <w:t xml:space="preserve">robability that the group turns towards </w:t>
      </w:r>
      <w:r w:rsidR="00D53EFB" w:rsidRPr="006D69C5">
        <w:rPr>
          <w:rFonts w:ascii="Arial" w:hAnsi="Arial" w:cs="Arial"/>
          <w:sz w:val="16"/>
          <w:szCs w:val="16"/>
          <w:lang w:val="en-US"/>
        </w:rPr>
        <w:t xml:space="preserve">the </w:t>
      </w:r>
      <w:r w:rsidRPr="006D69C5">
        <w:rPr>
          <w:rFonts w:ascii="Arial" w:hAnsi="Arial" w:cs="Arial"/>
          <w:sz w:val="16"/>
          <w:szCs w:val="16"/>
          <w:lang w:val="en-US"/>
        </w:rPr>
        <w:t>right relative to its past direction of movement as a function</w:t>
      </w:r>
      <w:r w:rsidR="00127176">
        <w:rPr>
          <w:rFonts w:ascii="Arial" w:hAnsi="Arial" w:cs="Arial"/>
          <w:sz w:val="16"/>
          <w:szCs w:val="16"/>
          <w:lang w:val="en-US"/>
        </w:rPr>
        <w:t xml:space="preserve"> </w:t>
      </w:r>
      <w:r w:rsidRPr="006D69C5">
        <w:rPr>
          <w:rFonts w:ascii="Arial" w:hAnsi="Arial" w:cs="Arial"/>
          <w:sz w:val="16"/>
          <w:szCs w:val="16"/>
          <w:lang w:val="en-US"/>
        </w:rPr>
        <w:t xml:space="preserve">of individual </w:t>
      </w:r>
      <w:r w:rsidR="00127176">
        <w:rPr>
          <w:rFonts w:ascii="Arial" w:hAnsi="Arial" w:cs="Arial"/>
          <w:sz w:val="16"/>
          <w:szCs w:val="16"/>
          <w:lang w:val="en-US"/>
        </w:rPr>
        <w:t xml:space="preserve">left-right </w:t>
      </w:r>
      <w:r w:rsidRPr="006D69C5">
        <w:rPr>
          <w:rFonts w:ascii="Arial" w:hAnsi="Arial" w:cs="Arial"/>
          <w:sz w:val="16"/>
          <w:szCs w:val="16"/>
          <w:lang w:val="en-US"/>
        </w:rPr>
        <w:t xml:space="preserve">position and </w:t>
      </w:r>
      <w:r w:rsidR="00127176">
        <w:rPr>
          <w:rFonts w:ascii="Arial" w:hAnsi="Arial" w:cs="Arial"/>
          <w:sz w:val="16"/>
          <w:szCs w:val="16"/>
          <w:lang w:val="en-US"/>
        </w:rPr>
        <w:t xml:space="preserve">left-right </w:t>
      </w:r>
      <w:r w:rsidR="00D53EFB" w:rsidRPr="006D69C5">
        <w:rPr>
          <w:rFonts w:ascii="Arial" w:hAnsi="Arial" w:cs="Arial"/>
          <w:sz w:val="16"/>
          <w:szCs w:val="16"/>
          <w:lang w:val="en-US"/>
        </w:rPr>
        <w:t>movement</w:t>
      </w:r>
      <w:r w:rsidRPr="006D69C5">
        <w:rPr>
          <w:rFonts w:ascii="Arial" w:hAnsi="Arial" w:cs="Arial"/>
          <w:sz w:val="16"/>
          <w:szCs w:val="16"/>
          <w:lang w:val="en-US"/>
        </w:rPr>
        <w:t>.</w:t>
      </w:r>
      <w:r w:rsidR="00D53EFB" w:rsidRPr="006D69C5">
        <w:rPr>
          <w:rFonts w:ascii="Arial" w:hAnsi="Arial" w:cs="Arial"/>
          <w:sz w:val="16"/>
          <w:szCs w:val="16"/>
          <w:lang w:val="en-US"/>
        </w:rPr>
        <w:t xml:space="preserve"> (b) Speeding influence: Predicted probability that the group speeds up relative to its past speed, as a function of individual position and group-individual difference in speed along the front-back axis of </w:t>
      </w:r>
      <w:r w:rsidR="00150A8E" w:rsidRPr="006D69C5">
        <w:rPr>
          <w:rFonts w:ascii="Arial" w:hAnsi="Arial" w:cs="Arial"/>
          <w:sz w:val="16"/>
          <w:szCs w:val="16"/>
          <w:lang w:val="en-US"/>
        </w:rPr>
        <w:t>travel</w:t>
      </w:r>
      <w:r w:rsidR="00D53EFB" w:rsidRPr="006D69C5">
        <w:rPr>
          <w:rFonts w:ascii="Arial" w:hAnsi="Arial" w:cs="Arial"/>
          <w:sz w:val="16"/>
          <w:szCs w:val="16"/>
          <w:lang w:val="en-US"/>
        </w:rPr>
        <w:t>.</w:t>
      </w:r>
      <w:r w:rsidR="00B12BC6">
        <w:rPr>
          <w:rFonts w:ascii="Arial" w:hAnsi="Arial" w:cs="Arial"/>
          <w:sz w:val="16"/>
          <w:szCs w:val="16"/>
          <w:lang w:val="en-US"/>
        </w:rPr>
        <w:t xml:space="preserve"> </w:t>
      </w:r>
      <w:r w:rsidR="00CC4AF3">
        <w:rPr>
          <w:rFonts w:ascii="Arial" w:hAnsi="Arial" w:cs="Arial"/>
          <w:sz w:val="16"/>
          <w:szCs w:val="16"/>
          <w:lang w:val="en-US"/>
        </w:rPr>
        <w:t xml:space="preserve">Extent of the axes correspond to the 99% quantiles of the variables across all </w:t>
      </w:r>
      <w:proofErr w:type="spellStart"/>
      <w:r w:rsidR="00CC4AF3">
        <w:rPr>
          <w:rFonts w:ascii="Arial" w:hAnsi="Arial" w:cs="Arial"/>
          <w:sz w:val="16"/>
          <w:szCs w:val="16"/>
          <w:lang w:val="en-US"/>
        </w:rPr>
        <w:t>indviduals</w:t>
      </w:r>
      <w:proofErr w:type="spellEnd"/>
      <w:r w:rsidR="00CC4AF3">
        <w:rPr>
          <w:rFonts w:ascii="Arial" w:hAnsi="Arial" w:cs="Arial"/>
          <w:sz w:val="16"/>
          <w:szCs w:val="16"/>
          <w:lang w:val="en-US"/>
        </w:rPr>
        <w:t>.</w:t>
      </w:r>
    </w:p>
    <w:p w14:paraId="7E21089F" w14:textId="5725259A" w:rsidR="00092024" w:rsidRPr="006D69C5" w:rsidRDefault="00092024" w:rsidP="00092024">
      <w:pPr>
        <w:spacing w:line="360" w:lineRule="auto"/>
        <w:jc w:val="both"/>
        <w:rPr>
          <w:rFonts w:cstheme="minorHAnsi"/>
          <w:lang w:val="en-US"/>
        </w:rPr>
      </w:pPr>
    </w:p>
    <w:p w14:paraId="1F8F9220" w14:textId="70DDFD1A" w:rsidR="00127176" w:rsidRDefault="00127176" w:rsidP="00127176">
      <w:pPr>
        <w:spacing w:line="360" w:lineRule="auto"/>
        <w:jc w:val="both"/>
        <w:rPr>
          <w:rFonts w:cstheme="minorHAnsi"/>
          <w:b/>
          <w:bCs/>
          <w:lang w:val="en-US"/>
        </w:rPr>
      </w:pPr>
      <w:r>
        <w:rPr>
          <w:rFonts w:cstheme="minorHAnsi"/>
          <w:b/>
          <w:bCs/>
          <w:lang w:val="en-US"/>
        </w:rPr>
        <w:t>Movement turning influence and movement speeding influence scores across status</w:t>
      </w:r>
      <w:r w:rsidR="00DE4325">
        <w:rPr>
          <w:rFonts w:cstheme="minorHAnsi"/>
          <w:b/>
          <w:bCs/>
          <w:lang w:val="en-US"/>
        </w:rPr>
        <w:t>es</w:t>
      </w:r>
      <w:r>
        <w:rPr>
          <w:rFonts w:cstheme="minorHAnsi"/>
          <w:b/>
          <w:bCs/>
          <w:lang w:val="en-US"/>
        </w:rPr>
        <w:t>:</w:t>
      </w:r>
      <w:r w:rsidR="00092024" w:rsidRPr="006D69C5">
        <w:rPr>
          <w:rFonts w:cstheme="minorHAnsi"/>
          <w:b/>
          <w:bCs/>
          <w:lang w:val="en-US"/>
        </w:rPr>
        <w:t xml:space="preserve"> </w:t>
      </w:r>
    </w:p>
    <w:p w14:paraId="0767E214" w14:textId="2EBE0169" w:rsidR="00127176" w:rsidRDefault="00127176" w:rsidP="00127176">
      <w:pPr>
        <w:spacing w:line="360" w:lineRule="auto"/>
        <w:jc w:val="both"/>
        <w:rPr>
          <w:rFonts w:cstheme="minorHAnsi"/>
          <w:lang w:val="en-US"/>
        </w:rPr>
      </w:pPr>
      <w:r>
        <w:rPr>
          <w:rFonts w:cstheme="minorHAnsi"/>
          <w:lang w:val="en-US"/>
        </w:rPr>
        <w:t>We found</w:t>
      </w:r>
      <w:r w:rsidRPr="006D69C5">
        <w:rPr>
          <w:rFonts w:cstheme="minorHAnsi"/>
          <w:lang w:val="en-US"/>
        </w:rPr>
        <w:t xml:space="preserve"> a significant effect of status on</w:t>
      </w:r>
      <w:r>
        <w:rPr>
          <w:rFonts w:cstheme="minorHAnsi"/>
          <w:lang w:val="en-US"/>
        </w:rPr>
        <w:t xml:space="preserve"> movement</w:t>
      </w:r>
      <w:r w:rsidRPr="006D69C5">
        <w:rPr>
          <w:rFonts w:cstheme="minorHAnsi"/>
          <w:lang w:val="en-US"/>
        </w:rPr>
        <w:t xml:space="preserve"> turning influence score</w:t>
      </w:r>
      <w:r>
        <w:rPr>
          <w:rFonts w:cstheme="minorHAnsi"/>
          <w:lang w:val="en-US"/>
        </w:rPr>
        <w:t>, with group taken into account as a random factor</w:t>
      </w:r>
      <w:r w:rsidRPr="006D69C5">
        <w:rPr>
          <w:rFonts w:cstheme="minorHAnsi"/>
          <w:lang w:val="en-US"/>
        </w:rPr>
        <w:t xml:space="preserve"> (figure 5a, F = </w:t>
      </w:r>
      <w:proofErr w:type="gramStart"/>
      <w:r>
        <w:rPr>
          <w:rFonts w:cstheme="minorHAnsi"/>
          <w:lang w:val="en-US"/>
        </w:rPr>
        <w:t>5.19</w:t>
      </w:r>
      <w:r w:rsidRPr="006D69C5">
        <w:rPr>
          <w:rFonts w:cstheme="minorHAnsi"/>
          <w:lang w:val="en-US"/>
        </w:rPr>
        <w:t xml:space="preserve"> ;</w:t>
      </w:r>
      <w:proofErr w:type="gramEnd"/>
      <w:r w:rsidRPr="006D69C5">
        <w:rPr>
          <w:rFonts w:cstheme="minorHAnsi"/>
          <w:lang w:val="en-US"/>
        </w:rPr>
        <w:t xml:space="preserve"> DF = </w:t>
      </w:r>
      <w:r>
        <w:rPr>
          <w:rFonts w:cstheme="minorHAnsi"/>
          <w:lang w:val="en-US"/>
        </w:rPr>
        <w:t>40</w:t>
      </w:r>
      <w:r w:rsidRPr="006D69C5">
        <w:rPr>
          <w:rFonts w:cstheme="minorHAnsi"/>
          <w:lang w:val="en-US"/>
        </w:rPr>
        <w:t xml:space="preserve"> ; p-value = 0.00</w:t>
      </w:r>
      <w:r>
        <w:rPr>
          <w:rFonts w:cstheme="minorHAnsi"/>
          <w:lang w:val="en-US"/>
        </w:rPr>
        <w:t>18</w:t>
      </w:r>
      <w:r w:rsidRPr="006D69C5">
        <w:rPr>
          <w:rFonts w:cstheme="minorHAnsi"/>
          <w:lang w:val="en-US"/>
        </w:rPr>
        <w:t xml:space="preserve">), with the dominant female’s score </w:t>
      </w:r>
      <w:r>
        <w:rPr>
          <w:rFonts w:cstheme="minorHAnsi"/>
          <w:lang w:val="en-US"/>
        </w:rPr>
        <w:t xml:space="preserve">consistently </w:t>
      </w:r>
      <w:r w:rsidRPr="006D69C5">
        <w:rPr>
          <w:rFonts w:cstheme="minorHAnsi"/>
          <w:lang w:val="en-US"/>
        </w:rPr>
        <w:t xml:space="preserve">being </w:t>
      </w:r>
      <w:r>
        <w:rPr>
          <w:rFonts w:cstheme="minorHAnsi"/>
          <w:lang w:val="en-US"/>
        </w:rPr>
        <w:t>the highest or second highest of her group</w:t>
      </w:r>
      <w:r w:rsidRPr="006D69C5">
        <w:rPr>
          <w:rFonts w:cstheme="minorHAnsi"/>
          <w:lang w:val="en-US"/>
        </w:rPr>
        <w:t xml:space="preserve">. </w:t>
      </w:r>
      <w:r>
        <w:rPr>
          <w:rFonts w:cstheme="minorHAnsi"/>
          <w:lang w:val="en-US"/>
        </w:rPr>
        <w:t>Post-hoc Tukey tests (see Supplements) showed that the score o</w:t>
      </w:r>
      <w:r w:rsidR="00DE4325">
        <w:rPr>
          <w:rFonts w:cstheme="minorHAnsi"/>
          <w:lang w:val="en-US"/>
        </w:rPr>
        <w:t>f</w:t>
      </w:r>
      <w:r>
        <w:rPr>
          <w:rFonts w:cstheme="minorHAnsi"/>
          <w:lang w:val="en-US"/>
        </w:rPr>
        <w:t xml:space="preserve"> dominant female</w:t>
      </w:r>
      <w:r w:rsidR="00DE4325">
        <w:rPr>
          <w:rFonts w:cstheme="minorHAnsi"/>
          <w:lang w:val="en-US"/>
        </w:rPr>
        <w:t>s</w:t>
      </w:r>
      <w:r>
        <w:rPr>
          <w:rFonts w:cstheme="minorHAnsi"/>
          <w:lang w:val="en-US"/>
        </w:rPr>
        <w:t xml:space="preserve"> was overall significantly higher than the scores of each subordinate status (non-dominant adults, yearlings and sub-adults), whereas the score of the dominant male was not significantly different from the scores of subordinate </w:t>
      </w:r>
      <w:proofErr w:type="gramStart"/>
      <w:r>
        <w:rPr>
          <w:rFonts w:cstheme="minorHAnsi"/>
          <w:lang w:val="en-US"/>
        </w:rPr>
        <w:t>status</w:t>
      </w:r>
      <w:proofErr w:type="gramEnd"/>
      <w:r>
        <w:rPr>
          <w:rFonts w:cstheme="minorHAnsi"/>
          <w:lang w:val="en-US"/>
        </w:rPr>
        <w:t xml:space="preserve">.  </w:t>
      </w:r>
    </w:p>
    <w:p w14:paraId="5DF6C3B5" w14:textId="555C7456" w:rsidR="00127176" w:rsidRPr="00DE4325" w:rsidRDefault="00127176" w:rsidP="00092024">
      <w:pPr>
        <w:spacing w:line="360" w:lineRule="auto"/>
        <w:jc w:val="both"/>
        <w:rPr>
          <w:rFonts w:cstheme="minorHAnsi"/>
          <w:lang w:val="en-US"/>
        </w:rPr>
      </w:pPr>
      <w:r w:rsidRPr="006D69C5">
        <w:rPr>
          <w:rFonts w:cstheme="minorHAnsi"/>
          <w:lang w:val="en-US"/>
        </w:rPr>
        <w:t xml:space="preserve">There </w:t>
      </w:r>
      <w:r>
        <w:rPr>
          <w:rFonts w:cstheme="minorHAnsi"/>
          <w:lang w:val="en-US"/>
        </w:rPr>
        <w:t xml:space="preserve">also </w:t>
      </w:r>
      <w:r w:rsidRPr="006D69C5">
        <w:rPr>
          <w:rFonts w:cstheme="minorHAnsi"/>
          <w:lang w:val="en-US"/>
        </w:rPr>
        <w:t xml:space="preserve">was </w:t>
      </w:r>
      <w:r>
        <w:rPr>
          <w:rFonts w:cstheme="minorHAnsi"/>
          <w:lang w:val="en-US"/>
        </w:rPr>
        <w:t>a</w:t>
      </w:r>
      <w:r w:rsidRPr="006D69C5">
        <w:rPr>
          <w:rFonts w:cstheme="minorHAnsi"/>
          <w:lang w:val="en-US"/>
        </w:rPr>
        <w:t xml:space="preserve"> significant difference between the </w:t>
      </w:r>
      <w:r>
        <w:rPr>
          <w:rFonts w:cstheme="minorHAnsi"/>
          <w:lang w:val="en-US"/>
        </w:rPr>
        <w:t xml:space="preserve">movement </w:t>
      </w:r>
      <w:r w:rsidRPr="006D69C5">
        <w:rPr>
          <w:rFonts w:cstheme="minorHAnsi"/>
          <w:lang w:val="en-US"/>
        </w:rPr>
        <w:t>speeding influence score of different statuses</w:t>
      </w:r>
      <w:r w:rsidR="00DE4325">
        <w:rPr>
          <w:rFonts w:cstheme="minorHAnsi"/>
          <w:lang w:val="en-US"/>
        </w:rPr>
        <w:t>,</w:t>
      </w:r>
      <w:r w:rsidR="00DE4325" w:rsidRPr="00DE4325">
        <w:rPr>
          <w:rFonts w:cstheme="minorHAnsi"/>
          <w:lang w:val="en-US"/>
        </w:rPr>
        <w:t xml:space="preserve"> </w:t>
      </w:r>
      <w:r w:rsidR="00DE4325">
        <w:rPr>
          <w:rFonts w:cstheme="minorHAnsi"/>
          <w:lang w:val="en-US"/>
        </w:rPr>
        <w:t>with group taken into account as a random factor</w:t>
      </w:r>
      <w:r w:rsidRPr="006D69C5">
        <w:rPr>
          <w:rFonts w:cstheme="minorHAnsi"/>
          <w:lang w:val="en-US"/>
        </w:rPr>
        <w:t xml:space="preserve"> (figure 5b, F = </w:t>
      </w:r>
      <w:proofErr w:type="gramStart"/>
      <w:r w:rsidR="00DE4325">
        <w:rPr>
          <w:rFonts w:cstheme="minorHAnsi"/>
          <w:lang w:val="en-US"/>
        </w:rPr>
        <w:t>3.95</w:t>
      </w:r>
      <w:r w:rsidRPr="006D69C5">
        <w:rPr>
          <w:rFonts w:cstheme="minorHAnsi"/>
          <w:lang w:val="en-US"/>
        </w:rPr>
        <w:t xml:space="preserve"> ;</w:t>
      </w:r>
      <w:proofErr w:type="gramEnd"/>
      <w:r w:rsidRPr="006D69C5">
        <w:rPr>
          <w:rFonts w:cstheme="minorHAnsi"/>
          <w:lang w:val="en-US"/>
        </w:rPr>
        <w:t xml:space="preserve"> DF = </w:t>
      </w:r>
      <w:r w:rsidR="00DE4325">
        <w:rPr>
          <w:rFonts w:cstheme="minorHAnsi"/>
          <w:lang w:val="en-US"/>
        </w:rPr>
        <w:t>40</w:t>
      </w:r>
      <w:r w:rsidRPr="006D69C5">
        <w:rPr>
          <w:rFonts w:cstheme="minorHAnsi"/>
          <w:lang w:val="en-US"/>
        </w:rPr>
        <w:t xml:space="preserve"> ; p-value = 0.</w:t>
      </w:r>
      <w:r w:rsidR="00DE4325">
        <w:rPr>
          <w:rFonts w:cstheme="minorHAnsi"/>
          <w:lang w:val="en-US"/>
        </w:rPr>
        <w:t>0086</w:t>
      </w:r>
      <w:r w:rsidRPr="006D69C5">
        <w:rPr>
          <w:rFonts w:cstheme="minorHAnsi"/>
          <w:lang w:val="en-US"/>
        </w:rPr>
        <w:t>).</w:t>
      </w:r>
      <w:r w:rsidR="00DE4325">
        <w:rPr>
          <w:rFonts w:cstheme="minorHAnsi"/>
          <w:lang w:val="en-US"/>
        </w:rPr>
        <w:t xml:space="preserve"> Post-h</w:t>
      </w:r>
      <w:r w:rsidR="002812CF">
        <w:rPr>
          <w:rFonts w:cstheme="minorHAnsi"/>
          <w:lang w:val="en-US"/>
        </w:rPr>
        <w:t>o</w:t>
      </w:r>
      <w:r w:rsidR="00DE4325">
        <w:rPr>
          <w:rFonts w:cstheme="minorHAnsi"/>
          <w:lang w:val="en-US"/>
        </w:rPr>
        <w:t xml:space="preserve">c Tukey tests (see supplements) showed that the score of dominant females was </w:t>
      </w:r>
      <w:r w:rsidR="00DE4325">
        <w:rPr>
          <w:rFonts w:cstheme="minorHAnsi"/>
          <w:lang w:val="en-US"/>
        </w:rPr>
        <w:lastRenderedPageBreak/>
        <w:t xml:space="preserve">significantly higher than the score of yearlings and sub-adults but was not significantly different from the score of dominants males and non-dominant adults. The score of the dominant male was not </w:t>
      </w:r>
      <w:r w:rsidR="00DE4325">
        <w:rPr>
          <w:rFonts w:cstheme="minorHAnsi"/>
          <w:b/>
          <w:bCs/>
          <w:noProof/>
          <w:lang w:val="en-US"/>
        </w:rPr>
        <mc:AlternateContent>
          <mc:Choice Requires="wpg">
            <w:drawing>
              <wp:anchor distT="0" distB="0" distL="114300" distR="114300" simplePos="0" relativeHeight="251682816" behindDoc="0" locked="0" layoutInCell="1" allowOverlap="1" wp14:anchorId="7A985AA3" wp14:editId="5A09B77A">
                <wp:simplePos x="0" y="0"/>
                <wp:positionH relativeFrom="column">
                  <wp:posOffset>-161925</wp:posOffset>
                </wp:positionH>
                <wp:positionV relativeFrom="paragraph">
                  <wp:posOffset>548640</wp:posOffset>
                </wp:positionV>
                <wp:extent cx="6248400" cy="502920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6248400" cy="5029200"/>
                          <a:chOff x="0" y="0"/>
                          <a:chExt cx="6248400" cy="5029200"/>
                        </a:xfrm>
                      </wpg:grpSpPr>
                      <wpg:grpSp>
                        <wpg:cNvPr id="6" name="Group 6"/>
                        <wpg:cNvGrpSpPr/>
                        <wpg:grpSpPr>
                          <a:xfrm>
                            <a:off x="0" y="0"/>
                            <a:ext cx="3295650" cy="5000625"/>
                            <a:chOff x="0" y="0"/>
                            <a:chExt cx="3295650" cy="5000625"/>
                          </a:xfrm>
                        </wpg:grpSpPr>
                        <pic:pic xmlns:pic="http://schemas.openxmlformats.org/drawingml/2006/picture">
                          <pic:nvPicPr>
                            <pic:cNvPr id="24" name="Picture 24"/>
                            <pic:cNvPicPr>
                              <a:picLocks noChangeAspect="1"/>
                            </pic:cNvPicPr>
                          </pic:nvPicPr>
                          <pic:blipFill rotWithShape="1">
                            <a:blip r:embed="rId20" cstate="print">
                              <a:extLst>
                                <a:ext uri="{28A0092B-C50C-407E-A947-70E740481C1C}">
                                  <a14:useLocalDpi xmlns:a14="http://schemas.microsoft.com/office/drawing/2010/main" val="0"/>
                                </a:ext>
                              </a:extLst>
                            </a:blip>
                            <a:srcRect t="5217" r="2828"/>
                            <a:stretch/>
                          </pic:blipFill>
                          <pic:spPr bwMode="auto">
                            <a:xfrm>
                              <a:off x="0" y="180975"/>
                              <a:ext cx="3295650" cy="4819650"/>
                            </a:xfrm>
                            <a:prstGeom prst="rect">
                              <a:avLst/>
                            </a:prstGeom>
                            <a:noFill/>
                            <a:ln>
                              <a:noFill/>
                            </a:ln>
                            <a:extLst>
                              <a:ext uri="{53640926-AAD7-44D8-BBD7-CCE9431645EC}">
                                <a14:shadowObscured xmlns:a14="http://schemas.microsoft.com/office/drawing/2010/main"/>
                              </a:ext>
                            </a:extLst>
                          </pic:spPr>
                        </pic:pic>
                        <wps:wsp>
                          <wps:cNvPr id="29" name="Text Box 2"/>
                          <wps:cNvSpPr txBox="1">
                            <a:spLocks noChangeArrowheads="1"/>
                          </wps:cNvSpPr>
                          <wps:spPr bwMode="auto">
                            <a:xfrm>
                              <a:off x="419100" y="0"/>
                              <a:ext cx="323850" cy="386080"/>
                            </a:xfrm>
                            <a:prstGeom prst="rect">
                              <a:avLst/>
                            </a:prstGeom>
                            <a:noFill/>
                            <a:ln w="9525">
                              <a:noFill/>
                              <a:miter lim="800000"/>
                              <a:headEnd/>
                              <a:tailEnd/>
                            </a:ln>
                          </wps:spPr>
                          <wps:txbx>
                            <w:txbxContent>
                              <w:p w14:paraId="6BB5C9A8" w14:textId="77777777" w:rsidR="00EE40E4" w:rsidRPr="00127176" w:rsidRDefault="00EE40E4" w:rsidP="00127176">
                                <w:pPr>
                                  <w:rPr>
                                    <w:b/>
                                    <w:lang w:val="en-US"/>
                                  </w:rPr>
                                </w:pPr>
                                <w:r w:rsidRPr="00127176">
                                  <w:rPr>
                                    <w:b/>
                                  </w:rPr>
                                  <w:t>a.</w:t>
                                </w:r>
                              </w:p>
                            </w:txbxContent>
                          </wps:txbx>
                          <wps:bodyPr rot="0" vert="horz" wrap="square" lIns="91440" tIns="45720" rIns="91440" bIns="45720" anchor="t" anchorCtr="0">
                            <a:spAutoFit/>
                          </wps:bodyPr>
                        </wps:wsp>
                      </wpg:grpSp>
                      <wpg:grpSp>
                        <wpg:cNvPr id="3" name="Group 3"/>
                        <wpg:cNvGrpSpPr/>
                        <wpg:grpSpPr>
                          <a:xfrm>
                            <a:off x="3362325" y="9525"/>
                            <a:ext cx="2886075" cy="5019675"/>
                            <a:chOff x="0" y="0"/>
                            <a:chExt cx="2886075" cy="5019675"/>
                          </a:xfrm>
                        </wpg:grpSpPr>
                        <pic:pic xmlns:pic="http://schemas.openxmlformats.org/drawingml/2006/picture">
                          <pic:nvPicPr>
                            <pic:cNvPr id="25" name="Picture 25"/>
                            <pic:cNvPicPr>
                              <a:picLocks noChangeAspect="1"/>
                            </pic:cNvPicPr>
                          </pic:nvPicPr>
                          <pic:blipFill rotWithShape="1">
                            <a:blip r:embed="rId21" cstate="print">
                              <a:extLst>
                                <a:ext uri="{28A0092B-C50C-407E-A947-70E740481C1C}">
                                  <a14:useLocalDpi xmlns:a14="http://schemas.microsoft.com/office/drawing/2010/main" val="0"/>
                                </a:ext>
                              </a:extLst>
                            </a:blip>
                            <a:srcRect l="12516" t="5217" r="2747"/>
                            <a:stretch/>
                          </pic:blipFill>
                          <pic:spPr bwMode="auto">
                            <a:xfrm>
                              <a:off x="0" y="180975"/>
                              <a:ext cx="2886075" cy="4838700"/>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76200" y="0"/>
                              <a:ext cx="323850" cy="386080"/>
                            </a:xfrm>
                            <a:prstGeom prst="rect">
                              <a:avLst/>
                            </a:prstGeom>
                            <a:noFill/>
                            <a:ln w="9525">
                              <a:noFill/>
                              <a:miter lim="800000"/>
                              <a:headEnd/>
                              <a:tailEnd/>
                            </a:ln>
                          </wps:spPr>
                          <wps:txbx>
                            <w:txbxContent>
                              <w:p w14:paraId="4926B83E" w14:textId="7D1EC4C6" w:rsidR="00EE40E4" w:rsidRPr="00127176" w:rsidRDefault="00EE40E4" w:rsidP="00127176">
                                <w:pPr>
                                  <w:rPr>
                                    <w:b/>
                                    <w:lang w:val="en-US"/>
                                  </w:rPr>
                                </w:pPr>
                                <w:r>
                                  <w:rPr>
                                    <w:b/>
                                  </w:rPr>
                                  <w:t>b</w:t>
                                </w:r>
                                <w:r w:rsidRPr="00127176">
                                  <w:rPr>
                                    <w:b/>
                                  </w:rPr>
                                  <w:t>.</w:t>
                                </w:r>
                              </w:p>
                            </w:txbxContent>
                          </wps:txbx>
                          <wps:bodyPr rot="0" vert="horz" wrap="square" lIns="91440" tIns="45720" rIns="91440" bIns="45720" anchor="t" anchorCtr="0">
                            <a:spAutoFit/>
                          </wps:bodyPr>
                        </wps:wsp>
                      </wpg:grpSp>
                    </wpg:wgp>
                  </a:graphicData>
                </a:graphic>
              </wp:anchor>
            </w:drawing>
          </mc:Choice>
          <mc:Fallback>
            <w:pict>
              <v:group w14:anchorId="7A985AA3" id="Group 31" o:spid="_x0000_s1046" style="position:absolute;left:0;text-align:left;margin-left:-12.75pt;margin-top:43.2pt;width:492pt;height:396pt;z-index:251682816" coordsize="62484,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">
                <v:group id="Group 6" o:spid="_x0000_s1047" style="position:absolute;width:32956;height:50006" coordsize="32956,5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Picture 24" o:spid="_x0000_s1048" type="#_x0000_t75" style="position:absolute;top:1809;width:32956;height:4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">
                    <v:imagedata r:id="rId22" o:title="" croptop="3419f" cropright="1853f"/>
                  </v:shape>
                  <v:shape id="Text Box 2" o:spid="_x0000_s1049" type="#_x0000_t202" style="position:absolute;left:4191;width:3238;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" filled="f" stroked="f">
                    <v:textbox style="mso-fit-shape-to-text:t">
                      <w:txbxContent>
                        <w:p w14:paraId="6BB5C9A8" w14:textId="77777777" w:rsidR="00EE40E4" w:rsidRPr="00127176" w:rsidRDefault="00EE40E4" w:rsidP="00127176">
                          <w:pPr>
                            <w:rPr>
                              <w:b/>
                              <w:lang w:val="en-US"/>
                            </w:rPr>
                          </w:pPr>
                          <w:r w:rsidRPr="00127176">
                            <w:rPr>
                              <w:b/>
                            </w:rPr>
                            <w:t>a.</w:t>
                          </w:r>
                        </w:p>
                      </w:txbxContent>
                    </v:textbox>
                  </v:shape>
                </v:group>
                <v:group id="Group 3" o:spid="_x0000_s1050" style="position:absolute;left:33623;top:95;width:28861;height:50197" coordsize="28860,5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25" o:spid="_x0000_s1051" type="#_x0000_t75" style="position:absolute;top:1809;width:28860;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">
                    <v:imagedata r:id="rId23" o:title="" croptop="3419f" cropleft="8202f" cropright="1800f"/>
                  </v:shape>
                  <v:shape id="Text Box 2" o:spid="_x0000_s1052" type="#_x0000_t202" style="position:absolute;left:762;width:3238;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4926B83E" w14:textId="7D1EC4C6" w:rsidR="00EE40E4" w:rsidRPr="00127176" w:rsidRDefault="00EE40E4" w:rsidP="00127176">
                          <w:pPr>
                            <w:rPr>
                              <w:b/>
                              <w:lang w:val="en-US"/>
                            </w:rPr>
                          </w:pPr>
                          <w:r>
                            <w:rPr>
                              <w:b/>
                            </w:rPr>
                            <w:t>b</w:t>
                          </w:r>
                          <w:r w:rsidRPr="00127176">
                            <w:rPr>
                              <w:b/>
                            </w:rPr>
                            <w:t>.</w:t>
                          </w:r>
                        </w:p>
                      </w:txbxContent>
                    </v:textbox>
                  </v:shape>
                </v:group>
                <w10:wrap type="topAndBottom"/>
              </v:group>
            </w:pict>
          </mc:Fallback>
        </mc:AlternateContent>
      </w:r>
      <w:r w:rsidR="00DE4325">
        <w:rPr>
          <w:rFonts w:cstheme="minorHAnsi"/>
          <w:lang w:val="en-US"/>
        </w:rPr>
        <w:t xml:space="preserve">significantly different from the scores of subordinate </w:t>
      </w:r>
      <w:proofErr w:type="gramStart"/>
      <w:r w:rsidR="00DE4325">
        <w:rPr>
          <w:rFonts w:cstheme="minorHAnsi"/>
          <w:lang w:val="en-US"/>
        </w:rPr>
        <w:t>status</w:t>
      </w:r>
      <w:proofErr w:type="gramEnd"/>
      <w:r w:rsidR="00DE4325">
        <w:rPr>
          <w:rFonts w:cstheme="minorHAnsi"/>
          <w:lang w:val="en-US"/>
        </w:rPr>
        <w:t xml:space="preserve">.  </w:t>
      </w:r>
    </w:p>
    <w:p w14:paraId="0E1E17C8" w14:textId="2ADC068B" w:rsidR="00127176" w:rsidRDefault="00127176" w:rsidP="00127176">
      <w:pPr>
        <w:spacing w:line="240" w:lineRule="auto"/>
        <w:jc w:val="both"/>
        <w:rPr>
          <w:rFonts w:cstheme="minorHAnsi"/>
          <w:lang w:val="en-US"/>
        </w:rPr>
      </w:pPr>
      <w:commentRangeStart w:id="65"/>
      <w:r w:rsidRPr="006D69C5">
        <w:rPr>
          <w:rFonts w:ascii="Arial" w:hAnsi="Arial" w:cs="Arial"/>
          <w:sz w:val="16"/>
          <w:szCs w:val="16"/>
          <w:lang w:val="en-US"/>
        </w:rPr>
        <w:t xml:space="preserve">Figure 5. </w:t>
      </w:r>
      <w:commentRangeEnd w:id="65"/>
      <w:r w:rsidR="00F92912">
        <w:rPr>
          <w:rStyle w:val="CommentReference"/>
          <w:lang w:val="en-CA" w:bidi="he-IL"/>
        </w:rPr>
        <w:commentReference w:id="65"/>
      </w:r>
      <w:r w:rsidRPr="006D69C5">
        <w:rPr>
          <w:rFonts w:ascii="Arial" w:hAnsi="Arial" w:cs="Arial"/>
          <w:sz w:val="16"/>
          <w:szCs w:val="16"/>
          <w:lang w:val="en-US"/>
        </w:rPr>
        <w:t>Predicted influence scores for each recorded individual (colored dots) in the 5 study groups (vertical axis). Dot color indicates individual status as shown in the legend</w:t>
      </w:r>
      <w:r>
        <w:rPr>
          <w:rFonts w:ascii="Arial" w:hAnsi="Arial" w:cs="Arial"/>
          <w:sz w:val="16"/>
          <w:szCs w:val="16"/>
          <w:lang w:val="en-US"/>
        </w:rPr>
        <w:t>, dot size is proportional to the quantity of data available.</w:t>
      </w:r>
      <w:r w:rsidRPr="006D69C5">
        <w:rPr>
          <w:rFonts w:ascii="Arial" w:hAnsi="Arial" w:cs="Arial"/>
          <w:sz w:val="16"/>
          <w:szCs w:val="16"/>
          <w:lang w:val="en-US"/>
        </w:rPr>
        <w:t xml:space="preserve"> (a) Turning influence score represents the probability that the group turns toward the same direction (left or right) that individual was moving to. (b) Speeding influence score represents the probability that the group speeds up after that individual had sped up towards the front of the group.</w:t>
      </w:r>
    </w:p>
    <w:p w14:paraId="42CF7E8C" w14:textId="77777777" w:rsidR="00153648" w:rsidRPr="006D69C5" w:rsidRDefault="00153648" w:rsidP="00240432">
      <w:pPr>
        <w:spacing w:line="240" w:lineRule="auto"/>
        <w:ind w:left="360"/>
        <w:jc w:val="both"/>
        <w:rPr>
          <w:rFonts w:ascii="Arial" w:hAnsi="Arial" w:cs="Arial"/>
          <w:sz w:val="16"/>
          <w:szCs w:val="16"/>
          <w:lang w:val="en-US"/>
        </w:rPr>
      </w:pPr>
    </w:p>
    <w:p w14:paraId="4A1701F6" w14:textId="7B4B3BB2" w:rsidR="00153648" w:rsidRPr="006D69C5" w:rsidRDefault="002812CF" w:rsidP="00153648">
      <w:pPr>
        <w:spacing w:line="360" w:lineRule="auto"/>
        <w:jc w:val="both"/>
        <w:rPr>
          <w:rFonts w:cstheme="minorHAnsi"/>
          <w:b/>
          <w:bCs/>
          <w:lang w:val="en-US"/>
        </w:rPr>
      </w:pPr>
      <w:r>
        <w:rPr>
          <w:rFonts w:cstheme="minorHAnsi"/>
          <w:b/>
          <w:bCs/>
          <w:lang w:val="en-US"/>
        </w:rPr>
        <w:t>Influence vs time spent in the front:</w:t>
      </w:r>
    </w:p>
    <w:p w14:paraId="6FB3248A" w14:textId="781E27DB" w:rsidR="00153648" w:rsidRPr="006D69C5" w:rsidRDefault="00153648" w:rsidP="00153648">
      <w:pPr>
        <w:spacing w:line="360" w:lineRule="auto"/>
        <w:jc w:val="both"/>
        <w:rPr>
          <w:rFonts w:cstheme="minorHAnsi"/>
          <w:lang w:val="en-US"/>
        </w:rPr>
      </w:pPr>
      <w:r w:rsidRPr="006D69C5">
        <w:rPr>
          <w:rFonts w:cstheme="minorHAnsi"/>
          <w:lang w:val="en-US"/>
        </w:rPr>
        <w:t xml:space="preserve">We found the proportion of time spent by each status in the front half of the group relative to direction of travel to be relatively variable between groups (figure </w:t>
      </w:r>
      <w:r w:rsidR="00F60B59">
        <w:rPr>
          <w:rFonts w:cstheme="minorHAnsi"/>
          <w:lang w:val="en-US"/>
        </w:rPr>
        <w:t>6</w:t>
      </w:r>
      <w:r w:rsidRPr="006D69C5">
        <w:rPr>
          <w:rFonts w:cstheme="minorHAnsi"/>
          <w:lang w:val="en-US"/>
        </w:rPr>
        <w:t xml:space="preserve">). </w:t>
      </w:r>
      <w:r w:rsidR="00856CD0">
        <w:rPr>
          <w:rFonts w:cstheme="minorHAnsi"/>
          <w:lang w:val="en-US"/>
        </w:rPr>
        <w:t>The overall proportion of time spent in the front by the dominant female was the highest in two groups (HM17 and HM19), the second highest in one group (NQ21), and the lowest in one group (ZU21)</w:t>
      </w:r>
      <w:r w:rsidRPr="006D69C5">
        <w:rPr>
          <w:rFonts w:cstheme="minorHAnsi"/>
          <w:lang w:val="en-US"/>
        </w:rPr>
        <w:t>. The dominant male was rather more in the back half of the group, except in L2021. No overall trend seems to emerge for other statuses.</w:t>
      </w:r>
    </w:p>
    <w:p w14:paraId="468DAABC" w14:textId="6283A31F" w:rsidR="00153648" w:rsidRPr="006D69C5" w:rsidRDefault="002812CF" w:rsidP="00153648">
      <w:pPr>
        <w:spacing w:line="360" w:lineRule="auto"/>
        <w:ind w:left="360"/>
        <w:jc w:val="both"/>
        <w:rPr>
          <w:rFonts w:cstheme="minorHAnsi"/>
          <w:lang w:val="en-US"/>
        </w:rPr>
      </w:pPr>
      <w:r>
        <w:rPr>
          <w:rFonts w:cstheme="minorHAnsi"/>
          <w:noProof/>
          <w:lang w:val="en-US"/>
        </w:rPr>
        <w:lastRenderedPageBreak/>
        <w:drawing>
          <wp:anchor distT="0" distB="0" distL="114300" distR="114300" simplePos="0" relativeHeight="251683840" behindDoc="0" locked="0" layoutInCell="1" allowOverlap="1" wp14:anchorId="1527B826" wp14:editId="443B447A">
            <wp:simplePos x="0" y="0"/>
            <wp:positionH relativeFrom="column">
              <wp:posOffset>619125</wp:posOffset>
            </wp:positionH>
            <wp:positionV relativeFrom="paragraph">
              <wp:posOffset>200025</wp:posOffset>
            </wp:positionV>
            <wp:extent cx="4762500" cy="6357938"/>
            <wp:effectExtent l="0" t="0" r="0" b="508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62500" cy="6357938"/>
                    </a:xfrm>
                    <a:prstGeom prst="rect">
                      <a:avLst/>
                    </a:prstGeom>
                    <a:noFill/>
                    <a:ln>
                      <a:noFill/>
                    </a:ln>
                  </pic:spPr>
                </pic:pic>
              </a:graphicData>
            </a:graphic>
          </wp:anchor>
        </w:drawing>
      </w:r>
    </w:p>
    <w:p w14:paraId="43DBB7A7" w14:textId="032A297E" w:rsidR="00153648" w:rsidRPr="006D69C5" w:rsidRDefault="00153648" w:rsidP="00153648">
      <w:pPr>
        <w:pStyle w:val="ListParagraph"/>
        <w:spacing w:line="240" w:lineRule="auto"/>
        <w:jc w:val="both"/>
        <w:rPr>
          <w:rFonts w:cstheme="minorHAnsi"/>
          <w:sz w:val="16"/>
          <w:szCs w:val="16"/>
          <w:lang w:val="en-US"/>
        </w:rPr>
      </w:pPr>
      <w:r w:rsidRPr="006D69C5">
        <w:rPr>
          <w:rFonts w:cstheme="minorHAnsi"/>
          <w:sz w:val="16"/>
          <w:szCs w:val="16"/>
          <w:lang w:val="en-US"/>
        </w:rPr>
        <w:t xml:space="preserve">Figure </w:t>
      </w:r>
      <w:r w:rsidR="00F60B59">
        <w:rPr>
          <w:rFonts w:cstheme="minorHAnsi"/>
          <w:sz w:val="16"/>
          <w:szCs w:val="16"/>
          <w:lang w:val="en-US"/>
        </w:rPr>
        <w:t>6</w:t>
      </w:r>
      <w:r w:rsidRPr="006D69C5">
        <w:rPr>
          <w:rFonts w:cstheme="minorHAnsi"/>
          <w:sz w:val="16"/>
          <w:szCs w:val="16"/>
          <w:lang w:val="en-US"/>
        </w:rPr>
        <w:t xml:space="preserve">. </w:t>
      </w:r>
      <w:r w:rsidR="00F60B59">
        <w:rPr>
          <w:rFonts w:cstheme="minorHAnsi"/>
          <w:sz w:val="16"/>
          <w:szCs w:val="16"/>
          <w:lang w:val="en-US"/>
        </w:rPr>
        <w:t xml:space="preserve">Distribution of the proportion of time points spent in the front half of the group over one-hour time period, for each </w:t>
      </w:r>
      <w:proofErr w:type="gramStart"/>
      <w:r w:rsidR="00F60B59">
        <w:rPr>
          <w:rFonts w:cstheme="minorHAnsi"/>
          <w:sz w:val="16"/>
          <w:szCs w:val="16"/>
          <w:lang w:val="en-US"/>
        </w:rPr>
        <w:t>individuals</w:t>
      </w:r>
      <w:proofErr w:type="gramEnd"/>
      <w:r w:rsidR="00F60B59">
        <w:rPr>
          <w:rFonts w:cstheme="minorHAnsi"/>
          <w:sz w:val="16"/>
          <w:szCs w:val="16"/>
          <w:lang w:val="en-US"/>
        </w:rPr>
        <w:t xml:space="preserve"> </w:t>
      </w:r>
      <w:r w:rsidRPr="006D69C5">
        <w:rPr>
          <w:rFonts w:cstheme="minorHAnsi"/>
          <w:sz w:val="16"/>
          <w:szCs w:val="16"/>
          <w:lang w:val="en-US"/>
        </w:rPr>
        <w:t>in the 5 study groups (vertical axis).</w:t>
      </w:r>
      <w:r w:rsidR="00F60B59">
        <w:rPr>
          <w:rFonts w:cstheme="minorHAnsi"/>
          <w:sz w:val="16"/>
          <w:szCs w:val="16"/>
          <w:lang w:val="en-US"/>
        </w:rPr>
        <w:t xml:space="preserve"> Shape</w:t>
      </w:r>
      <w:r w:rsidRPr="006D69C5">
        <w:rPr>
          <w:rFonts w:cstheme="minorHAnsi"/>
          <w:sz w:val="16"/>
          <w:szCs w:val="16"/>
          <w:lang w:val="en-US"/>
        </w:rPr>
        <w:t xml:space="preserve"> color indicates individual status as shown in the legend.</w:t>
      </w:r>
      <w:r w:rsidR="00F60B59">
        <w:rPr>
          <w:rFonts w:cstheme="minorHAnsi"/>
          <w:sz w:val="16"/>
          <w:szCs w:val="16"/>
          <w:lang w:val="en-US"/>
        </w:rPr>
        <w:t xml:space="preserve"> Black vertical lines within each shape indicates the overall mean proportion of time spent in the front half of the group for that individual. Vertical dotted line indicates equal amount of time spent in the front and in the back half of the group. </w:t>
      </w:r>
    </w:p>
    <w:p w14:paraId="5F2154D6" w14:textId="4B88C09E" w:rsidR="00153648" w:rsidRPr="006D69C5" w:rsidRDefault="00153648" w:rsidP="00153648">
      <w:pPr>
        <w:spacing w:line="360" w:lineRule="auto"/>
        <w:jc w:val="both"/>
        <w:rPr>
          <w:rFonts w:cstheme="minorHAnsi"/>
          <w:lang w:val="en-US"/>
        </w:rPr>
      </w:pPr>
    </w:p>
    <w:p w14:paraId="241C9E72" w14:textId="08094542" w:rsidR="0046087B" w:rsidRPr="00856CD0" w:rsidRDefault="00856CD0" w:rsidP="005D20C4">
      <w:pPr>
        <w:spacing w:line="360" w:lineRule="auto"/>
        <w:jc w:val="both"/>
        <w:rPr>
          <w:rFonts w:cstheme="minorHAnsi"/>
          <w:bCs/>
          <w:lang w:val="en-US"/>
        </w:rPr>
      </w:pPr>
      <w:r w:rsidRPr="00856CD0">
        <w:rPr>
          <w:rFonts w:cstheme="minorHAnsi"/>
          <w:bCs/>
          <w:lang w:val="en-US"/>
        </w:rPr>
        <w:t xml:space="preserve">We found a positive </w:t>
      </w:r>
      <w:r>
        <w:rPr>
          <w:rFonts w:cstheme="minorHAnsi"/>
          <w:bCs/>
          <w:lang w:val="en-US"/>
        </w:rPr>
        <w:t xml:space="preserve">correlation between individual movement turning influence score and overall proportion of time spent in the front half (figure 7.a, </w:t>
      </w:r>
      <w:r w:rsidR="00437B75">
        <w:rPr>
          <w:rFonts w:cstheme="minorHAnsi"/>
          <w:bCs/>
          <w:lang w:val="en-US"/>
        </w:rPr>
        <w:t>F</w:t>
      </w:r>
      <w:ins w:id="66" w:author="Seretta Gamba" w:date="2021-12-10T09:31:00Z">
        <w:r w:rsidR="00F92912">
          <w:rPr>
            <w:rFonts w:cstheme="minorHAnsi"/>
            <w:bCs/>
            <w:lang w:val="en-US"/>
          </w:rPr>
          <w:t xml:space="preserve"> </w:t>
        </w:r>
      </w:ins>
      <w:r w:rsidR="00437B75">
        <w:rPr>
          <w:rFonts w:cstheme="minorHAnsi"/>
          <w:bCs/>
          <w:lang w:val="en-US"/>
        </w:rPr>
        <w:t>=</w:t>
      </w:r>
      <w:ins w:id="67" w:author="Seretta Gamba" w:date="2021-12-10T09:31:00Z">
        <w:r w:rsidR="00F92912">
          <w:rPr>
            <w:rFonts w:cstheme="minorHAnsi"/>
            <w:bCs/>
            <w:lang w:val="en-US"/>
          </w:rPr>
          <w:t xml:space="preserve"> </w:t>
        </w:r>
      </w:ins>
      <w:r w:rsidR="00437B75">
        <w:rPr>
          <w:rFonts w:cstheme="minorHAnsi"/>
          <w:bCs/>
          <w:lang w:val="en-US"/>
        </w:rPr>
        <w:t>6.039</w:t>
      </w:r>
      <w:del w:id="68" w:author="Seretta Gamba" w:date="2021-12-10T09:31:00Z">
        <w:r w:rsidR="00437B75" w:rsidDel="00F92912">
          <w:rPr>
            <w:rFonts w:cstheme="minorHAnsi"/>
            <w:bCs/>
            <w:lang w:val="en-US"/>
          </w:rPr>
          <w:delText xml:space="preserve"> </w:delText>
        </w:r>
      </w:del>
      <w:r w:rsidR="00437B75">
        <w:rPr>
          <w:rFonts w:cstheme="minorHAnsi"/>
          <w:bCs/>
          <w:lang w:val="en-US"/>
        </w:rPr>
        <w:t>; DF = 47</w:t>
      </w:r>
      <w:del w:id="69" w:author="Seretta Gamba" w:date="2021-12-10T09:31:00Z">
        <w:r w:rsidR="00437B75" w:rsidDel="00F92912">
          <w:rPr>
            <w:rFonts w:cstheme="minorHAnsi"/>
            <w:bCs/>
            <w:lang w:val="en-US"/>
          </w:rPr>
          <w:delText xml:space="preserve"> </w:delText>
        </w:r>
      </w:del>
      <w:r w:rsidR="00437B75">
        <w:rPr>
          <w:rFonts w:cstheme="minorHAnsi"/>
          <w:bCs/>
          <w:lang w:val="en-US"/>
        </w:rPr>
        <w:t>; p-value = 0.018), but no correlation between individual movement speeding influence and overall proportion of time spent in the front half (figure 7.a, F</w:t>
      </w:r>
      <w:ins w:id="70" w:author="Seretta Gamba" w:date="2021-12-10T09:31:00Z">
        <w:r w:rsidR="00F92912">
          <w:rPr>
            <w:rFonts w:cstheme="minorHAnsi"/>
            <w:bCs/>
            <w:lang w:val="en-US"/>
          </w:rPr>
          <w:t xml:space="preserve"> </w:t>
        </w:r>
      </w:ins>
      <w:r w:rsidR="00437B75">
        <w:rPr>
          <w:rFonts w:cstheme="minorHAnsi"/>
          <w:bCs/>
          <w:lang w:val="en-US"/>
        </w:rPr>
        <w:t>=</w:t>
      </w:r>
      <w:ins w:id="71" w:author="Seretta Gamba" w:date="2021-12-10T09:31:00Z">
        <w:r w:rsidR="00F92912">
          <w:rPr>
            <w:rFonts w:cstheme="minorHAnsi"/>
            <w:bCs/>
            <w:lang w:val="en-US"/>
          </w:rPr>
          <w:t xml:space="preserve"> </w:t>
        </w:r>
      </w:ins>
      <w:r w:rsidR="00437B75">
        <w:rPr>
          <w:rFonts w:cstheme="minorHAnsi"/>
          <w:bCs/>
          <w:lang w:val="en-US"/>
        </w:rPr>
        <w:t>0.628</w:t>
      </w:r>
      <w:del w:id="72" w:author="Seretta Gamba" w:date="2021-12-10T09:31:00Z">
        <w:r w:rsidR="00437B75" w:rsidDel="00F92912">
          <w:rPr>
            <w:rFonts w:cstheme="minorHAnsi"/>
            <w:bCs/>
            <w:lang w:val="en-US"/>
          </w:rPr>
          <w:delText xml:space="preserve"> </w:delText>
        </w:r>
      </w:del>
      <w:r w:rsidR="00437B75">
        <w:rPr>
          <w:rFonts w:cstheme="minorHAnsi"/>
          <w:bCs/>
          <w:lang w:val="en-US"/>
        </w:rPr>
        <w:t>; DF = 47</w:t>
      </w:r>
      <w:del w:id="73" w:author="Seretta Gamba" w:date="2021-12-10T09:31:00Z">
        <w:r w:rsidR="00437B75" w:rsidDel="00F92912">
          <w:rPr>
            <w:rFonts w:cstheme="minorHAnsi"/>
            <w:bCs/>
            <w:lang w:val="en-US"/>
          </w:rPr>
          <w:delText xml:space="preserve"> </w:delText>
        </w:r>
      </w:del>
      <w:r w:rsidR="00437B75">
        <w:rPr>
          <w:rFonts w:cstheme="minorHAnsi"/>
          <w:bCs/>
          <w:lang w:val="en-US"/>
        </w:rPr>
        <w:t>; p-value = 0.432).</w:t>
      </w:r>
    </w:p>
    <w:p w14:paraId="715128AE" w14:textId="77777777" w:rsidR="00F60B59" w:rsidRDefault="00F60B59" w:rsidP="00240432">
      <w:pPr>
        <w:spacing w:line="360" w:lineRule="auto"/>
        <w:jc w:val="both"/>
        <w:rPr>
          <w:rFonts w:ascii="Arial" w:hAnsi="Arial" w:cs="Arial"/>
          <w:bCs/>
          <w:sz w:val="16"/>
          <w:szCs w:val="16"/>
          <w:lang w:val="en-US"/>
        </w:rPr>
      </w:pPr>
    </w:p>
    <w:p w14:paraId="35F3D4CD" w14:textId="77777777" w:rsidR="00F60B59" w:rsidRDefault="00F60B59" w:rsidP="00240432">
      <w:pPr>
        <w:spacing w:line="360" w:lineRule="auto"/>
        <w:jc w:val="both"/>
        <w:rPr>
          <w:rFonts w:ascii="Arial" w:hAnsi="Arial" w:cs="Arial"/>
          <w:bCs/>
          <w:sz w:val="16"/>
          <w:szCs w:val="16"/>
          <w:lang w:val="en-US"/>
        </w:rPr>
      </w:pPr>
    </w:p>
    <w:p w14:paraId="446E54BB" w14:textId="77777777" w:rsidR="00F60B59" w:rsidRDefault="00F60B59" w:rsidP="00240432">
      <w:pPr>
        <w:spacing w:line="360" w:lineRule="auto"/>
        <w:jc w:val="both"/>
        <w:rPr>
          <w:rFonts w:ascii="Arial" w:hAnsi="Arial" w:cs="Arial"/>
          <w:bCs/>
          <w:sz w:val="16"/>
          <w:szCs w:val="16"/>
          <w:lang w:val="en-US"/>
        </w:rPr>
      </w:pPr>
    </w:p>
    <w:p w14:paraId="1FF3F48D" w14:textId="77777777" w:rsidR="00F60B59" w:rsidRDefault="00F60B59" w:rsidP="00240432">
      <w:pPr>
        <w:spacing w:line="360" w:lineRule="auto"/>
        <w:jc w:val="both"/>
        <w:rPr>
          <w:rFonts w:ascii="Arial" w:hAnsi="Arial" w:cs="Arial"/>
          <w:bCs/>
          <w:sz w:val="16"/>
          <w:szCs w:val="16"/>
          <w:lang w:val="en-US"/>
        </w:rPr>
      </w:pPr>
    </w:p>
    <w:p w14:paraId="0D411060" w14:textId="242BACE9" w:rsidR="00F60B59" w:rsidRDefault="00F60B59" w:rsidP="00240432">
      <w:pPr>
        <w:spacing w:line="360" w:lineRule="auto"/>
        <w:jc w:val="both"/>
        <w:rPr>
          <w:rFonts w:ascii="Arial" w:hAnsi="Arial" w:cs="Arial"/>
          <w:bCs/>
          <w:sz w:val="16"/>
          <w:szCs w:val="16"/>
          <w:lang w:val="en-US"/>
        </w:rPr>
      </w:pPr>
      <w:r>
        <w:rPr>
          <w:rFonts w:cstheme="minorHAnsi"/>
          <w:noProof/>
          <w:lang w:val="en-US"/>
        </w:rPr>
        <mc:AlternateContent>
          <mc:Choice Requires="wpg">
            <w:drawing>
              <wp:anchor distT="0" distB="0" distL="114300" distR="114300" simplePos="0" relativeHeight="251691008" behindDoc="0" locked="0" layoutInCell="1" allowOverlap="1" wp14:anchorId="3E6839B0" wp14:editId="145F6CEB">
                <wp:simplePos x="0" y="0"/>
                <wp:positionH relativeFrom="column">
                  <wp:posOffset>-200025</wp:posOffset>
                </wp:positionH>
                <wp:positionV relativeFrom="paragraph">
                  <wp:posOffset>2540</wp:posOffset>
                </wp:positionV>
                <wp:extent cx="6600825" cy="3286125"/>
                <wp:effectExtent l="0" t="0" r="9525" b="9525"/>
                <wp:wrapTopAndBottom/>
                <wp:docPr id="38" name="Group 38"/>
                <wp:cNvGraphicFramePr/>
                <a:graphic xmlns:a="http://schemas.openxmlformats.org/drawingml/2006/main">
                  <a:graphicData uri="http://schemas.microsoft.com/office/word/2010/wordprocessingGroup">
                    <wpg:wgp>
                      <wpg:cNvGrpSpPr/>
                      <wpg:grpSpPr>
                        <a:xfrm>
                          <a:off x="0" y="0"/>
                          <a:ext cx="6600825" cy="3286125"/>
                          <a:chOff x="0" y="0"/>
                          <a:chExt cx="6600825" cy="3286125"/>
                        </a:xfrm>
                      </wpg:grpSpPr>
                      <wpg:grpSp>
                        <wpg:cNvPr id="36" name="Group 36"/>
                        <wpg:cNvGrpSpPr/>
                        <wpg:grpSpPr>
                          <a:xfrm>
                            <a:off x="0" y="0"/>
                            <a:ext cx="3257550" cy="3257550"/>
                            <a:chOff x="0" y="0"/>
                            <a:chExt cx="3257550" cy="3257550"/>
                          </a:xfrm>
                        </wpg:grpSpPr>
                        <pic:pic xmlns:pic="http://schemas.openxmlformats.org/drawingml/2006/picture">
                          <pic:nvPicPr>
                            <pic:cNvPr id="7" name="Picture 7"/>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wps:wsp>
                          <wps:cNvPr id="33" name="Text Box 2"/>
                          <wps:cNvSpPr txBox="1">
                            <a:spLocks noChangeArrowheads="1"/>
                          </wps:cNvSpPr>
                          <wps:spPr bwMode="auto">
                            <a:xfrm>
                              <a:off x="504825" y="180975"/>
                              <a:ext cx="323850" cy="386080"/>
                            </a:xfrm>
                            <a:prstGeom prst="rect">
                              <a:avLst/>
                            </a:prstGeom>
                            <a:noFill/>
                            <a:ln w="9525">
                              <a:noFill/>
                              <a:miter lim="800000"/>
                              <a:headEnd/>
                              <a:tailEnd/>
                            </a:ln>
                          </wps:spPr>
                          <wps:txbx>
                            <w:txbxContent>
                              <w:p w14:paraId="0D91D61C" w14:textId="77777777" w:rsidR="00EE40E4" w:rsidRPr="00127176" w:rsidRDefault="00EE40E4" w:rsidP="00F60B59">
                                <w:pPr>
                                  <w:rPr>
                                    <w:b/>
                                    <w:lang w:val="en-US"/>
                                  </w:rPr>
                                </w:pPr>
                                <w:r w:rsidRPr="00127176">
                                  <w:rPr>
                                    <w:b/>
                                  </w:rPr>
                                  <w:t>a.</w:t>
                                </w:r>
                              </w:p>
                            </w:txbxContent>
                          </wps:txbx>
                          <wps:bodyPr rot="0" vert="horz" wrap="square" lIns="91440" tIns="45720" rIns="91440" bIns="45720" anchor="t" anchorCtr="0">
                            <a:spAutoFit/>
                          </wps:bodyPr>
                        </wps:wsp>
                      </wpg:grpSp>
                      <wpg:grpSp>
                        <wpg:cNvPr id="35" name="Group 35"/>
                        <wpg:cNvGrpSpPr/>
                        <wpg:grpSpPr>
                          <a:xfrm>
                            <a:off x="3314700" y="0"/>
                            <a:ext cx="3286125" cy="3286125"/>
                            <a:chOff x="0" y="0"/>
                            <a:chExt cx="3286125" cy="3286125"/>
                          </a:xfrm>
                        </wpg:grpSpPr>
                        <pic:pic xmlns:pic="http://schemas.openxmlformats.org/drawingml/2006/picture">
                          <pic:nvPicPr>
                            <pic:cNvPr id="16" name="Picture 16"/>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86125" cy="3286125"/>
                            </a:xfrm>
                            <a:prstGeom prst="rect">
                              <a:avLst/>
                            </a:prstGeom>
                            <a:noFill/>
                            <a:ln>
                              <a:noFill/>
                            </a:ln>
                          </pic:spPr>
                        </pic:pic>
                        <wps:wsp>
                          <wps:cNvPr id="34" name="Text Box 2"/>
                          <wps:cNvSpPr txBox="1">
                            <a:spLocks noChangeArrowheads="1"/>
                          </wps:cNvSpPr>
                          <wps:spPr bwMode="auto">
                            <a:xfrm>
                              <a:off x="485775" y="161925"/>
                              <a:ext cx="323850" cy="386080"/>
                            </a:xfrm>
                            <a:prstGeom prst="rect">
                              <a:avLst/>
                            </a:prstGeom>
                            <a:noFill/>
                            <a:ln w="9525">
                              <a:noFill/>
                              <a:miter lim="800000"/>
                              <a:headEnd/>
                              <a:tailEnd/>
                            </a:ln>
                          </wps:spPr>
                          <wps:txbx>
                            <w:txbxContent>
                              <w:p w14:paraId="0CDAB5C7" w14:textId="2A511606" w:rsidR="00EE40E4" w:rsidRPr="00127176" w:rsidRDefault="00EE40E4" w:rsidP="00F60B59">
                                <w:pPr>
                                  <w:rPr>
                                    <w:b/>
                                    <w:lang w:val="en-US"/>
                                  </w:rPr>
                                </w:pPr>
                                <w:r>
                                  <w:rPr>
                                    <w:b/>
                                  </w:rPr>
                                  <w:t>b</w:t>
                                </w:r>
                                <w:r w:rsidRPr="00127176">
                                  <w:rPr>
                                    <w:b/>
                                  </w:rPr>
                                  <w:t>.</w:t>
                                </w:r>
                              </w:p>
                            </w:txbxContent>
                          </wps:txbx>
                          <wps:bodyPr rot="0" vert="horz" wrap="square" lIns="91440" tIns="45720" rIns="91440" bIns="45720" anchor="t" anchorCtr="0">
                            <a:spAutoFit/>
                          </wps:bodyPr>
                        </wps:wsp>
                      </wpg:grpSp>
                    </wpg:wgp>
                  </a:graphicData>
                </a:graphic>
              </wp:anchor>
            </w:drawing>
          </mc:Choice>
          <mc:Fallback>
            <w:pict>
              <v:group w14:anchorId="3E6839B0" id="Group 38" o:spid="_x0000_s1053" style="position:absolute;left:0;text-align:left;margin-left:-15.75pt;margin-top:.2pt;width:519.75pt;height:258.75pt;z-index:251691008" coordsize="66008,3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">
                <v:group id="Group 36" o:spid="_x0000_s1054" style="position:absolute;width:32575;height:32575" coordsize="32575,3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7" o:spid="_x0000_s1055" type="#_x0000_t75" style="position:absolute;width:32575;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">
                    <v:imagedata r:id="rId27" o:title=""/>
                  </v:shape>
                  <v:shape id="Text Box 2" o:spid="_x0000_s1056" type="#_x0000_t202" style="position:absolute;left:5048;top:1809;width:3238;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UvwQAAANsAAAAPAAAAZHJzL2Rvd25yZXYueG1sRI9Ba8JA&#10;FITvBf/D8gre6kal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HHkpS/BAAAA2wAAAA8AAAAA&#10;AAAAAAAAAAAABwIAAGRycy9kb3ducmV2LnhtbFBLBQYAAAAAAwADALcAAAD1AgAAAAA=&#10;" filled="f" stroked="f">
                    <v:textbox style="mso-fit-shape-to-text:t">
                      <w:txbxContent>
                        <w:p w14:paraId="0D91D61C" w14:textId="77777777" w:rsidR="00EE40E4" w:rsidRPr="00127176" w:rsidRDefault="00EE40E4" w:rsidP="00F60B59">
                          <w:pPr>
                            <w:rPr>
                              <w:b/>
                              <w:lang w:val="en-US"/>
                            </w:rPr>
                          </w:pPr>
                          <w:r w:rsidRPr="00127176">
                            <w:rPr>
                              <w:b/>
                            </w:rPr>
                            <w:t>a.</w:t>
                          </w:r>
                        </w:p>
                      </w:txbxContent>
                    </v:textbox>
                  </v:shape>
                </v:group>
                <v:group id="Group 35" o:spid="_x0000_s1057" style="position:absolute;left:33147;width:32861;height:32861" coordsize="32861,3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16" o:spid="_x0000_s1058" type="#_x0000_t75" style="position:absolute;width:32861;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">
                    <v:imagedata r:id="rId28" o:title=""/>
                  </v:shape>
                  <v:shape id="Text Box 2" o:spid="_x0000_s1059" type="#_x0000_t202" style="position:absolute;left:4857;top:1619;width:3239;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0CDAB5C7" w14:textId="2A511606" w:rsidR="00EE40E4" w:rsidRPr="00127176" w:rsidRDefault="00EE40E4" w:rsidP="00F60B59">
                          <w:pPr>
                            <w:rPr>
                              <w:b/>
                              <w:lang w:val="en-US"/>
                            </w:rPr>
                          </w:pPr>
                          <w:r>
                            <w:rPr>
                              <w:b/>
                            </w:rPr>
                            <w:t>b</w:t>
                          </w:r>
                          <w:r w:rsidRPr="00127176">
                            <w:rPr>
                              <w:b/>
                            </w:rPr>
                            <w:t>.</w:t>
                          </w:r>
                        </w:p>
                      </w:txbxContent>
                    </v:textbox>
                  </v:shape>
                </v:group>
                <w10:wrap type="topAndBottom"/>
              </v:group>
            </w:pict>
          </mc:Fallback>
        </mc:AlternateContent>
      </w:r>
      <w:r w:rsidRPr="00F60B59">
        <w:rPr>
          <w:rFonts w:ascii="Arial" w:hAnsi="Arial" w:cs="Arial"/>
          <w:bCs/>
          <w:sz w:val="16"/>
          <w:szCs w:val="16"/>
          <w:lang w:val="en-US"/>
        </w:rPr>
        <w:t>Fi</w:t>
      </w:r>
      <w:r>
        <w:rPr>
          <w:rFonts w:ascii="Arial" w:hAnsi="Arial" w:cs="Arial"/>
          <w:bCs/>
          <w:sz w:val="16"/>
          <w:szCs w:val="16"/>
          <w:lang w:val="en-US"/>
        </w:rPr>
        <w:t xml:space="preserve">gure 7. </w:t>
      </w:r>
      <w:commentRangeStart w:id="74"/>
      <w:r>
        <w:rPr>
          <w:rFonts w:ascii="Arial" w:hAnsi="Arial" w:cs="Arial"/>
          <w:bCs/>
          <w:sz w:val="16"/>
          <w:szCs w:val="16"/>
          <w:lang w:val="en-US"/>
        </w:rPr>
        <w:t>Individual movement turning influence score (a) and movement speeding influence score (b) as a function of overall proportion of time spent in the front half of the group. Each dot represents one individual, with color indicating status and shape indicating group.</w:t>
      </w:r>
      <w:commentRangeEnd w:id="74"/>
      <w:r w:rsidR="00F92912">
        <w:rPr>
          <w:rStyle w:val="CommentReference"/>
          <w:lang w:val="en-CA" w:bidi="he-IL"/>
        </w:rPr>
        <w:commentReference w:id="74"/>
      </w:r>
    </w:p>
    <w:p w14:paraId="1E1794BF" w14:textId="63005F66" w:rsidR="00F60B59" w:rsidRDefault="00F60B59" w:rsidP="00240432">
      <w:pPr>
        <w:spacing w:line="360" w:lineRule="auto"/>
        <w:jc w:val="both"/>
        <w:rPr>
          <w:rFonts w:ascii="Arial" w:hAnsi="Arial" w:cs="Arial"/>
          <w:bCs/>
          <w:sz w:val="16"/>
          <w:szCs w:val="16"/>
          <w:lang w:val="en-US"/>
        </w:rPr>
      </w:pPr>
    </w:p>
    <w:p w14:paraId="70EB9814" w14:textId="77777777" w:rsidR="00F60B59" w:rsidRPr="00F60B59" w:rsidRDefault="00F60B59" w:rsidP="00240432">
      <w:pPr>
        <w:spacing w:line="360" w:lineRule="auto"/>
        <w:jc w:val="both"/>
        <w:rPr>
          <w:rFonts w:ascii="Arial" w:hAnsi="Arial" w:cs="Arial"/>
          <w:bCs/>
          <w:sz w:val="16"/>
          <w:szCs w:val="16"/>
          <w:lang w:val="en-US"/>
        </w:rPr>
      </w:pPr>
    </w:p>
    <w:p w14:paraId="49C8E587" w14:textId="41821CD3" w:rsidR="00711671" w:rsidRPr="006D69C5" w:rsidRDefault="0036157B" w:rsidP="00240432">
      <w:pPr>
        <w:spacing w:line="360" w:lineRule="auto"/>
        <w:jc w:val="both"/>
        <w:rPr>
          <w:rFonts w:cstheme="minorHAnsi"/>
          <w:b/>
          <w:bCs/>
          <w:sz w:val="28"/>
          <w:szCs w:val="28"/>
          <w:lang w:val="en-US"/>
        </w:rPr>
      </w:pPr>
      <w:r w:rsidRPr="006D69C5">
        <w:rPr>
          <w:rFonts w:cstheme="minorHAnsi"/>
          <w:b/>
          <w:bCs/>
          <w:sz w:val="28"/>
          <w:szCs w:val="28"/>
          <w:lang w:val="en-US"/>
        </w:rPr>
        <w:t>DISCUSSION</w:t>
      </w:r>
    </w:p>
    <w:p w14:paraId="4A01DDF5" w14:textId="7DAD7A81" w:rsidR="004F39F8" w:rsidRPr="006D69C5" w:rsidRDefault="00092024" w:rsidP="0046087B">
      <w:pPr>
        <w:spacing w:line="360" w:lineRule="auto"/>
        <w:jc w:val="both"/>
        <w:rPr>
          <w:rFonts w:cstheme="minorHAnsi"/>
          <w:lang w:val="en-US"/>
        </w:rPr>
      </w:pPr>
      <w:r w:rsidRPr="006D69C5">
        <w:rPr>
          <w:rFonts w:cstheme="minorHAnsi"/>
          <w:lang w:val="en-US"/>
        </w:rPr>
        <w:t>In this study</w:t>
      </w:r>
      <w:r w:rsidR="001D5CC8" w:rsidRPr="006D69C5">
        <w:rPr>
          <w:rFonts w:cstheme="minorHAnsi"/>
          <w:lang w:val="en-US"/>
        </w:rPr>
        <w:t>,</w:t>
      </w:r>
      <w:r w:rsidRPr="006D69C5">
        <w:rPr>
          <w:rFonts w:cstheme="minorHAnsi"/>
          <w:lang w:val="en-US"/>
        </w:rPr>
        <w:t xml:space="preserve"> we </w:t>
      </w:r>
      <w:r w:rsidR="00892AD3" w:rsidRPr="006D69C5">
        <w:rPr>
          <w:rFonts w:cstheme="minorHAnsi"/>
          <w:lang w:val="en-US"/>
        </w:rPr>
        <w:t>analyzed</w:t>
      </w:r>
      <w:r w:rsidR="00234190" w:rsidRPr="006D69C5">
        <w:rPr>
          <w:rFonts w:cstheme="minorHAnsi"/>
          <w:lang w:val="en-US"/>
        </w:rPr>
        <w:t xml:space="preserve"> simultaneous </w:t>
      </w:r>
      <w:r w:rsidR="001D5CC8" w:rsidRPr="006D69C5">
        <w:rPr>
          <w:rFonts w:cstheme="minorHAnsi"/>
          <w:lang w:val="en-US"/>
        </w:rPr>
        <w:t xml:space="preserve">movement </w:t>
      </w:r>
      <w:r w:rsidR="00234190" w:rsidRPr="006D69C5">
        <w:rPr>
          <w:rFonts w:cstheme="minorHAnsi"/>
          <w:lang w:val="en-US"/>
        </w:rPr>
        <w:t xml:space="preserve">trajectories of </w:t>
      </w:r>
      <w:commentRangeStart w:id="75"/>
      <w:r w:rsidR="00234190" w:rsidRPr="006D69C5">
        <w:rPr>
          <w:rFonts w:cstheme="minorHAnsi"/>
          <w:lang w:val="en-US"/>
        </w:rPr>
        <w:t>most individuals in social groups of highly cohesive meerkat</w:t>
      </w:r>
      <w:r w:rsidR="001D5CC8" w:rsidRPr="006D69C5">
        <w:rPr>
          <w:rFonts w:cstheme="minorHAnsi"/>
          <w:lang w:val="en-US"/>
        </w:rPr>
        <w:t>s</w:t>
      </w:r>
      <w:r w:rsidR="00234190" w:rsidRPr="006D69C5">
        <w:rPr>
          <w:rFonts w:cstheme="minorHAnsi"/>
          <w:lang w:val="en-US"/>
        </w:rPr>
        <w:t xml:space="preserve"> </w:t>
      </w:r>
      <w:r w:rsidR="001D5CC8" w:rsidRPr="006D69C5">
        <w:rPr>
          <w:rFonts w:cstheme="minorHAnsi"/>
          <w:lang w:val="en-US"/>
        </w:rPr>
        <w:t>while foraging</w:t>
      </w:r>
      <w:commentRangeEnd w:id="75"/>
      <w:r w:rsidR="00507962">
        <w:rPr>
          <w:rStyle w:val="CommentReference"/>
          <w:lang w:val="en-CA" w:bidi="he-IL"/>
        </w:rPr>
        <w:commentReference w:id="75"/>
      </w:r>
      <w:r w:rsidR="00234190" w:rsidRPr="006D69C5">
        <w:rPr>
          <w:rFonts w:cstheme="minorHAnsi"/>
          <w:lang w:val="en-US"/>
        </w:rPr>
        <w:t>. We measured</w:t>
      </w:r>
      <w:r w:rsidR="006D14DB">
        <w:rPr>
          <w:rFonts w:cstheme="minorHAnsi"/>
          <w:lang w:val="en-US"/>
        </w:rPr>
        <w:t xml:space="preserve"> the probability that the group would</w:t>
      </w:r>
      <w:r w:rsidR="003F37FD">
        <w:rPr>
          <w:rFonts w:cstheme="minorHAnsi"/>
          <w:lang w:val="en-US"/>
        </w:rPr>
        <w:t xml:space="preserve"> turn</w:t>
      </w:r>
      <w:r w:rsidR="006D14DB">
        <w:rPr>
          <w:rFonts w:cstheme="minorHAnsi"/>
          <w:lang w:val="en-US"/>
        </w:rPr>
        <w:t xml:space="preserve"> towards a given direction or change its speed depending on the position and movement</w:t>
      </w:r>
      <w:r w:rsidR="003F37FD">
        <w:rPr>
          <w:rFonts w:cstheme="minorHAnsi"/>
          <w:lang w:val="en-US"/>
        </w:rPr>
        <w:t xml:space="preserve"> of focal individuals as proxies for their influence, and compared those between social statuses.</w:t>
      </w:r>
      <w:r w:rsidR="00234190" w:rsidRPr="006D69C5">
        <w:rPr>
          <w:rFonts w:cstheme="minorHAnsi"/>
          <w:lang w:val="en-US"/>
        </w:rPr>
        <w:t xml:space="preserve"> </w:t>
      </w:r>
      <w:r w:rsidR="003F37FD">
        <w:rPr>
          <w:rFonts w:cstheme="minorHAnsi"/>
          <w:lang w:val="en-US"/>
        </w:rPr>
        <w:t xml:space="preserve">We also calculated </w:t>
      </w:r>
      <w:r w:rsidR="00234190" w:rsidRPr="006D69C5">
        <w:rPr>
          <w:rFonts w:cstheme="minorHAnsi"/>
          <w:lang w:val="en-US"/>
        </w:rPr>
        <w:t xml:space="preserve">the average position of </w:t>
      </w:r>
      <w:proofErr w:type="gramStart"/>
      <w:r w:rsidR="00B011CD" w:rsidRPr="006D69C5">
        <w:rPr>
          <w:rFonts w:cstheme="minorHAnsi"/>
          <w:lang w:val="en-US"/>
        </w:rPr>
        <w:t xml:space="preserve">each </w:t>
      </w:r>
      <w:r w:rsidR="00234190" w:rsidRPr="006D69C5">
        <w:rPr>
          <w:rFonts w:cstheme="minorHAnsi"/>
          <w:lang w:val="en-US"/>
        </w:rPr>
        <w:t>individual</w:t>
      </w:r>
      <w:proofErr w:type="gramEnd"/>
      <w:r w:rsidR="00234190" w:rsidRPr="006D69C5">
        <w:rPr>
          <w:rFonts w:cstheme="minorHAnsi"/>
          <w:lang w:val="en-US"/>
        </w:rPr>
        <w:t xml:space="preserve"> along the axis of movement</w:t>
      </w:r>
      <w:r w:rsidR="00B011CD" w:rsidRPr="006D69C5">
        <w:rPr>
          <w:rFonts w:cstheme="minorHAnsi"/>
          <w:lang w:val="en-US"/>
        </w:rPr>
        <w:t xml:space="preserve">, </w:t>
      </w:r>
      <w:r w:rsidR="003F37FD">
        <w:rPr>
          <w:rFonts w:cstheme="minorHAnsi"/>
          <w:lang w:val="en-US"/>
        </w:rPr>
        <w:t xml:space="preserve">in order to compare </w:t>
      </w:r>
      <w:del w:id="76" w:author="Seretta Gamba" w:date="2021-12-10T09:35:00Z">
        <w:r w:rsidR="003F37FD" w:rsidDel="00507962">
          <w:rPr>
            <w:rFonts w:cstheme="minorHAnsi"/>
            <w:lang w:val="en-US"/>
          </w:rPr>
          <w:delText xml:space="preserve">one’s </w:delText>
        </w:r>
      </w:del>
      <w:ins w:id="77" w:author="Seretta Gamba" w:date="2021-12-10T09:36:00Z">
        <w:r w:rsidR="00507962">
          <w:rPr>
            <w:rFonts w:cstheme="minorHAnsi"/>
            <w:lang w:val="en-US"/>
          </w:rPr>
          <w:t>an individual’s</w:t>
        </w:r>
      </w:ins>
      <w:ins w:id="78" w:author="Seretta Gamba" w:date="2021-12-10T09:35:00Z">
        <w:r w:rsidR="00507962">
          <w:rPr>
            <w:rFonts w:cstheme="minorHAnsi"/>
            <w:lang w:val="en-US"/>
          </w:rPr>
          <w:t xml:space="preserve"> </w:t>
        </w:r>
      </w:ins>
      <w:r w:rsidR="003F37FD">
        <w:rPr>
          <w:rFonts w:cstheme="minorHAnsi"/>
          <w:lang w:val="en-US"/>
        </w:rPr>
        <w:t>turning or speeding influence with its propensity to be in the front of the group</w:t>
      </w:r>
      <w:r w:rsidR="00B011CD" w:rsidRPr="006D69C5">
        <w:rPr>
          <w:rFonts w:cstheme="minorHAnsi"/>
          <w:lang w:val="en-US"/>
        </w:rPr>
        <w:t xml:space="preserve">. The comparison of </w:t>
      </w:r>
      <w:r w:rsidR="00127176">
        <w:rPr>
          <w:rFonts w:cstheme="minorHAnsi"/>
          <w:lang w:val="en-US"/>
        </w:rPr>
        <w:t>five</w:t>
      </w:r>
      <w:r w:rsidR="00B011CD" w:rsidRPr="006D69C5">
        <w:rPr>
          <w:rFonts w:cstheme="minorHAnsi"/>
          <w:lang w:val="en-US"/>
        </w:rPr>
        <w:t xml:space="preserve"> different groups as well as the use of different, complementary metrics to measure influence allow us to draw nuanced conclusions </w:t>
      </w:r>
      <w:r w:rsidR="001F34A3" w:rsidRPr="006D69C5">
        <w:rPr>
          <w:rFonts w:cstheme="minorHAnsi"/>
          <w:lang w:val="en-US"/>
        </w:rPr>
        <w:t xml:space="preserve">regarding mechanisms of </w:t>
      </w:r>
      <w:r w:rsidR="008B5782">
        <w:rPr>
          <w:rFonts w:cstheme="minorHAnsi"/>
          <w:lang w:val="en-US"/>
        </w:rPr>
        <w:t>collective decision-making</w:t>
      </w:r>
      <w:r w:rsidR="001F34A3" w:rsidRPr="006D69C5">
        <w:rPr>
          <w:rFonts w:cstheme="minorHAnsi"/>
          <w:lang w:val="en-US"/>
        </w:rPr>
        <w:t xml:space="preserve"> in meerkats.</w:t>
      </w:r>
    </w:p>
    <w:p w14:paraId="52AE234A" w14:textId="48B708A0" w:rsidR="001F34A3" w:rsidRPr="006D69C5" w:rsidRDefault="0096235B" w:rsidP="001F34A3">
      <w:pPr>
        <w:spacing w:line="360" w:lineRule="auto"/>
        <w:jc w:val="both"/>
        <w:rPr>
          <w:rFonts w:cstheme="minorHAnsi"/>
          <w:lang w:val="en-US"/>
        </w:rPr>
      </w:pPr>
      <w:r>
        <w:rPr>
          <w:rFonts w:cstheme="minorHAnsi"/>
          <w:lang w:val="en-US"/>
        </w:rPr>
        <w:t xml:space="preserve">In order to define influence within a given social system, it is important to know something about the decision-making mechanisms at play, and in particular the type of cues that individuals follow </w:t>
      </w:r>
      <w:r>
        <w:rPr>
          <w:rFonts w:cstheme="minorHAnsi"/>
          <w:lang w:val="en-US"/>
        </w:rPr>
        <w:fldChar w:fldCharType="begin"/>
      </w:r>
      <w:r>
        <w:rPr>
          <w:rFonts w:cstheme="minorHAnsi"/>
          <w:lang w:val="en-US"/>
        </w:rPr>
        <w:instrText xml:space="preserve"> ADDIN ZOTERO_ITEM CSL_CITATION {"citationID":"lGx9g8pd","properties":{"formattedCitation":"(Strandburg-Peshkin et al. 2018)","plainCitation":"(Strandburg-Peshkin et al. 2018)","noteIndex":0},"citationItems":[{"id":26,"uris":["http://zotero.org/users/5080349/items/JLU6Z2BY"],"uri":["http://zotero.org/users/5080349/items/JLU6Z2BY"],"itemData":{"id":26,"type":"article-journal","abstract":"Collective decision-making is a daily occurrence in the lives of many group-living animals, and can have critical consequences for the fitness of individuals. Understanding how decisions are reached, including who has influence and the mechanisms by which information and preferences are integrated, has posed a fundamental challenge. Here, we provide a methodological framework for studying influence and leadership in groups. We propose that individuals have influence if their actions result in some behavioural change among their group-mates, and are leaders if they consistently influence others. We highlight three components of influence (influence instances, total influence and consistency of influence), which can be assessed at two levels (individual-to-individual and individual-to-group). We then review different methods, ranging from individual positioning within groups to information-theoretic approaches, by which influence has been operationally defined in empirical studies, as well as how such observations can be aggregated to give insight into the underlying decision-making process. We focus on the domain of collective movement, with a particular emphasis on methods that have recently been, or are being, developed to take advantage of simultaneous tracking data. We aim to provide a resource bringing together methodological tools currently available for studying leadership in moving animal groups, as well as to discuss the limitations of current methodologies and suggest productive avenues for future research.This article is part of the theme issue 'Collective movement ecology'.","container-title":"Philosophical transactions of the Royal Society of London. Series B, Biological sciences","DOI":"10.1098/rstb.2017.0006","ISSN":"0962-8436","issue":"1746","page":"20170006-20170006","title":"Inferring influence and leadership in moving animal groups.","volume":"373","author":[{"family":"Strandburg-Peshkin","given":"Ariana"},{"family":"Papageorgiou","given":"Danai"},{"family":"Crofoot","given":"Margaret C"},{"family":"Farine","given":"Damien R"}],"issued":{"date-parts":[["2018"]]}}}],"schema":"https://github.com/citation-style-language/schema/raw/master/csl-citation.json"} </w:instrText>
      </w:r>
      <w:r>
        <w:rPr>
          <w:rFonts w:cstheme="minorHAnsi"/>
          <w:lang w:val="en-US"/>
        </w:rPr>
        <w:fldChar w:fldCharType="separate"/>
      </w:r>
      <w:r w:rsidRPr="0096235B">
        <w:rPr>
          <w:rFonts w:ascii="Calibri" w:hAnsi="Calibri" w:cs="Calibri"/>
          <w:lang w:val="en-US"/>
        </w:rPr>
        <w:t>(Strandburg-Peshkin et al. 2018)</w:t>
      </w:r>
      <w:r>
        <w:rPr>
          <w:rFonts w:cstheme="minorHAnsi"/>
          <w:lang w:val="en-US"/>
        </w:rPr>
        <w:fldChar w:fldCharType="end"/>
      </w:r>
      <w:r>
        <w:rPr>
          <w:rFonts w:cstheme="minorHAnsi"/>
          <w:lang w:val="en-US"/>
        </w:rPr>
        <w:t xml:space="preserve">. Here we found that both the position of individuals relative to others </w:t>
      </w:r>
      <w:r>
        <w:rPr>
          <w:rFonts w:cstheme="minorHAnsi"/>
          <w:lang w:val="en-US"/>
        </w:rPr>
        <w:lastRenderedPageBreak/>
        <w:t xml:space="preserve">and their movement in particular directions </w:t>
      </w:r>
      <w:r w:rsidR="00892AD3">
        <w:rPr>
          <w:rFonts w:cstheme="minorHAnsi"/>
          <w:lang w:val="en-US"/>
        </w:rPr>
        <w:t>are linked with the direction and speed of the rest of the group to some extent. However</w:t>
      </w:r>
      <w:r w:rsidR="00FE6F14">
        <w:rPr>
          <w:rFonts w:cstheme="minorHAnsi"/>
          <w:lang w:val="en-US"/>
        </w:rPr>
        <w:t>,</w:t>
      </w:r>
      <w:r w:rsidR="00892AD3">
        <w:rPr>
          <w:rFonts w:cstheme="minorHAnsi"/>
          <w:lang w:val="en-US"/>
        </w:rPr>
        <w:t xml:space="preserve"> when looking at the interaction between position and movement, we</w:t>
      </w:r>
      <w:r w:rsidR="001F34A3" w:rsidRPr="006D69C5">
        <w:rPr>
          <w:rFonts w:cstheme="minorHAnsi"/>
          <w:lang w:val="en-US"/>
        </w:rPr>
        <w:t xml:space="preserve"> found that overall </w:t>
      </w:r>
      <w:r w:rsidR="00892AD3">
        <w:rPr>
          <w:rFonts w:cstheme="minorHAnsi"/>
          <w:lang w:val="en-US"/>
        </w:rPr>
        <w:t>the latter</w:t>
      </w:r>
      <w:r w:rsidR="001F34A3" w:rsidRPr="006D69C5">
        <w:rPr>
          <w:rFonts w:cstheme="minorHAnsi"/>
          <w:lang w:val="en-US"/>
        </w:rPr>
        <w:t xml:space="preserve"> is more important </w:t>
      </w:r>
      <w:r w:rsidR="00892AD3">
        <w:rPr>
          <w:rFonts w:cstheme="minorHAnsi"/>
          <w:lang w:val="en-US"/>
        </w:rPr>
        <w:t xml:space="preserve">than the former </w:t>
      </w:r>
      <w:r w:rsidR="001F34A3" w:rsidRPr="006D69C5">
        <w:rPr>
          <w:rFonts w:cstheme="minorHAnsi"/>
          <w:lang w:val="en-US"/>
        </w:rPr>
        <w:t xml:space="preserve">in predicting </w:t>
      </w:r>
      <w:r w:rsidR="00A47676" w:rsidRPr="006D69C5">
        <w:rPr>
          <w:rFonts w:cstheme="minorHAnsi"/>
          <w:lang w:val="en-US"/>
        </w:rPr>
        <w:t>which direction the group is going to go next, or when it will accelerate. Though classical models of collective movement</w:t>
      </w:r>
      <w:r w:rsidR="00093264" w:rsidRPr="006D69C5">
        <w:rPr>
          <w:rFonts w:cstheme="minorHAnsi"/>
          <w:lang w:val="en-US"/>
        </w:rPr>
        <w:t xml:space="preserve"> (</w:t>
      </w:r>
      <w:r w:rsidR="00093264" w:rsidRPr="00127176">
        <w:rPr>
          <w:rFonts w:cstheme="minorHAnsi"/>
          <w:lang w:val="en-US"/>
        </w:rPr>
        <w:t>REF</w:t>
      </w:r>
      <w:r w:rsidR="00093264" w:rsidRPr="006D69C5">
        <w:rPr>
          <w:rFonts w:cstheme="minorHAnsi"/>
          <w:lang w:val="en-US"/>
        </w:rPr>
        <w:t>)</w:t>
      </w:r>
      <w:r w:rsidR="00A47676" w:rsidRPr="006D69C5">
        <w:rPr>
          <w:rFonts w:cstheme="minorHAnsi"/>
          <w:lang w:val="en-US"/>
        </w:rPr>
        <w:t xml:space="preserve"> </w:t>
      </w:r>
      <w:r w:rsidR="003C0BD3" w:rsidRPr="006D69C5">
        <w:rPr>
          <w:rFonts w:cstheme="minorHAnsi"/>
          <w:lang w:val="en-US"/>
        </w:rPr>
        <w:t xml:space="preserve">or controlled studies of moving animal groups </w:t>
      </w:r>
      <w:r w:rsidR="00093264" w:rsidRPr="006D69C5">
        <w:rPr>
          <w:rFonts w:cstheme="minorHAnsi"/>
          <w:lang w:val="en-US"/>
        </w:rPr>
        <w:t>(</w:t>
      </w:r>
      <w:r w:rsidR="00093264" w:rsidRPr="00127176">
        <w:rPr>
          <w:rFonts w:cstheme="minorHAnsi"/>
          <w:lang w:val="en-US"/>
        </w:rPr>
        <w:t>REF</w:t>
      </w:r>
      <w:r w:rsidR="00093264" w:rsidRPr="006D69C5">
        <w:rPr>
          <w:rFonts w:cstheme="minorHAnsi"/>
          <w:lang w:val="en-US"/>
        </w:rPr>
        <w:t xml:space="preserve">) </w:t>
      </w:r>
      <w:r w:rsidR="00A47676" w:rsidRPr="006D69C5">
        <w:rPr>
          <w:rFonts w:cstheme="minorHAnsi"/>
          <w:lang w:val="en-US"/>
        </w:rPr>
        <w:t xml:space="preserve">often find individual position to be an important predictor of where other individuals </w:t>
      </w:r>
      <w:r w:rsidR="003C0BD3" w:rsidRPr="006D69C5">
        <w:rPr>
          <w:rFonts w:cstheme="minorHAnsi"/>
          <w:lang w:val="en-US"/>
        </w:rPr>
        <w:t>are going to be moving next, our findings make sense in the light of the particular</w:t>
      </w:r>
      <w:r w:rsidR="00093264" w:rsidRPr="006D69C5">
        <w:rPr>
          <w:rFonts w:cstheme="minorHAnsi"/>
          <w:lang w:val="en-US"/>
        </w:rPr>
        <w:t xml:space="preserve"> </w:t>
      </w:r>
      <w:r w:rsidR="003C0BD3" w:rsidRPr="006D69C5">
        <w:rPr>
          <w:rFonts w:cstheme="minorHAnsi"/>
          <w:lang w:val="en-US"/>
        </w:rPr>
        <w:t>type of movement exhibited by meerkat groups. Indeed</w:t>
      </w:r>
      <w:r w:rsidR="001E39F5" w:rsidRPr="006D69C5">
        <w:rPr>
          <w:rFonts w:cstheme="minorHAnsi"/>
          <w:lang w:val="en-US"/>
        </w:rPr>
        <w:t>,</w:t>
      </w:r>
      <w:r w:rsidR="00093264" w:rsidRPr="006D69C5">
        <w:rPr>
          <w:rFonts w:cstheme="minorHAnsi"/>
          <w:lang w:val="en-US"/>
        </w:rPr>
        <w:t xml:space="preserve"> contrary to animals in the studies cited above which tend to be always in</w:t>
      </w:r>
      <w:r w:rsidR="008B5782">
        <w:rPr>
          <w:rFonts w:cstheme="minorHAnsi"/>
          <w:lang w:val="en-US"/>
        </w:rPr>
        <w:t xml:space="preserve"> polarized</w:t>
      </w:r>
      <w:r w:rsidR="00093264" w:rsidRPr="006D69C5">
        <w:rPr>
          <w:rFonts w:cstheme="minorHAnsi"/>
          <w:lang w:val="en-US"/>
        </w:rPr>
        <w:t xml:space="preserve"> motion</w:t>
      </w:r>
      <w:r w:rsidR="006219BE" w:rsidRPr="006D69C5">
        <w:rPr>
          <w:rFonts w:cstheme="minorHAnsi"/>
          <w:lang w:val="en-US"/>
        </w:rPr>
        <w:t xml:space="preserve"> and for which therefore position i</w:t>
      </w:r>
      <w:r w:rsidR="008621DC" w:rsidRPr="006D69C5">
        <w:rPr>
          <w:rFonts w:cstheme="minorHAnsi"/>
          <w:lang w:val="en-US"/>
        </w:rPr>
        <w:t>s</w:t>
      </w:r>
      <w:r w:rsidR="006219BE" w:rsidRPr="006D69C5">
        <w:rPr>
          <w:rFonts w:cstheme="minorHAnsi"/>
          <w:lang w:val="en-US"/>
        </w:rPr>
        <w:t xml:space="preserve"> a strong indicator of direction</w:t>
      </w:r>
      <w:r w:rsidR="00093264" w:rsidRPr="006D69C5">
        <w:rPr>
          <w:rFonts w:cstheme="minorHAnsi"/>
          <w:lang w:val="en-US"/>
        </w:rPr>
        <w:t>,</w:t>
      </w:r>
      <w:r w:rsidR="003C0BD3" w:rsidRPr="006D69C5">
        <w:rPr>
          <w:rFonts w:cstheme="minorHAnsi"/>
          <w:lang w:val="en-US"/>
        </w:rPr>
        <w:t xml:space="preserve"> </w:t>
      </w:r>
      <w:r w:rsidR="00093264" w:rsidRPr="006D69C5">
        <w:rPr>
          <w:rFonts w:cstheme="minorHAnsi"/>
          <w:lang w:val="en-US"/>
        </w:rPr>
        <w:t>a lot of the time each individual meerkat is foraging independently from others</w:t>
      </w:r>
      <w:r w:rsidR="006219BE" w:rsidRPr="006D69C5">
        <w:rPr>
          <w:rFonts w:cstheme="minorHAnsi"/>
          <w:lang w:val="en-US"/>
        </w:rPr>
        <w:t xml:space="preserve"> while the group as a whole is relatively stationary</w:t>
      </w:r>
      <w:r w:rsidR="00093264" w:rsidRPr="006D69C5">
        <w:rPr>
          <w:rFonts w:cstheme="minorHAnsi"/>
          <w:lang w:val="en-US"/>
        </w:rPr>
        <w:t xml:space="preserve">, </w:t>
      </w:r>
      <w:r w:rsidR="00B241F5">
        <w:rPr>
          <w:rFonts w:cstheme="minorHAnsi"/>
          <w:lang w:val="en-US"/>
        </w:rPr>
        <w:t>thus</w:t>
      </w:r>
      <w:r w:rsidR="00093264" w:rsidRPr="006D69C5">
        <w:rPr>
          <w:rFonts w:cstheme="minorHAnsi"/>
          <w:lang w:val="en-US"/>
        </w:rPr>
        <w:t xml:space="preserve"> their position in the group doesn’t necessarily entail the direction </w:t>
      </w:r>
      <w:r w:rsidR="006219BE" w:rsidRPr="006D69C5">
        <w:rPr>
          <w:rFonts w:cstheme="minorHAnsi"/>
          <w:lang w:val="en-US"/>
        </w:rPr>
        <w:t xml:space="preserve">where </w:t>
      </w:r>
      <w:r w:rsidR="00093264" w:rsidRPr="006D69C5">
        <w:rPr>
          <w:rFonts w:cstheme="minorHAnsi"/>
          <w:lang w:val="en-US"/>
        </w:rPr>
        <w:t xml:space="preserve">they want to go next. Rather, </w:t>
      </w:r>
      <w:r w:rsidR="008B5782">
        <w:rPr>
          <w:rFonts w:cstheme="minorHAnsi"/>
          <w:lang w:val="en-US"/>
        </w:rPr>
        <w:t>our</w:t>
      </w:r>
      <w:r w:rsidR="00093264" w:rsidRPr="006D69C5">
        <w:rPr>
          <w:rFonts w:cstheme="minorHAnsi"/>
          <w:lang w:val="en-US"/>
        </w:rPr>
        <w:t xml:space="preserve"> results</w:t>
      </w:r>
      <w:r w:rsidR="008B5782">
        <w:rPr>
          <w:rFonts w:cstheme="minorHAnsi"/>
          <w:lang w:val="en-US"/>
        </w:rPr>
        <w:t xml:space="preserve"> indicate that meerkat’s</w:t>
      </w:r>
      <w:r w:rsidR="006219BE" w:rsidRPr="006D69C5">
        <w:rPr>
          <w:rFonts w:cstheme="minorHAnsi"/>
          <w:lang w:val="en-US"/>
        </w:rPr>
        <w:t xml:space="preserve"> likelihood to influence the group’s direction </w:t>
      </w:r>
      <w:r w:rsidR="00CF359E" w:rsidRPr="006D69C5">
        <w:rPr>
          <w:rFonts w:cstheme="minorHAnsi"/>
          <w:lang w:val="en-US"/>
        </w:rPr>
        <w:t xml:space="preserve">of movement increases with the speed at which they move </w:t>
      </w:r>
      <w:r w:rsidR="009637EB">
        <w:rPr>
          <w:rFonts w:cstheme="minorHAnsi"/>
          <w:lang w:val="en-US"/>
        </w:rPr>
        <w:t>in</w:t>
      </w:r>
      <w:r w:rsidR="00CF359E" w:rsidRPr="006D69C5">
        <w:rPr>
          <w:rFonts w:cstheme="minorHAnsi"/>
          <w:lang w:val="en-US"/>
        </w:rPr>
        <w:t xml:space="preserve"> that particular direction.</w:t>
      </w:r>
      <w:r w:rsidR="008B5782">
        <w:rPr>
          <w:rFonts w:cstheme="minorHAnsi"/>
          <w:lang w:val="en-US"/>
        </w:rPr>
        <w:t xml:space="preserve"> </w:t>
      </w:r>
      <w:r w:rsidR="00977B5A">
        <w:rPr>
          <w:rFonts w:cstheme="minorHAnsi"/>
          <w:lang w:val="en-US"/>
        </w:rPr>
        <w:t xml:space="preserve">Individuals thus likely draw information more </w:t>
      </w:r>
      <w:r w:rsidR="00B241F5">
        <w:rPr>
          <w:rFonts w:cstheme="minorHAnsi"/>
          <w:lang w:val="en-US"/>
        </w:rPr>
        <w:t>from</w:t>
      </w:r>
      <w:r w:rsidR="00977B5A">
        <w:rPr>
          <w:rFonts w:cstheme="minorHAnsi"/>
          <w:lang w:val="en-US"/>
        </w:rPr>
        <w:t xml:space="preserve"> the movement than the location of others. </w:t>
      </w:r>
      <w:r w:rsidR="00CF359E" w:rsidRPr="006D69C5">
        <w:rPr>
          <w:rFonts w:cstheme="minorHAnsi"/>
          <w:lang w:val="en-US"/>
        </w:rPr>
        <w:t xml:space="preserve">This </w:t>
      </w:r>
      <w:r w:rsidR="00977B5A">
        <w:rPr>
          <w:rFonts w:cstheme="minorHAnsi"/>
          <w:lang w:val="en-US"/>
        </w:rPr>
        <w:t xml:space="preserve">result </w:t>
      </w:r>
      <w:r w:rsidR="009637EB">
        <w:rPr>
          <w:rFonts w:cstheme="minorHAnsi"/>
          <w:lang w:val="en-US"/>
        </w:rPr>
        <w:t>stresses</w:t>
      </w:r>
      <w:r w:rsidR="00CF359E" w:rsidRPr="006D69C5">
        <w:rPr>
          <w:rFonts w:cstheme="minorHAnsi"/>
          <w:lang w:val="en-US"/>
        </w:rPr>
        <w:t xml:space="preserve"> how important</w:t>
      </w:r>
      <w:r w:rsidR="00977B5A">
        <w:rPr>
          <w:rFonts w:cstheme="minorHAnsi"/>
          <w:lang w:val="en-US"/>
        </w:rPr>
        <w:t xml:space="preserve"> having </w:t>
      </w:r>
      <w:r w:rsidR="009637EB">
        <w:rPr>
          <w:rFonts w:cstheme="minorHAnsi"/>
          <w:lang w:val="en-US"/>
        </w:rPr>
        <w:t xml:space="preserve">information about </w:t>
      </w:r>
      <w:r w:rsidR="00CF359E" w:rsidRPr="006D69C5">
        <w:rPr>
          <w:rFonts w:cstheme="minorHAnsi"/>
          <w:lang w:val="en-US"/>
        </w:rPr>
        <w:t>the type of movement exhibited by a collective group</w:t>
      </w:r>
      <w:r w:rsidR="00977B5A">
        <w:rPr>
          <w:rFonts w:cstheme="minorHAnsi"/>
          <w:lang w:val="en-US"/>
        </w:rPr>
        <w:t xml:space="preserve"> can be</w:t>
      </w:r>
      <w:r w:rsidR="00CF359E" w:rsidRPr="006D69C5">
        <w:rPr>
          <w:rFonts w:cstheme="minorHAnsi"/>
          <w:lang w:val="en-US"/>
        </w:rPr>
        <w:t xml:space="preserve"> in</w:t>
      </w:r>
      <w:r w:rsidR="009637EB">
        <w:rPr>
          <w:rFonts w:cstheme="minorHAnsi"/>
          <w:lang w:val="en-US"/>
        </w:rPr>
        <w:t xml:space="preserve"> order to</w:t>
      </w:r>
      <w:r w:rsidR="00CF359E" w:rsidRPr="006D69C5">
        <w:rPr>
          <w:rFonts w:cstheme="minorHAnsi"/>
          <w:lang w:val="en-US"/>
        </w:rPr>
        <w:t xml:space="preserve"> </w:t>
      </w:r>
      <w:r w:rsidR="009637EB">
        <w:rPr>
          <w:rFonts w:cstheme="minorHAnsi"/>
          <w:lang w:val="en-US"/>
        </w:rPr>
        <w:t>study</w:t>
      </w:r>
      <w:r w:rsidR="00CF359E" w:rsidRPr="006D69C5">
        <w:rPr>
          <w:rFonts w:cstheme="minorHAnsi"/>
          <w:lang w:val="en-US"/>
        </w:rPr>
        <w:t xml:space="preserve"> the decision-making rules they follow.</w:t>
      </w:r>
      <w:r w:rsidR="00136998" w:rsidRPr="006D69C5">
        <w:rPr>
          <w:rFonts w:cstheme="minorHAnsi"/>
          <w:lang w:val="en-US"/>
        </w:rPr>
        <w:t xml:space="preserve"> </w:t>
      </w:r>
    </w:p>
    <w:p w14:paraId="383CE09B" w14:textId="10708DF8" w:rsidR="00136998" w:rsidRPr="006D69C5" w:rsidRDefault="00012DA5" w:rsidP="001F34A3">
      <w:pPr>
        <w:spacing w:line="360" w:lineRule="auto"/>
        <w:jc w:val="both"/>
        <w:rPr>
          <w:rFonts w:cstheme="minorHAnsi"/>
          <w:lang w:val="en-US"/>
        </w:rPr>
      </w:pPr>
      <w:r w:rsidRPr="006D69C5">
        <w:rPr>
          <w:rFonts w:cstheme="minorHAnsi"/>
          <w:lang w:val="en-US"/>
        </w:rPr>
        <w:t xml:space="preserve">When looking for consistent differences between status across our 5 study groups, it appears that </w:t>
      </w:r>
      <w:r w:rsidR="009637EB">
        <w:rPr>
          <w:rFonts w:cstheme="minorHAnsi"/>
          <w:lang w:val="en-CA"/>
        </w:rPr>
        <w:t>the dominant female is a clear outlier in terms of turning influence</w:t>
      </w:r>
      <w:r w:rsidRPr="006D69C5">
        <w:rPr>
          <w:rFonts w:cstheme="minorHAnsi"/>
          <w:lang w:val="en-US"/>
        </w:rPr>
        <w:t xml:space="preserve">: she has indeed significantly higher </w:t>
      </w:r>
      <w:r w:rsidR="00437B75">
        <w:rPr>
          <w:rFonts w:cstheme="minorHAnsi"/>
          <w:lang w:val="en-US"/>
        </w:rPr>
        <w:t xml:space="preserve">movement </w:t>
      </w:r>
      <w:r w:rsidRPr="006D69C5">
        <w:rPr>
          <w:rFonts w:cstheme="minorHAnsi"/>
          <w:lang w:val="en-US"/>
        </w:rPr>
        <w:t>turning influence</w:t>
      </w:r>
      <w:r w:rsidR="00E6792B" w:rsidRPr="006D69C5">
        <w:rPr>
          <w:rFonts w:cstheme="minorHAnsi"/>
          <w:lang w:val="en-US"/>
        </w:rPr>
        <w:t xml:space="preserve"> across all groups</w:t>
      </w:r>
      <w:r w:rsidRPr="006D69C5">
        <w:rPr>
          <w:rFonts w:cstheme="minorHAnsi"/>
          <w:lang w:val="en-US"/>
        </w:rPr>
        <w:t>, meaning that the rest of the group is much more likely to move towards the same direction where she just moved to, than any other statuses.</w:t>
      </w:r>
      <w:r w:rsidR="00E6792B" w:rsidRPr="006D69C5">
        <w:rPr>
          <w:rFonts w:cstheme="minorHAnsi"/>
          <w:lang w:val="en-US"/>
        </w:rPr>
        <w:t xml:space="preserve"> </w:t>
      </w:r>
      <w:r w:rsidR="00775249" w:rsidRPr="006D69C5">
        <w:rPr>
          <w:rFonts w:cstheme="minorHAnsi"/>
          <w:lang w:val="en-US"/>
        </w:rPr>
        <w:t xml:space="preserve">The dominant male is on the other hand not significantly more likely to attract the other members of the group than the </w:t>
      </w:r>
      <w:r w:rsidR="009637EB">
        <w:rPr>
          <w:rFonts w:cstheme="minorHAnsi"/>
          <w:lang w:val="en-US"/>
        </w:rPr>
        <w:t>other</w:t>
      </w:r>
      <w:r w:rsidR="00775249" w:rsidRPr="006D69C5">
        <w:rPr>
          <w:rFonts w:cstheme="minorHAnsi"/>
          <w:lang w:val="en-US"/>
        </w:rPr>
        <w:t xml:space="preserve"> status categories. </w:t>
      </w:r>
      <w:commentRangeStart w:id="79"/>
      <w:r w:rsidR="00CC4AF3">
        <w:rPr>
          <w:rFonts w:cstheme="minorHAnsi"/>
          <w:lang w:val="en-CA"/>
        </w:rPr>
        <w:t>One hypothesis as to why dominant females may control group direction more than dominant males is that they have more experience within the territory</w:t>
      </w:r>
      <w:commentRangeEnd w:id="79"/>
      <w:r w:rsidR="006F2126">
        <w:rPr>
          <w:rStyle w:val="CommentReference"/>
          <w:lang w:val="en-CA" w:bidi="he-IL"/>
        </w:rPr>
        <w:commentReference w:id="79"/>
      </w:r>
      <w:r w:rsidR="00CC4AF3">
        <w:rPr>
          <w:rFonts w:cstheme="minorHAnsi"/>
          <w:lang w:val="en-CA"/>
        </w:rPr>
        <w:t>.</w:t>
      </w:r>
      <w:r w:rsidR="00CC4AF3" w:rsidRPr="003649B8">
        <w:rPr>
          <w:rFonts w:cstheme="minorHAnsi"/>
          <w:lang w:val="en-CA"/>
        </w:rPr>
        <w:t xml:space="preserve"> </w:t>
      </w:r>
      <w:r w:rsidR="00CC4AF3">
        <w:rPr>
          <w:rFonts w:cstheme="minorHAnsi"/>
          <w:lang w:val="en-CA"/>
        </w:rPr>
        <w:t>M</w:t>
      </w:r>
      <w:proofErr w:type="spellStart"/>
      <w:r w:rsidR="00D53464" w:rsidRPr="006D69C5">
        <w:rPr>
          <w:rFonts w:cstheme="minorHAnsi"/>
          <w:lang w:val="en-US"/>
        </w:rPr>
        <w:t>eerkat</w:t>
      </w:r>
      <w:proofErr w:type="spellEnd"/>
      <w:r w:rsidR="00D53464" w:rsidRPr="006D69C5">
        <w:rPr>
          <w:rFonts w:cstheme="minorHAnsi"/>
          <w:lang w:val="en-US"/>
        </w:rPr>
        <w:t xml:space="preserve"> group territories vary little within the course of </w:t>
      </w:r>
      <w:r w:rsidR="00CC4AF3">
        <w:rPr>
          <w:rFonts w:cstheme="minorHAnsi"/>
          <w:lang w:val="en-US"/>
        </w:rPr>
        <w:t>individual’s lives</w:t>
      </w:r>
      <w:r w:rsidR="00D756DE" w:rsidRPr="006D69C5">
        <w:rPr>
          <w:rFonts w:cstheme="minorHAnsi"/>
          <w:lang w:val="en-US"/>
        </w:rPr>
        <w:t xml:space="preserve"> </w:t>
      </w:r>
      <w:r w:rsidR="00CC4AF3">
        <w:rPr>
          <w:rFonts w:cstheme="minorHAnsi"/>
          <w:lang w:val="en-US"/>
        </w:rPr>
        <w:fldChar w:fldCharType="begin"/>
      </w:r>
      <w:r w:rsidR="00CC4AF3">
        <w:rPr>
          <w:rFonts w:cstheme="minorHAnsi"/>
          <w:lang w:val="en-US"/>
        </w:rPr>
        <w:instrText xml:space="preserve"> ADDIN ZOTERO_ITEM CSL_CITATION {"citationID":"wsl0gLI1","properties":{"formattedCitation":"(Kranstauber et al. 2019)","plainCitation":"(Kranstauber et al. 2019)","noteIndex":0},"citationItems":[{"id":722,"uris":["http://zotero.org/users/5080349/items/N8J6VGGC"],"uri":["http://zotero.org/users/5080349/items/N8J6VGGC"],"itemData":{"id":722,"type":"article-journal","abstract":"Territoriality and stable home ranges are a common space-use pattern among animals. These ranges provide its inhabitants with important resources and thus favourable territories are associated with an increased fitness. While the role of territory quality and changes of territory ownership have often been investigated, the changes of territorial boundaries have been less studied. Here, we investigated space-use changes in a social mammal species, applying a novel analytical approach, calculating long-term dissimilarity in space use using distancematrices based on periodic utilization distributions. This approach makes it possible to identify different space-use patterns, which cannot be distinguished by only considering changes between consecutive time periods. We analysed meerkat (Suricata suricatta) movements of a total of 24 different groups over a 16-year period, resulting in 134 group years. We then correlated the identified home-range changes to life-history events and possible environmental drivers. Groups had stable territories for several years before they abandoned their home range mostly to move quickly to new areas where they again remained for several years. Of 26 identified sudden shifts, 22 occurred in the summer months and often involved distances larger than the original home-range size. Home-range movements that were close together in time were often also spatially clustered and moved in a similar direction. These shifts were often preceded by more frequent interactions between groups, but did not seem to be a product of direct displacements by other groups. The normalized difference vegetation index as a measure of food production and social factors such as dominance changes did not correlate to changes. Against our expectation space-use changes were not accumulations of small changes, but more often involved long-distance moves into unknown ranges. This means that the groups enter areas where they cannot profit from local knowledge. The methods used identify episodes of long stability alternated by sudden changes in meerkats and in general provides insight into long-term space use. Our methods can be used to analyse long-term space use, either within or across species.","container-title":"Journal of Animal Ecology","DOI":"10.1111/1365-2656.13129","ISSN":"1365-2656","issue":"n/a","language":"en","source":"Wiley Online Library","title":"Long-term movements and home-range changes: Rapid territory shifts in meerkats","title-short":"Long-term movements and home-range changes","URL":"https://besjournals.onlinelibrary.wiley.com/doi/abs/10.1111/1365-2656.13129","volume":"n/a","author":[{"family":"Kranstauber","given":"Bart"},{"family":"Gall","given":"Gabriella E. C."},{"family":"Vink","given":"Tim"},{"family":"Clutton‐Brock","given":"Tim"},{"family":"Manser","given":"Marta B."}],"accessed":{"date-parts":[["2019",12,19]]},"issued":{"date-parts":[["2019"]]}}}],"schema":"https://github.com/citation-style-language/schema/raw/master/csl-citation.json"} </w:instrText>
      </w:r>
      <w:r w:rsidR="00CC4AF3">
        <w:rPr>
          <w:rFonts w:cstheme="minorHAnsi"/>
          <w:lang w:val="en-US"/>
        </w:rPr>
        <w:fldChar w:fldCharType="separate"/>
      </w:r>
      <w:r w:rsidR="00CC4AF3" w:rsidRPr="00CC4AF3">
        <w:rPr>
          <w:rFonts w:ascii="Calibri" w:hAnsi="Calibri" w:cs="Calibri"/>
          <w:lang w:val="en-US"/>
        </w:rPr>
        <w:t>(Kranstauber et al. 2019)</w:t>
      </w:r>
      <w:r w:rsidR="00CC4AF3">
        <w:rPr>
          <w:rFonts w:cstheme="minorHAnsi"/>
          <w:lang w:val="en-US"/>
        </w:rPr>
        <w:fldChar w:fldCharType="end"/>
      </w:r>
      <w:r w:rsidR="00D53464" w:rsidRPr="006D69C5">
        <w:rPr>
          <w:rFonts w:cstheme="minorHAnsi"/>
          <w:lang w:val="en-US"/>
        </w:rPr>
        <w:t>, so individuals who have spent more time within a given group are therefore the most experienced ones in terms of navigating within this group’s home range, and should thus be more likely to be followed by other less experienced individuals</w:t>
      </w:r>
      <w:r w:rsidR="00CC4AF3" w:rsidRPr="00CC4AF3">
        <w:rPr>
          <w:rFonts w:cstheme="minorHAnsi"/>
          <w:lang w:val="en-CA"/>
        </w:rPr>
        <w:t xml:space="preserve"> </w:t>
      </w:r>
      <w:r w:rsidR="00CC4AF3">
        <w:rPr>
          <w:rFonts w:cstheme="minorHAnsi"/>
          <w:lang w:val="en-CA"/>
        </w:rPr>
        <w:t>Because males are generally the dispersing sex in meerkats</w:t>
      </w:r>
      <w:r w:rsidR="00B241F5">
        <w:rPr>
          <w:rFonts w:cstheme="minorHAnsi"/>
          <w:lang w:val="en-CA"/>
        </w:rPr>
        <w:t>,</w:t>
      </w:r>
      <w:r w:rsidR="00CC4AF3">
        <w:rPr>
          <w:rFonts w:cstheme="minorHAnsi"/>
          <w:lang w:val="en-CA"/>
        </w:rPr>
        <w:t xml:space="preserve"> d</w:t>
      </w:r>
      <w:r w:rsidR="00CC4AF3" w:rsidRPr="003649B8">
        <w:rPr>
          <w:rFonts w:cstheme="minorHAnsi"/>
          <w:lang w:val="en-CA"/>
        </w:rPr>
        <w:t>ominant males, though often older than their female counterpart</w:t>
      </w:r>
      <w:r w:rsidR="00CC4AF3">
        <w:rPr>
          <w:rFonts w:cstheme="minorHAnsi"/>
          <w:lang w:val="en-CA"/>
        </w:rPr>
        <w:t>s</w:t>
      </w:r>
      <w:r w:rsidR="00CC4AF3" w:rsidRPr="003649B8">
        <w:rPr>
          <w:rFonts w:cstheme="minorHAnsi"/>
          <w:lang w:val="en-CA"/>
        </w:rPr>
        <w:t xml:space="preserve">, </w:t>
      </w:r>
      <w:r w:rsidR="00CC4AF3">
        <w:rPr>
          <w:rFonts w:cstheme="minorHAnsi"/>
          <w:lang w:val="en-CA"/>
        </w:rPr>
        <w:t>are typically non-natal and hence have usually not spent as much time in the group territory</w:t>
      </w:r>
      <w:r w:rsidR="00AD1AF1">
        <w:rPr>
          <w:rFonts w:cstheme="minorHAnsi"/>
          <w:lang w:val="en-CA"/>
        </w:rPr>
        <w:t xml:space="preserve"> </w:t>
      </w:r>
      <w:r w:rsidR="00BF692C">
        <w:rPr>
          <w:rFonts w:cstheme="minorHAnsi"/>
          <w:lang w:val="en-CA"/>
        </w:rPr>
        <w:fldChar w:fldCharType="begin"/>
      </w:r>
      <w:r w:rsidR="00BF692C">
        <w:rPr>
          <w:rFonts w:cstheme="minorHAnsi"/>
          <w:lang w:val="en-CA"/>
        </w:rPr>
        <w:instrText xml:space="preserve"> ADDIN ZOTERO_ITEM CSL_CITATION {"citationID":"Xip7CiW9","properties":{"formattedCitation":"(S.P. Doolan and Macdonald 1996; Griffin et al. 2003; Mares et al. 2014)","plainCitation":"(S.P. Doolan and Macdonald 1996; Griffin et al. 2003; Mares et al. 2014)","noteIndex":0},"citationItems":[{"id":2800,"uris":["http://zotero.org/users/5080349/items/3TVYSKWF"],"uri":["http://zotero.org/users/5080349/items/3TVYSKWF"],"itemData":{"id":2800,"type":"article-journal","abstract":"Dispersal in slender-tailed meerkats or suricates, Suricata suricatta, in the south-western Kalahari occurred mainly during the early breeding season, and was age- and sex-dependent. Among yearlings, more males than females were immigrants, but more females than males disappeared. There were no sex differences in dispersal among two-year-olds, but among animals aged three years or older, more males than females emigrated. Most dispersers moved into adjacent bands or joined other transients, and females apparently suffered higher rates of mortality than males. Kinship with the same-sex or opposite-sex breeder had no discernible effect on the likelihood of dispersing. Both males and females made prospecting forays to other groups, apparently to assess dispersal and breeding opportunities. Males made frequent and repeated forays, often in coalitions with other band members or transients, whereas prospecting by females was generally solitary, and they were not known to make multiple forays. Prospecting males successfully took over dominance of two bands, and attempted to take over bands on three other occasions. Animals attempting to join or follow a band (trailers) behaved submissively and were readily chased by residents, whereas those attempting a dominance takeover (invaders) scent-marked at a high rate and showed no submissive behaviours. Dispersing meerkats maximized reproductive success by increasing their mating opportunities, while animals which delayed dispersal received indirect benefits by helping to raise kin.","container-title":"Journal of Zoology","DOI":"10.1111/j.1469-7998.1996.tb05486.x","ISSN":"1469-7998","issue":"1","language":"en","note":"_eprint: https://onlinelibrary.wiley.com/doi/pdf/10.1111/j.1469-7998.1996.tb05486.x","page":"59-73","source":"Wiley Online Library","title":"Dispersal and extra-territorial prospecting by slender-tailed meerkats (Suricata suricatta) in the south-western Kalahari","volume":"240","author":[{"family":"Doolan","given":"S. P."},{"family":"Macdonald","given":"D. W."}],"issued":{"date-parts":[["1996"]]}}},{"id":2786,"uris":["http://zotero.org/users/5080349/items/IEHHEKQ8"],"uri":["http://zotero.org/users/5080349/items/IEHHEKQ8"],"itemData":{"id":2786,"type":"article-journal","abstract":"Measurement of reproductive skew in social groups is fundamental to understanding the evolution and maintenance of sociality, as it determines the immediate fitness benefits to helpers of staying and helping in a group. However, there is a lack of studies in natural populations that provide reliable measures of reproductive skew and the correlates of reproductive success, particularly in vertebrates. We present results of a study that uses a combination of field and genetic (microsatellite) data on a cooperatively breeding mongoose, the meerkat (Suricata suricatta). We sampled 458 individuals from 16 groups at two sites and analyzed parentage of pups in 110 litters with up to 12 microsatellites. We show that there is strong reproductive skew in favor of dominants, but that the extent of skew differs between the sexes and between different sites. Our data suggest that the reproductive skew arises from incest avoidance and reproductive suppression of the subordinates by the dominants.","container-title":"Behavioral Ecology","DOI":"10.1093/beheco/arg040","ISSN":"1045-2249","issue":"4","journalAbbreviation":"Behavioral Ecology","page":"472-480","source":"Silverchair","title":"A genetic analysis of breeding success in the cooperative meerkat (Suricata suricatta)","volume":"14","author":[{"family":"Griffin","given":"Ashleigh S."},{"family":"Pemberton","given":"Josephine M."},{"family":"Brotherton","given":"Peter N. M."},{"family":"McIlrath","given":"Grant"},{"family":"Gaynor","given":"David"},{"family":"Kansky","given":"Ruth"},{"family":"O'Riain","given":"Justin"},{"family":"Clutton-Brock","given":"Timothy H."}],"issued":{"date-parts":[["2003",7,1]]}}},{"id":166,"uris":["http://zotero.org/users/5080349/items/PVXGNZ42"],"uri":["http://zotero.org/users/5080349/items/PVXGNZ42"],"itemData":{"id":166,"type":"article-journal","abstract":"Extraterritorial prospecting forays are an important route to fitness in many species, allowing the assessment of dispersal opportunities and often extragroup mating prior to dispersal. However, few studies have examined the factors affecting individual variation in prospecting effort and the extent to which individuals time their forays so as to maximize the benefits and mitigate the costs of prospecting. We used 11 years of prospecting data from a wild population of cooperatively breeding meerkats, Suricata suricatta, to investigate how subordinate males modulate their prospecting effort according to their social and physical environment and internal state. Prospecting effort showed strong seasonal variation, in which peak prospecting broadly coincided with the breeding season. When we controlled for this seasonal variation, we found that males were more likely to prospect when there were larger numbers of females evicted from foreign groups (with whom prospecting males found new groups) and on days when they encountered another social group (to which they could then prospect at minimal cost). Males were also more likely to prospect when older, in stronger body condition and in years of higher rainfall (when greater food availability may reduce prospecting costs and improve the chance of encountering fertile females). Finally, although travelling in larger coalitions can mitigate the costs of prospecting, males with more potential coalition partners were less likely to prospect. Together, our results indicate that individual investment in predispersal prospecting forays is influenced by social, environmental and state-dependent factors that may shape the benefits and mitigate the costs of extraterritorial prospecting. Our findings suggest that males rely more on extragroup than within-group social cues when timing their forays, and provide new insights into the likely drivers of spatiotemporal patterns of dispersal and extragroup mating in social species.","container-title":"Animal Behaviour","DOI":"10.1016/j.anbehav.2013.11.025","ISSN":"0003-3472","journalAbbreviation":"Animal Behaviour","page":"185-193","source":"ScienceDirect","title":"Timing of predispersal prospecting is influenced by environmental, social and state-dependent factors in meerkats","volume":"88","author":[{"family":"Mares","given":"R."},{"family":"Bateman","given":"A. W."},{"family":"English","given":"S."},{"family":"Clutton-Brock","given":"T. H."},{"family":"Young","given":"A. J."}],"issued":{"date-parts":[["2014",2,1]]}}}],"schema":"https://github.com/citation-style-language/schema/raw/master/csl-citation.json"} </w:instrText>
      </w:r>
      <w:r w:rsidR="00BF692C">
        <w:rPr>
          <w:rFonts w:cstheme="minorHAnsi"/>
          <w:lang w:val="en-CA"/>
        </w:rPr>
        <w:fldChar w:fldCharType="separate"/>
      </w:r>
      <w:r w:rsidR="00BF692C" w:rsidRPr="00BF692C">
        <w:rPr>
          <w:rFonts w:ascii="Calibri" w:hAnsi="Calibri" w:cs="Calibri"/>
          <w:lang w:val="en-US"/>
        </w:rPr>
        <w:t>(S.P. Doolan and Macdonald 1996; Griffin et al. 2003; Mares et al. 2014)</w:t>
      </w:r>
      <w:r w:rsidR="00BF692C">
        <w:rPr>
          <w:rFonts w:cstheme="minorHAnsi"/>
          <w:lang w:val="en-CA"/>
        </w:rPr>
        <w:fldChar w:fldCharType="end"/>
      </w:r>
      <w:r w:rsidR="00CC4AF3" w:rsidRPr="003649B8">
        <w:rPr>
          <w:rFonts w:cstheme="minorHAnsi"/>
          <w:lang w:val="en-CA"/>
        </w:rPr>
        <w:t xml:space="preserve">. </w:t>
      </w:r>
      <w:r w:rsidR="00BF692C">
        <w:rPr>
          <w:rFonts w:cstheme="minorHAnsi"/>
          <w:lang w:val="en-CA"/>
        </w:rPr>
        <w:t>As a consequence, d</w:t>
      </w:r>
      <w:r w:rsidR="00EF0FC2">
        <w:rPr>
          <w:rFonts w:cstheme="minorHAnsi"/>
          <w:lang w:val="en-CA"/>
        </w:rPr>
        <w:t>ominant females are therefore usually the eldest natal individuals of their groups.</w:t>
      </w:r>
      <w:r w:rsidR="00D756DE" w:rsidRPr="006D69C5">
        <w:rPr>
          <w:rFonts w:cstheme="minorHAnsi"/>
          <w:lang w:val="en-US"/>
        </w:rPr>
        <w:t xml:space="preserve"> This is the case for all </w:t>
      </w:r>
      <w:r w:rsidR="00BF692C">
        <w:rPr>
          <w:rFonts w:cstheme="minorHAnsi"/>
          <w:lang w:val="en-US"/>
        </w:rPr>
        <w:t>five</w:t>
      </w:r>
      <w:r w:rsidR="00D756DE" w:rsidRPr="006D69C5">
        <w:rPr>
          <w:rFonts w:cstheme="minorHAnsi"/>
          <w:lang w:val="en-US"/>
        </w:rPr>
        <w:t xml:space="preserve"> groups</w:t>
      </w:r>
      <w:r w:rsidR="0040597D" w:rsidRPr="006D69C5">
        <w:rPr>
          <w:rFonts w:cstheme="minorHAnsi"/>
          <w:lang w:val="en-US"/>
        </w:rPr>
        <w:t xml:space="preserve"> we studied here, with the exception of NQ21, where 2 subordinate individuals were born in the same litter as the dominant female</w:t>
      </w:r>
      <w:r w:rsidR="00BF692C">
        <w:rPr>
          <w:rFonts w:cstheme="minorHAnsi"/>
          <w:lang w:val="en-US"/>
        </w:rPr>
        <w:t xml:space="preserve"> (NQ2021_3 and NQ2021_4)</w:t>
      </w:r>
      <w:r w:rsidR="0040597D" w:rsidRPr="006D69C5">
        <w:rPr>
          <w:rFonts w:cstheme="minorHAnsi"/>
          <w:lang w:val="en-US"/>
        </w:rPr>
        <w:t xml:space="preserve">, and it is noteworthy that they too had </w:t>
      </w:r>
      <w:r w:rsidR="00BF692C">
        <w:rPr>
          <w:rFonts w:cstheme="minorHAnsi"/>
          <w:lang w:val="en-US"/>
        </w:rPr>
        <w:t>fairly high</w:t>
      </w:r>
      <w:r w:rsidR="0040597D" w:rsidRPr="006D69C5">
        <w:rPr>
          <w:rFonts w:cstheme="minorHAnsi"/>
          <w:lang w:val="en-US"/>
        </w:rPr>
        <w:t xml:space="preserve"> turning influence score</w:t>
      </w:r>
      <w:r w:rsidR="00BF692C">
        <w:rPr>
          <w:rFonts w:cstheme="minorHAnsi"/>
          <w:lang w:val="en-US"/>
        </w:rPr>
        <w:t>s</w:t>
      </w:r>
      <w:r w:rsidR="0040597D" w:rsidRPr="006D69C5">
        <w:rPr>
          <w:rFonts w:cstheme="minorHAnsi"/>
          <w:lang w:val="en-US"/>
        </w:rPr>
        <w:t xml:space="preserve">. </w:t>
      </w:r>
      <w:r w:rsidR="004B506E" w:rsidRPr="006D69C5">
        <w:rPr>
          <w:rFonts w:cstheme="minorHAnsi"/>
          <w:lang w:val="en-US"/>
        </w:rPr>
        <w:t xml:space="preserve">It is however surprising that we found no differences in </w:t>
      </w:r>
      <w:r w:rsidR="00437B75">
        <w:rPr>
          <w:rFonts w:cstheme="minorHAnsi"/>
          <w:lang w:val="en-US"/>
        </w:rPr>
        <w:t xml:space="preserve">turning </w:t>
      </w:r>
      <w:r w:rsidR="004B506E" w:rsidRPr="006D69C5">
        <w:rPr>
          <w:rFonts w:cstheme="minorHAnsi"/>
          <w:lang w:val="en-US"/>
        </w:rPr>
        <w:t>influence between subordinate statuses</w:t>
      </w:r>
      <w:r w:rsidR="00BF692C">
        <w:rPr>
          <w:rFonts w:cstheme="minorHAnsi"/>
          <w:lang w:val="en-US"/>
        </w:rPr>
        <w:t xml:space="preserve"> </w:t>
      </w:r>
      <w:r w:rsidR="00BF692C">
        <w:rPr>
          <w:rFonts w:cstheme="minorHAnsi"/>
          <w:lang w:val="en-CA"/>
        </w:rPr>
        <w:t>(non-</w:t>
      </w:r>
      <w:r w:rsidR="00BF692C">
        <w:rPr>
          <w:rFonts w:cstheme="minorHAnsi"/>
          <w:lang w:val="en-CA"/>
        </w:rPr>
        <w:lastRenderedPageBreak/>
        <w:t>dominant</w:t>
      </w:r>
      <w:r w:rsidR="00BF692C">
        <w:rPr>
          <w:rFonts w:eastAsia="Times New Roman" w:cstheme="minorHAnsi"/>
          <w:color w:val="000000"/>
          <w:lang w:val="en-CA"/>
        </w:rPr>
        <w:t xml:space="preserve"> adults, yearlings, and sub-adults)</w:t>
      </w:r>
      <w:r w:rsidR="004B506E" w:rsidRPr="006D69C5">
        <w:rPr>
          <w:rFonts w:cstheme="minorHAnsi"/>
          <w:lang w:val="en-US"/>
        </w:rPr>
        <w:t>, as according to our reasoning older statuses would be expected to have more influence. It is thus likely that k</w:t>
      </w:r>
      <w:r w:rsidR="0040597D" w:rsidRPr="006D69C5">
        <w:rPr>
          <w:rFonts w:cstheme="minorHAnsi"/>
          <w:lang w:val="en-US"/>
        </w:rPr>
        <w:t>nowledge of the home range</w:t>
      </w:r>
      <w:r w:rsidR="00A66D30" w:rsidRPr="006D69C5">
        <w:rPr>
          <w:rFonts w:cstheme="minorHAnsi"/>
          <w:lang w:val="en-US"/>
        </w:rPr>
        <w:t xml:space="preserve">, </w:t>
      </w:r>
      <w:r w:rsidR="004B506E" w:rsidRPr="006D69C5">
        <w:rPr>
          <w:rFonts w:cstheme="minorHAnsi"/>
          <w:lang w:val="en-US"/>
        </w:rPr>
        <w:t>in combination with</w:t>
      </w:r>
      <w:r w:rsidR="00A66D30" w:rsidRPr="006D69C5">
        <w:rPr>
          <w:rFonts w:cstheme="minorHAnsi"/>
          <w:lang w:val="en-US"/>
        </w:rPr>
        <w:t xml:space="preserve"> dominance status,</w:t>
      </w:r>
      <w:r w:rsidR="0040597D" w:rsidRPr="006D69C5">
        <w:rPr>
          <w:rFonts w:cstheme="minorHAnsi"/>
          <w:lang w:val="en-US"/>
        </w:rPr>
        <w:t xml:space="preserve"> </w:t>
      </w:r>
      <w:r w:rsidR="004B506E" w:rsidRPr="006D69C5">
        <w:rPr>
          <w:rFonts w:cstheme="minorHAnsi"/>
          <w:lang w:val="en-US"/>
        </w:rPr>
        <w:t>are</w:t>
      </w:r>
      <w:r w:rsidR="0040597D" w:rsidRPr="006D69C5">
        <w:rPr>
          <w:rFonts w:cstheme="minorHAnsi"/>
          <w:lang w:val="en-US"/>
        </w:rPr>
        <w:t xml:space="preserve"> </w:t>
      </w:r>
      <w:r w:rsidR="00FF2DB3">
        <w:rPr>
          <w:rFonts w:cstheme="minorHAnsi"/>
          <w:lang w:val="en-US"/>
        </w:rPr>
        <w:t>aspects</w:t>
      </w:r>
      <w:r w:rsidR="00A66D30" w:rsidRPr="006D69C5">
        <w:rPr>
          <w:rFonts w:cstheme="minorHAnsi"/>
          <w:lang w:val="en-US"/>
        </w:rPr>
        <w:t xml:space="preserve"> </w:t>
      </w:r>
      <w:r w:rsidR="004B506E" w:rsidRPr="006D69C5">
        <w:rPr>
          <w:rFonts w:cstheme="minorHAnsi"/>
          <w:lang w:val="en-US"/>
        </w:rPr>
        <w:t>significantly contributing to increase a</w:t>
      </w:r>
      <w:r w:rsidR="00A66D30" w:rsidRPr="006D69C5">
        <w:rPr>
          <w:rFonts w:cstheme="minorHAnsi"/>
          <w:lang w:val="en-US"/>
        </w:rPr>
        <w:t xml:space="preserve"> meerkat</w:t>
      </w:r>
      <w:r w:rsidR="004B506E" w:rsidRPr="006D69C5">
        <w:rPr>
          <w:rFonts w:cstheme="minorHAnsi"/>
          <w:lang w:val="en-US"/>
        </w:rPr>
        <w:t>’</w:t>
      </w:r>
      <w:r w:rsidR="00A66D30" w:rsidRPr="006D69C5">
        <w:rPr>
          <w:rFonts w:cstheme="minorHAnsi"/>
          <w:lang w:val="en-US"/>
        </w:rPr>
        <w:t>s influence on the group’s direction of movement.</w:t>
      </w:r>
      <w:r w:rsidR="00BF692C">
        <w:rPr>
          <w:rFonts w:cstheme="minorHAnsi"/>
          <w:lang w:val="en-US"/>
        </w:rPr>
        <w:t xml:space="preserve"> </w:t>
      </w:r>
      <w:r w:rsidR="00977B5A">
        <w:rPr>
          <w:rFonts w:cstheme="minorHAnsi"/>
          <w:lang w:val="en-US"/>
        </w:rPr>
        <w:t>This also highlights the benefits provided by the availability of long-term data in interpreting short-term results.</w:t>
      </w:r>
    </w:p>
    <w:p w14:paraId="2F9DAE46" w14:textId="19DC3F8C" w:rsidR="008942FE" w:rsidRDefault="0029401F" w:rsidP="00A66D30">
      <w:pPr>
        <w:spacing w:line="360" w:lineRule="auto"/>
        <w:jc w:val="both"/>
        <w:rPr>
          <w:rFonts w:cstheme="minorHAnsi"/>
          <w:lang w:val="en-US"/>
        </w:rPr>
      </w:pPr>
      <w:r>
        <w:rPr>
          <w:rFonts w:cstheme="minorHAnsi"/>
          <w:lang w:val="en-CA"/>
        </w:rPr>
        <w:t>Individuals with high movement turning influences also tended to have high movement speeding influences (see supplements), but i</w:t>
      </w:r>
      <w:r w:rsidR="00DC395E">
        <w:rPr>
          <w:rFonts w:cstheme="minorHAnsi"/>
          <w:lang w:val="en-CA"/>
        </w:rPr>
        <w:t>n contrast to</w:t>
      </w:r>
      <w:r w:rsidR="00127176">
        <w:rPr>
          <w:rFonts w:cstheme="minorHAnsi"/>
          <w:lang w:val="en-CA"/>
        </w:rPr>
        <w:t xml:space="preserve"> </w:t>
      </w:r>
      <w:r w:rsidR="00DC395E">
        <w:rPr>
          <w:rFonts w:cstheme="minorHAnsi"/>
          <w:lang w:val="en-CA"/>
        </w:rPr>
        <w:t>turning influence</w:t>
      </w:r>
      <w:r w:rsidR="00A66D30" w:rsidRPr="006D69C5">
        <w:rPr>
          <w:rFonts w:cstheme="minorHAnsi"/>
          <w:lang w:val="en-US"/>
        </w:rPr>
        <w:t xml:space="preserve">, there was </w:t>
      </w:r>
      <w:proofErr w:type="gramStart"/>
      <w:r w:rsidR="00FE2AA8">
        <w:rPr>
          <w:rFonts w:cstheme="minorHAnsi"/>
          <w:lang w:val="en-US"/>
        </w:rPr>
        <w:t>less</w:t>
      </w:r>
      <w:proofErr w:type="gramEnd"/>
      <w:r w:rsidR="00FE2AA8">
        <w:rPr>
          <w:rFonts w:cstheme="minorHAnsi"/>
          <w:lang w:val="en-US"/>
        </w:rPr>
        <w:t xml:space="preserve"> striking</w:t>
      </w:r>
      <w:r w:rsidR="00A66D30" w:rsidRPr="006D69C5">
        <w:rPr>
          <w:rFonts w:cstheme="minorHAnsi"/>
          <w:lang w:val="en-US"/>
        </w:rPr>
        <w:t xml:space="preserve"> difference</w:t>
      </w:r>
      <w:r w:rsidR="00FE2AA8">
        <w:rPr>
          <w:rFonts w:cstheme="minorHAnsi"/>
          <w:lang w:val="en-US"/>
        </w:rPr>
        <w:t>s between statuses in terms of speeding influence.</w:t>
      </w:r>
      <w:r w:rsidR="00A66D30" w:rsidRPr="006D69C5">
        <w:rPr>
          <w:rFonts w:cstheme="minorHAnsi"/>
          <w:lang w:val="en-US"/>
        </w:rPr>
        <w:t xml:space="preserve"> </w:t>
      </w:r>
      <w:r w:rsidR="00FE2AA8">
        <w:rPr>
          <w:rFonts w:cstheme="minorHAnsi"/>
          <w:lang w:val="en-US"/>
        </w:rPr>
        <w:t>In particular, all adult statuses (dominant female, dominant male and other adults)</w:t>
      </w:r>
      <w:r w:rsidR="00A66D30" w:rsidRPr="006D69C5">
        <w:rPr>
          <w:rFonts w:cstheme="minorHAnsi"/>
          <w:lang w:val="en-US"/>
        </w:rPr>
        <w:t xml:space="preserve"> ha</w:t>
      </w:r>
      <w:r w:rsidR="00084403" w:rsidRPr="006D69C5">
        <w:rPr>
          <w:rFonts w:cstheme="minorHAnsi"/>
          <w:lang w:val="en-US"/>
        </w:rPr>
        <w:t>d</w:t>
      </w:r>
      <w:r w:rsidR="00A66D30" w:rsidRPr="006D69C5">
        <w:rPr>
          <w:rFonts w:cstheme="minorHAnsi"/>
          <w:lang w:val="en-US"/>
        </w:rPr>
        <w:t xml:space="preserve"> a similar chance </w:t>
      </w:r>
      <w:r w:rsidR="00314276" w:rsidRPr="006D69C5">
        <w:rPr>
          <w:rFonts w:cstheme="minorHAnsi"/>
          <w:lang w:val="en-US"/>
        </w:rPr>
        <w:t>of speeding</w:t>
      </w:r>
      <w:r w:rsidR="00084403" w:rsidRPr="006D69C5">
        <w:rPr>
          <w:rFonts w:cstheme="minorHAnsi"/>
          <w:lang w:val="en-US"/>
        </w:rPr>
        <w:t xml:space="preserve"> the group up when they were moving faster than the centroid, or slowing it down when moving slower than the centroid</w:t>
      </w:r>
      <w:r>
        <w:rPr>
          <w:rFonts w:cstheme="minorHAnsi"/>
          <w:lang w:val="en-US"/>
        </w:rPr>
        <w:t xml:space="preserve">. </w:t>
      </w:r>
      <w:r w:rsidR="00084403" w:rsidRPr="006D69C5">
        <w:rPr>
          <w:rFonts w:cstheme="minorHAnsi"/>
          <w:lang w:val="en-US"/>
        </w:rPr>
        <w:t xml:space="preserve">The dominant female therefore </w:t>
      </w:r>
      <w:r w:rsidR="00FD333D" w:rsidRPr="006D69C5">
        <w:rPr>
          <w:rFonts w:cstheme="minorHAnsi"/>
          <w:lang w:val="en-US"/>
        </w:rPr>
        <w:t xml:space="preserve">seems to have more </w:t>
      </w:r>
      <w:r w:rsidR="00FF2DB3">
        <w:rPr>
          <w:rFonts w:cstheme="minorHAnsi"/>
          <w:lang w:val="en-US"/>
        </w:rPr>
        <w:t>influence</w:t>
      </w:r>
      <w:r w:rsidR="00FD333D" w:rsidRPr="006D69C5">
        <w:rPr>
          <w:rFonts w:cstheme="minorHAnsi"/>
          <w:lang w:val="en-US"/>
        </w:rPr>
        <w:t xml:space="preserve"> over the direction of travel of the group, than </w:t>
      </w:r>
      <w:r w:rsidR="008942FE">
        <w:rPr>
          <w:rFonts w:cstheme="minorHAnsi"/>
          <w:lang w:val="en-US"/>
        </w:rPr>
        <w:t xml:space="preserve">over </w:t>
      </w:r>
      <w:r w:rsidR="00FD333D" w:rsidRPr="006D69C5">
        <w:rPr>
          <w:rFonts w:cstheme="minorHAnsi"/>
          <w:lang w:val="en-US"/>
        </w:rPr>
        <w:t xml:space="preserve">its </w:t>
      </w:r>
      <w:r w:rsidR="00C17A45" w:rsidRPr="006D69C5">
        <w:rPr>
          <w:rFonts w:cstheme="minorHAnsi"/>
          <w:lang w:val="en-US"/>
        </w:rPr>
        <w:t>speed</w:t>
      </w:r>
      <w:r w:rsidR="008942FE">
        <w:rPr>
          <w:rFonts w:cstheme="minorHAnsi"/>
          <w:lang w:val="en-US"/>
        </w:rPr>
        <w:t xml:space="preserve">. </w:t>
      </w:r>
      <w:r w:rsidR="00BF58B4">
        <w:rPr>
          <w:rFonts w:cstheme="minorHAnsi"/>
          <w:lang w:val="en-US"/>
        </w:rPr>
        <w:t xml:space="preserve">Decisions about direction of movement and decisions about speed (i.e. timing) of movement, usually differ in that the former are discrete whereas the latter are continuous </w:t>
      </w:r>
      <w:r w:rsidR="00BF58B4">
        <w:rPr>
          <w:rFonts w:cstheme="minorHAnsi"/>
          <w:lang w:val="en-US"/>
        </w:rPr>
        <w:fldChar w:fldCharType="begin"/>
      </w:r>
      <w:r w:rsidR="00BF58B4">
        <w:rPr>
          <w:rFonts w:cstheme="minorHAnsi"/>
          <w:lang w:val="en-US"/>
        </w:rPr>
        <w:instrText xml:space="preserve"> ADDIN ZOTERO_ITEM CSL_CITATION {"citationID":"quQLQNzw","properties":{"formattedCitation":"(Conradt and Roper 2010)","plainCitation":"(Conradt and Roper 2010)","noteIndex":0},"citationItems":[{"id":589,"uris":["http://zotero.org/users/5080349/items/627BS38H"],"uri":["http://zotero.org/users/5080349/items/627BS38H"],"itemData":{"id":589,"type":"article-journal","abstract":"A group of animals can only move cohesively, if group members \"somehow\" reach a consensus about the timing (e.g., start) and the spatial direction/destination of the collective movement. Timing and spatial decisions usually differ with respect to the continuity of their cost/benefit distribution in such a way that, in principle, compromises are much more feasible in timing decision (e.g., median preferred time) than they are in spatial decisions. The consequence is that consensus costs connected to collective timing decisions are usually less skewed amongst group members than are consensus costs connected to spatial decisions. This, in turn, influences the evolution of decision sharing: sharing in timing decisions is most likely to evolve when conflicts are high relative to group cohesion benefits, while sharing in spatial decisions is most likely to evolve in the opposite situation. We discuss the implications of these differences for the study of collective movement decisions.","container-title":"Behavioural processes","DOI":"10.1016/j.beproc.2010.03.005","page":"675-677","title":"Deciding group movements: where and when to go.","volume":"84","author":[{"family":"Conradt","given":"Larissa"},{"family":"Roper","given":"Timothy J"}],"issued":{"date-parts":[["2010"]],"season":"juillet"}}}],"schema":"https://github.com/citation-style-language/schema/raw/master/csl-citation.json"} </w:instrText>
      </w:r>
      <w:r w:rsidR="00BF58B4">
        <w:rPr>
          <w:rFonts w:cstheme="minorHAnsi"/>
          <w:lang w:val="en-US"/>
        </w:rPr>
        <w:fldChar w:fldCharType="separate"/>
      </w:r>
      <w:r w:rsidR="00BF58B4" w:rsidRPr="00BF58B4">
        <w:rPr>
          <w:rFonts w:ascii="Calibri" w:hAnsi="Calibri" w:cs="Calibri"/>
          <w:lang w:val="en-US"/>
        </w:rPr>
        <w:t>(Conradt and Roper 2010)</w:t>
      </w:r>
      <w:r w:rsidR="00BF58B4">
        <w:rPr>
          <w:rFonts w:cstheme="minorHAnsi"/>
          <w:lang w:val="en-US"/>
        </w:rPr>
        <w:fldChar w:fldCharType="end"/>
      </w:r>
      <w:r w:rsidR="00BF58B4">
        <w:rPr>
          <w:rFonts w:cstheme="minorHAnsi"/>
          <w:lang w:val="en-US"/>
        </w:rPr>
        <w:t>.</w:t>
      </w:r>
      <w:r w:rsidR="0074240D">
        <w:rPr>
          <w:rFonts w:cstheme="minorHAnsi"/>
          <w:lang w:val="en-US"/>
        </w:rPr>
        <w:t xml:space="preserve"> In the case of meerkats, this means that</w:t>
      </w:r>
      <w:r w:rsidR="00BF58B4">
        <w:rPr>
          <w:rFonts w:cstheme="minorHAnsi"/>
          <w:lang w:val="en-US"/>
        </w:rPr>
        <w:t xml:space="preserve"> </w:t>
      </w:r>
      <w:r w:rsidR="0074240D">
        <w:rPr>
          <w:rFonts w:cstheme="minorHAnsi"/>
          <w:lang w:val="en-US"/>
        </w:rPr>
        <w:t>c</w:t>
      </w:r>
      <w:r w:rsidR="00BF58B4" w:rsidRPr="006D69C5">
        <w:rPr>
          <w:rFonts w:cstheme="minorHAnsi"/>
          <w:lang w:val="en-US"/>
        </w:rPr>
        <w:t xml:space="preserve">ontrary to timing decision, wrong decisions regarding the direction of movement could end up being very costly for all individuals in the groups, as they could end up in a location with little food, or no sleeping burrows, or in rival territories. Thus, it makes sense that </w:t>
      </w:r>
      <w:r>
        <w:rPr>
          <w:rFonts w:cstheme="minorHAnsi"/>
          <w:lang w:val="en-US"/>
        </w:rPr>
        <w:t>influential individuals</w:t>
      </w:r>
      <w:r w:rsidR="00BF58B4" w:rsidRPr="006D69C5">
        <w:rPr>
          <w:rFonts w:cstheme="minorHAnsi"/>
          <w:lang w:val="en-US"/>
        </w:rPr>
        <w:t xml:space="preserve"> are more likely to emerge in decisions involving directions, in the traits of more experienced </w:t>
      </w:r>
      <w:r>
        <w:rPr>
          <w:rFonts w:cstheme="minorHAnsi"/>
          <w:lang w:val="en-US"/>
        </w:rPr>
        <w:t>meerkats</w:t>
      </w:r>
      <w:r w:rsidR="00BF58B4" w:rsidRPr="006D69C5">
        <w:rPr>
          <w:rFonts w:cstheme="minorHAnsi"/>
          <w:lang w:val="en-US"/>
        </w:rPr>
        <w:t xml:space="preserve"> like the dominant female.</w:t>
      </w:r>
      <w:r w:rsidR="00BF58B4">
        <w:rPr>
          <w:rFonts w:cstheme="minorHAnsi"/>
          <w:lang w:val="en-US"/>
        </w:rPr>
        <w:t xml:space="preserve"> </w:t>
      </w:r>
      <w:r w:rsidR="00B241F5">
        <w:rPr>
          <w:rFonts w:cstheme="minorHAnsi"/>
          <w:lang w:val="en-US"/>
        </w:rPr>
        <w:t xml:space="preserve">Given our results, influence over group speed could be either distributed, with all or most </w:t>
      </w:r>
      <w:r w:rsidR="00C76602">
        <w:rPr>
          <w:rFonts w:cstheme="minorHAnsi"/>
          <w:lang w:val="en-US"/>
        </w:rPr>
        <w:t>adults</w:t>
      </w:r>
      <w:r w:rsidR="00B241F5">
        <w:rPr>
          <w:rFonts w:cstheme="minorHAnsi"/>
          <w:lang w:val="en-US"/>
        </w:rPr>
        <w:t xml:space="preserve"> contributing to the decision to speed up or not at a given moment, or varying in time between group members, with individuals taking turn influencing others to speed up or slow down.</w:t>
      </w:r>
      <w:r w:rsidR="00763D8F">
        <w:rPr>
          <w:rFonts w:cstheme="minorHAnsi"/>
          <w:lang w:val="en-US"/>
        </w:rPr>
        <w:t xml:space="preserve"> </w:t>
      </w:r>
      <w:r w:rsidR="00A21696">
        <w:rPr>
          <w:rFonts w:cstheme="minorHAnsi"/>
          <w:lang w:val="en-US"/>
        </w:rPr>
        <w:t xml:space="preserve">Unfortunately, our methodology does not allow us to disentangle between these two options. </w:t>
      </w:r>
      <w:r w:rsidR="00C76602">
        <w:rPr>
          <w:rFonts w:cstheme="minorHAnsi"/>
          <w:lang w:val="en-US"/>
        </w:rPr>
        <w:t>Because s</w:t>
      </w:r>
      <w:r w:rsidR="00A21696">
        <w:rPr>
          <w:rFonts w:cstheme="minorHAnsi"/>
          <w:lang w:val="en-US"/>
        </w:rPr>
        <w:t>peed</w:t>
      </w:r>
      <w:r w:rsidR="00763D8F">
        <w:rPr>
          <w:rFonts w:cstheme="minorHAnsi"/>
          <w:lang w:val="en-US"/>
        </w:rPr>
        <w:t xml:space="preserve"> of the group </w:t>
      </w:r>
      <w:r w:rsidR="00BF58B4">
        <w:rPr>
          <w:rFonts w:cstheme="minorHAnsi"/>
          <w:lang w:val="en-US"/>
        </w:rPr>
        <w:t>could</w:t>
      </w:r>
      <w:r w:rsidR="00763D8F">
        <w:rPr>
          <w:rFonts w:cstheme="minorHAnsi"/>
          <w:lang w:val="en-US"/>
        </w:rPr>
        <w:t xml:space="preserve"> have repercussions on individuals</w:t>
      </w:r>
      <w:r w:rsidR="00BF58B4">
        <w:rPr>
          <w:rFonts w:cstheme="minorHAnsi"/>
          <w:lang w:val="en-US"/>
        </w:rPr>
        <w:t>’</w:t>
      </w:r>
      <w:r w:rsidR="00763D8F">
        <w:rPr>
          <w:rFonts w:cstheme="minorHAnsi"/>
          <w:lang w:val="en-US"/>
        </w:rPr>
        <w:t xml:space="preserve"> ability to locate food</w:t>
      </w:r>
      <w:r w:rsidR="00BF58B4">
        <w:rPr>
          <w:rFonts w:cstheme="minorHAnsi"/>
          <w:lang w:val="en-US"/>
        </w:rPr>
        <w:t>,</w:t>
      </w:r>
      <w:r w:rsidR="00C76602">
        <w:rPr>
          <w:rFonts w:cstheme="minorHAnsi"/>
          <w:lang w:val="en-US"/>
        </w:rPr>
        <w:t xml:space="preserve"> and because</w:t>
      </w:r>
      <w:r w:rsidR="00BF58B4">
        <w:rPr>
          <w:rFonts w:cstheme="minorHAnsi"/>
          <w:lang w:val="en-US"/>
        </w:rPr>
        <w:t xml:space="preserve"> q</w:t>
      </w:r>
      <w:r w:rsidR="00BF58B4" w:rsidRPr="006D69C5">
        <w:rPr>
          <w:rFonts w:cstheme="minorHAnsi"/>
          <w:lang w:val="en-US"/>
        </w:rPr>
        <w:t>uorum mechanisms, akin to a voting process by which a certain threshold of individuals giving a specific type of call is required for the group to start moving, ha</w:t>
      </w:r>
      <w:r w:rsidR="00C76602">
        <w:rPr>
          <w:rFonts w:cstheme="minorHAnsi"/>
          <w:lang w:val="en-US"/>
        </w:rPr>
        <w:t>ve</w:t>
      </w:r>
      <w:r w:rsidR="00BF58B4" w:rsidRPr="006D69C5">
        <w:rPr>
          <w:rFonts w:cstheme="minorHAnsi"/>
          <w:lang w:val="en-US"/>
        </w:rPr>
        <w:t xml:space="preserve"> already been shown in meerkats (Bousquet et al. 2011),</w:t>
      </w:r>
      <w:r w:rsidR="00BF58B4">
        <w:rPr>
          <w:rFonts w:cstheme="minorHAnsi"/>
          <w:lang w:val="en-US"/>
        </w:rPr>
        <w:t xml:space="preserve"> in future works it could be very interesting to incorporate </w:t>
      </w:r>
      <w:r w:rsidR="00C76602">
        <w:rPr>
          <w:rFonts w:cstheme="minorHAnsi"/>
          <w:lang w:val="en-US"/>
        </w:rPr>
        <w:t>data</w:t>
      </w:r>
      <w:r w:rsidR="00BF58B4">
        <w:rPr>
          <w:rFonts w:cstheme="minorHAnsi"/>
          <w:lang w:val="en-US"/>
        </w:rPr>
        <w:t xml:space="preserve"> about individual foraging success, as well as vocalizations, within our influence framework, to further our understanding of the interactions between these three aspects.</w:t>
      </w:r>
      <w:r w:rsidR="00763D8F" w:rsidRPr="00763D8F">
        <w:rPr>
          <w:rFonts w:cstheme="minorHAnsi"/>
          <w:lang w:val="en-US"/>
        </w:rPr>
        <w:t xml:space="preserve"> </w:t>
      </w:r>
    </w:p>
    <w:p w14:paraId="10D39C50" w14:textId="5763464E" w:rsidR="0036157B" w:rsidRDefault="005C5C27" w:rsidP="00F516BB">
      <w:pPr>
        <w:spacing w:line="360" w:lineRule="auto"/>
        <w:jc w:val="both"/>
        <w:rPr>
          <w:rFonts w:cstheme="minorHAnsi"/>
          <w:lang w:val="en-US"/>
        </w:rPr>
      </w:pPr>
      <w:r w:rsidRPr="006D69C5">
        <w:rPr>
          <w:rFonts w:cstheme="minorHAnsi"/>
          <w:lang w:val="en-US"/>
        </w:rPr>
        <w:t>The t</w:t>
      </w:r>
      <w:r w:rsidR="00F516BB" w:rsidRPr="006D69C5">
        <w:rPr>
          <w:rFonts w:cstheme="minorHAnsi"/>
          <w:lang w:val="en-US"/>
        </w:rPr>
        <w:t>endency to be in the front of the group is often taken as a proxy for leadership in studies of collective animal movement. Her</w:t>
      </w:r>
      <w:r w:rsidR="00545518">
        <w:rPr>
          <w:rFonts w:cstheme="minorHAnsi"/>
          <w:lang w:val="en-US"/>
        </w:rPr>
        <w:t>e</w:t>
      </w:r>
      <w:r w:rsidR="00F516BB" w:rsidRPr="006D69C5">
        <w:rPr>
          <w:rFonts w:cstheme="minorHAnsi"/>
          <w:lang w:val="en-US"/>
        </w:rPr>
        <w:t xml:space="preserve"> </w:t>
      </w:r>
      <w:r w:rsidR="00C76602">
        <w:rPr>
          <w:rFonts w:cstheme="minorHAnsi"/>
          <w:lang w:val="en-US"/>
        </w:rPr>
        <w:t xml:space="preserve">we did find a positive correlation between </w:t>
      </w:r>
      <w:r w:rsidR="00545518">
        <w:rPr>
          <w:rFonts w:cstheme="minorHAnsi"/>
          <w:lang w:val="en-US"/>
        </w:rPr>
        <w:t>movement turning influence and proportion of time spent in the front half of the group. However</w:t>
      </w:r>
      <w:ins w:id="80" w:author="Seretta Gamba" w:date="2021-12-10T09:49:00Z">
        <w:r w:rsidR="003D0579">
          <w:rPr>
            <w:rFonts w:cstheme="minorHAnsi"/>
            <w:lang w:val="en-US"/>
          </w:rPr>
          <w:t>,</w:t>
        </w:r>
      </w:ins>
      <w:r w:rsidR="00545518">
        <w:rPr>
          <w:rFonts w:cstheme="minorHAnsi"/>
          <w:lang w:val="en-US"/>
        </w:rPr>
        <w:t xml:space="preserve"> when looking specifically at the status with the highest turning influence within their group, dominant females, we see that they are not necessarily more in the front than other members of the group. In particular, </w:t>
      </w:r>
      <w:r w:rsidR="00314276" w:rsidRPr="006D69C5">
        <w:rPr>
          <w:rFonts w:cstheme="minorHAnsi"/>
          <w:lang w:val="en-US"/>
        </w:rPr>
        <w:t xml:space="preserve">in L19, the dominant female </w:t>
      </w:r>
      <w:r w:rsidR="002F12A3" w:rsidRPr="006D69C5">
        <w:rPr>
          <w:rFonts w:cstheme="minorHAnsi"/>
          <w:lang w:val="en-US"/>
        </w:rPr>
        <w:t xml:space="preserve">spent a similar amount or less time in the front than many other individuals in </w:t>
      </w:r>
      <w:r w:rsidR="00545518">
        <w:rPr>
          <w:rFonts w:cstheme="minorHAnsi"/>
          <w:lang w:val="en-US"/>
        </w:rPr>
        <w:t xml:space="preserve">her </w:t>
      </w:r>
      <w:r w:rsidR="002F12A3" w:rsidRPr="006D69C5">
        <w:rPr>
          <w:rFonts w:cstheme="minorHAnsi"/>
          <w:lang w:val="en-US"/>
        </w:rPr>
        <w:t xml:space="preserve">group, and in ZU21, she is the individual who spent the </w:t>
      </w:r>
      <w:r w:rsidR="00545518">
        <w:rPr>
          <w:rFonts w:cstheme="minorHAnsi"/>
          <w:lang w:val="en-US"/>
        </w:rPr>
        <w:t>least amount of</w:t>
      </w:r>
      <w:r w:rsidR="002F12A3" w:rsidRPr="006D69C5">
        <w:rPr>
          <w:rFonts w:cstheme="minorHAnsi"/>
          <w:lang w:val="en-US"/>
        </w:rPr>
        <w:t xml:space="preserve"> time in the </w:t>
      </w:r>
      <w:r w:rsidR="00545518">
        <w:rPr>
          <w:rFonts w:cstheme="minorHAnsi"/>
          <w:lang w:val="en-US"/>
        </w:rPr>
        <w:t>front</w:t>
      </w:r>
      <w:r w:rsidR="002F12A3" w:rsidRPr="006D69C5">
        <w:rPr>
          <w:rFonts w:cstheme="minorHAnsi"/>
          <w:lang w:val="en-US"/>
        </w:rPr>
        <w:t xml:space="preserve"> of the </w:t>
      </w:r>
      <w:r w:rsidR="002F12A3" w:rsidRPr="006D69C5">
        <w:rPr>
          <w:rFonts w:cstheme="minorHAnsi"/>
          <w:lang w:val="en-US"/>
        </w:rPr>
        <w:lastRenderedPageBreak/>
        <w:t xml:space="preserve">group, despite </w:t>
      </w:r>
      <w:r w:rsidR="00545518">
        <w:rPr>
          <w:rFonts w:cstheme="minorHAnsi"/>
          <w:lang w:val="en-US"/>
        </w:rPr>
        <w:t xml:space="preserve">both </w:t>
      </w:r>
      <w:r w:rsidR="002F12A3" w:rsidRPr="006D69C5">
        <w:rPr>
          <w:rFonts w:cstheme="minorHAnsi"/>
          <w:lang w:val="en-US"/>
        </w:rPr>
        <w:t xml:space="preserve">having </w:t>
      </w:r>
      <w:r w:rsidR="00545518">
        <w:rPr>
          <w:rFonts w:cstheme="minorHAnsi"/>
          <w:lang w:val="en-US"/>
        </w:rPr>
        <w:t>the</w:t>
      </w:r>
      <w:r w:rsidR="002F12A3" w:rsidRPr="006D69C5">
        <w:rPr>
          <w:rFonts w:cstheme="minorHAnsi"/>
          <w:lang w:val="en-US"/>
        </w:rPr>
        <w:t xml:space="preserve"> </w:t>
      </w:r>
      <w:r w:rsidR="00545518">
        <w:rPr>
          <w:rFonts w:cstheme="minorHAnsi"/>
          <w:lang w:val="en-US"/>
        </w:rPr>
        <w:t>highest</w:t>
      </w:r>
      <w:r w:rsidR="002F12A3" w:rsidRPr="006D69C5">
        <w:rPr>
          <w:rFonts w:cstheme="minorHAnsi"/>
          <w:lang w:val="en-US"/>
        </w:rPr>
        <w:t xml:space="preserve"> turning influence</w:t>
      </w:r>
      <w:r w:rsidR="00545518">
        <w:rPr>
          <w:rFonts w:cstheme="minorHAnsi"/>
          <w:lang w:val="en-US"/>
        </w:rPr>
        <w:t xml:space="preserve"> score of their group</w:t>
      </w:r>
      <w:r w:rsidR="002F12A3" w:rsidRPr="006D69C5">
        <w:rPr>
          <w:rFonts w:cstheme="minorHAnsi"/>
          <w:lang w:val="en-US"/>
        </w:rPr>
        <w:t xml:space="preserve">. </w:t>
      </w:r>
      <w:r w:rsidR="00FF2DB3">
        <w:rPr>
          <w:rFonts w:cstheme="minorHAnsi"/>
          <w:lang w:val="en-US"/>
        </w:rPr>
        <w:t xml:space="preserve">These results </w:t>
      </w:r>
      <w:r w:rsidR="00276FA9" w:rsidRPr="006D69C5">
        <w:rPr>
          <w:rFonts w:cstheme="minorHAnsi"/>
          <w:lang w:val="en-US"/>
        </w:rPr>
        <w:t>highlight</w:t>
      </w:r>
      <w:r w:rsidR="002F12A3" w:rsidRPr="006D69C5">
        <w:rPr>
          <w:rFonts w:cstheme="minorHAnsi"/>
          <w:lang w:val="en-US"/>
        </w:rPr>
        <w:t xml:space="preserve"> that </w:t>
      </w:r>
      <w:r w:rsidR="00276FA9" w:rsidRPr="006D69C5">
        <w:rPr>
          <w:rFonts w:cstheme="minorHAnsi"/>
          <w:lang w:val="en-US"/>
        </w:rPr>
        <w:t xml:space="preserve">individuals in moving social groups don’t necessarily need to be </w:t>
      </w:r>
      <w:r w:rsidR="00FF2DB3">
        <w:rPr>
          <w:rFonts w:cstheme="minorHAnsi"/>
          <w:lang w:val="en-US"/>
        </w:rPr>
        <w:t>at the front</w:t>
      </w:r>
      <w:r w:rsidR="00276FA9" w:rsidRPr="006D69C5">
        <w:rPr>
          <w:rFonts w:cstheme="minorHAnsi"/>
          <w:lang w:val="en-US"/>
        </w:rPr>
        <w:t xml:space="preserve"> position in order to influence </w:t>
      </w:r>
      <w:r w:rsidR="00FF2DB3">
        <w:rPr>
          <w:rFonts w:cstheme="minorHAnsi"/>
          <w:lang w:val="en-US"/>
        </w:rPr>
        <w:t>group direction</w:t>
      </w:r>
      <w:r w:rsidR="00276FA9" w:rsidRPr="006D69C5">
        <w:rPr>
          <w:rFonts w:cstheme="minorHAnsi"/>
          <w:lang w:val="en-US"/>
        </w:rPr>
        <w:t xml:space="preserve">. </w:t>
      </w:r>
      <w:r w:rsidR="002B286C">
        <w:rPr>
          <w:rFonts w:cstheme="minorHAnsi"/>
          <w:lang w:val="en-US"/>
        </w:rPr>
        <w:t xml:space="preserve">Being in the front is most likely to be linked with influence in environments where visibility is high and in species where information is transferred primarily through vision (e.g. fish, </w:t>
      </w:r>
      <w:r w:rsidR="002B286C">
        <w:rPr>
          <w:rFonts w:cstheme="minorHAnsi"/>
          <w:lang w:val="en-US"/>
        </w:rPr>
        <w:fldChar w:fldCharType="begin"/>
      </w:r>
      <w:r w:rsidR="002B286C">
        <w:rPr>
          <w:rFonts w:cstheme="minorHAnsi"/>
          <w:lang w:val="en-US"/>
        </w:rPr>
        <w:instrText xml:space="preserve"> ADDIN ZOTERO_ITEM CSL_CITATION {"citationID":"2RsE9SH4","properties":{"formattedCitation":"(Strandburg-Peshkin et al. 2013; Rosenthal et al. 2015)","plainCitation":"(Strandburg-Peshkin et al. 2013; Rosenthal et al. 2015)","noteIndex":0},"citationItems":[{"id":495,"uris":["http://zotero.org/users/5080349/items/PUIQPMQX"],"uri":["http://zotero.org/users/5080349/items/PUIQPMQX"],"itemData":{"id":495,"type":"article-journal","container-title":"Current Biology","DOI":"10.1016/j.cub.2013.07.059","ISSN":"09609822","issue":"17","language":"en","page":"R709-R711","source":"CrossRef","title":"Visual sensory networks and effective information transfer in animal groups","volume":"23","author":[{"family":"Strandburg-Peshkin","given":"Ariana"},{"family":"Twomey","given":"Colin R."},{"family":"Bode","given":"Nikolai W.F."},{"family":"Kao","given":"Albert B."},{"family":"Katz","given":"Yael"},{"family":"Ioannou","given":"Christos C."},{"family":"Rosenthal","given":"Sara B."},{"family":"Torney","given":"Colin J."},{"family":"Wu","given":"Hai Shan"},{"family":"Levin","given":"Simon A."},{"family":"Couzin","given":"Iain D."}],"issued":{"date-parts":[["2013",9]]}}},{"id":17,"uris":["http://zotero.org/users/5080349/items/CVNJJY59"],"uri":["http://zotero.org/users/5080349/items/CVNJJY59"],"itemData":{"id":17,"type":"article-journal","abstract":"Coordination among social animals requires rapid and efficient transfer of information among individuals, which may depend crucially on the underlying structure of the communication network. Establishing the decision-making circuits and networks that give rise to individual behavior has been a central goal of neuroscience. However, the analogous problem of determining the structure of the communication network among organisms that gives rise to coordinated collective behavior, such as is exhibited by schooling fish and flocking birds, has remained almost entirely neglected. Here, we study collective evasion maneuvers, manifested through rapid waves, or cascades, of behavioral change (a ubiquitous behavior among taxa) in schooling fish (Notemigonus crysoleucas). We automatically track the positions and body postures, calculate visual fields of all individuals in schools of </w:instrText>
      </w:r>
      <w:r w:rsidR="002B286C">
        <w:rPr>
          <w:rFonts w:ascii="Cambria Math" w:hAnsi="Cambria Math" w:cs="Cambria Math"/>
          <w:lang w:val="en-US"/>
        </w:rPr>
        <w:instrText>∼</w:instrText>
      </w:r>
      <w:r w:rsidR="002B286C">
        <w:rPr>
          <w:rFonts w:cstheme="minorHAnsi"/>
          <w:lang w:val="en-US"/>
        </w:rPr>
        <w:instrText xml:space="preserve">150 fish, and determine the functional mapping between socially generated sensory input and motor response during collective evasion. We find that individuals use simple, robust measures to assess behavioral changes in neighbors, and that the resulting networks by which behavior propagates throughout groups are complex, being weighted, directed, and heterogeneous. By studying these interaction networks, we reveal the (complex, fractional) nature of social contagion and establish that individuals with relatively few, but strongly connected, neighbors are both most socially influential and most susceptible to social influence. Furthermore, we demonstrate that we can predict complex cascades of behavioral change at their moment of initiation, before they actually occur. Consequently, despite the intrinsic stochasticity of individual behavior, establishing the hidden communication networks in large self-organized groups facilitates a quantitative understanding of behavioral contagion.","container-title":"Proceedings of the National Academy of Sciences","DOI":"10.1073/pnas.1420068112","ISSN":"0027-8424, 1091-6490","issue":"15","journalAbbreviation":"PNAS","language":"en","note":"PMID: 25825752","page":"4690-4695","source":"www.pnas.org","title":"Revealing the hidden networks of interaction in mobile animal groups allows prediction of complex behavioral contagion","volume":"112","author":[{"family":"Rosenthal","given":"Sara Brin"},{"family":"Twomey","given":"Colin R."},{"family":"Hartnett","given":"Andrew T."},{"family":"Wu","given":"Hai Shan"},{"family":"Couzin","given":"Iain D."}],"issued":{"date-parts":[["2015",4,14]]}}}],"schema":"https://github.com/citation-style-language/schema/raw/master/csl-citation.json"} </w:instrText>
      </w:r>
      <w:r w:rsidR="002B286C">
        <w:rPr>
          <w:rFonts w:cstheme="minorHAnsi"/>
          <w:lang w:val="en-US"/>
        </w:rPr>
        <w:fldChar w:fldCharType="separate"/>
      </w:r>
      <w:r w:rsidR="002B286C" w:rsidRPr="002B286C">
        <w:rPr>
          <w:rFonts w:ascii="Calibri" w:hAnsi="Calibri" w:cs="Calibri"/>
          <w:lang w:val="en-US"/>
        </w:rPr>
        <w:t>Strandburg-Peshkin et al. 2013; Rosenthal et al. 2015)</w:t>
      </w:r>
      <w:r w:rsidR="002B286C">
        <w:rPr>
          <w:rFonts w:cstheme="minorHAnsi"/>
          <w:lang w:val="en-US"/>
        </w:rPr>
        <w:fldChar w:fldCharType="end"/>
      </w:r>
      <w:r w:rsidR="002B286C">
        <w:rPr>
          <w:rFonts w:cstheme="minorHAnsi"/>
          <w:lang w:val="en-US"/>
        </w:rPr>
        <w:t xml:space="preserve">. </w:t>
      </w:r>
      <w:proofErr w:type="gramStart"/>
      <w:r w:rsidR="002B286C">
        <w:rPr>
          <w:rFonts w:cstheme="minorHAnsi"/>
          <w:lang w:val="en-US"/>
        </w:rPr>
        <w:t>However</w:t>
      </w:r>
      <w:proofErr w:type="gramEnd"/>
      <w:r w:rsidR="002B286C">
        <w:rPr>
          <w:rFonts w:cstheme="minorHAnsi"/>
          <w:lang w:val="en-US"/>
        </w:rPr>
        <w:t xml:space="preserve"> in the Kalahari desert, tall sour grass or bushes often impede visibility (REF), and meerkat have the potential to convey information</w:t>
      </w:r>
      <w:r w:rsidR="00573D0D">
        <w:rPr>
          <w:rFonts w:cstheme="minorHAnsi"/>
          <w:lang w:val="en-US"/>
        </w:rPr>
        <w:t xml:space="preserve">, and therefore influence others, from anywhere in the group thanks to their highly developed vocal communication system. </w:t>
      </w:r>
      <w:commentRangeStart w:id="81"/>
      <w:del w:id="82" w:author="Seretta Gamba" w:date="2021-12-10T09:50:00Z">
        <w:r w:rsidR="002B286C" w:rsidDel="003D0579">
          <w:rPr>
            <w:rFonts w:cstheme="minorHAnsi"/>
            <w:lang w:val="en-US"/>
          </w:rPr>
          <w:delText xml:space="preserve"> </w:delText>
        </w:r>
      </w:del>
      <w:r w:rsidR="002A6B35" w:rsidRPr="006D69C5">
        <w:rPr>
          <w:rFonts w:cstheme="minorHAnsi"/>
          <w:lang w:val="en-US"/>
        </w:rPr>
        <w:t xml:space="preserve">What follows from </w:t>
      </w:r>
      <w:commentRangeEnd w:id="81"/>
      <w:r w:rsidR="003D0579">
        <w:rPr>
          <w:rStyle w:val="CommentReference"/>
          <w:lang w:val="en-CA" w:bidi="he-IL"/>
        </w:rPr>
        <w:commentReference w:id="81"/>
      </w:r>
      <w:r w:rsidR="002A6B35" w:rsidRPr="006D69C5">
        <w:rPr>
          <w:rFonts w:cstheme="minorHAnsi"/>
          <w:lang w:val="en-US"/>
        </w:rPr>
        <w:t>this is that</w:t>
      </w:r>
      <w:r w:rsidR="00573D0D">
        <w:rPr>
          <w:rFonts w:cstheme="minorHAnsi"/>
          <w:lang w:val="en-US"/>
        </w:rPr>
        <w:t>, depending on the species,</w:t>
      </w:r>
      <w:r w:rsidR="002A6B35" w:rsidRPr="006D69C5">
        <w:rPr>
          <w:rFonts w:cstheme="minorHAnsi"/>
          <w:lang w:val="en-US"/>
        </w:rPr>
        <w:t xml:space="preserve"> </w:t>
      </w:r>
      <w:r w:rsidR="00AC078A" w:rsidRPr="006D69C5">
        <w:rPr>
          <w:rFonts w:cstheme="minorHAnsi"/>
          <w:lang w:val="en-US"/>
        </w:rPr>
        <w:t xml:space="preserve">the ordering of individuals along the axis of movement alone might </w:t>
      </w:r>
      <w:r w:rsidR="00573D0D">
        <w:rPr>
          <w:rFonts w:cstheme="minorHAnsi"/>
          <w:lang w:val="en-US"/>
        </w:rPr>
        <w:t xml:space="preserve">not necessarily be a </w:t>
      </w:r>
      <w:r w:rsidR="00AC078A" w:rsidRPr="006D69C5">
        <w:rPr>
          <w:rFonts w:cstheme="minorHAnsi"/>
          <w:lang w:val="en-US"/>
        </w:rPr>
        <w:t>reliable metric to infer influence and should be used in complement with other metrics. Indeed, simply relying on the proportion of time spent in the front would ha</w:t>
      </w:r>
      <w:r w:rsidR="003C072F" w:rsidRPr="006D69C5">
        <w:rPr>
          <w:rFonts w:cstheme="minorHAnsi"/>
          <w:lang w:val="en-US"/>
        </w:rPr>
        <w:t>ve</w:t>
      </w:r>
      <w:r w:rsidR="00AC078A" w:rsidRPr="006D69C5">
        <w:rPr>
          <w:rFonts w:cstheme="minorHAnsi"/>
          <w:lang w:val="en-US"/>
        </w:rPr>
        <w:t xml:space="preserve"> led to incomplete conclusions regarding patterns of influence in our case. Interestingly, it is worth noting that the one dominant female which was spending more time in the back (group ZU21) had by far the longest tenure </w:t>
      </w:r>
      <w:r w:rsidR="00E95507" w:rsidRPr="006D69C5">
        <w:rPr>
          <w:rFonts w:cstheme="minorHAnsi"/>
          <w:lang w:val="en-US"/>
        </w:rPr>
        <w:t xml:space="preserve">at the time of data collection </w:t>
      </w:r>
      <w:r w:rsidR="00AC078A" w:rsidRPr="006D69C5">
        <w:rPr>
          <w:rFonts w:cstheme="minorHAnsi"/>
          <w:lang w:val="en-US"/>
        </w:rPr>
        <w:t>amongst dominant females of our study (</w:t>
      </w:r>
      <w:r w:rsidR="00E95507" w:rsidRPr="006D69C5">
        <w:rPr>
          <w:rFonts w:cstheme="minorHAnsi"/>
          <w:lang w:val="en-US"/>
        </w:rPr>
        <w:t>104 weeks against 38 weeks maximum</w:t>
      </w:r>
      <w:r w:rsidR="00127176">
        <w:rPr>
          <w:rFonts w:cstheme="minorHAnsi"/>
          <w:lang w:val="en-US"/>
        </w:rPr>
        <w:t>, sees supplements</w:t>
      </w:r>
      <w:r w:rsidR="00E95507" w:rsidRPr="006D69C5">
        <w:rPr>
          <w:rFonts w:cstheme="minorHAnsi"/>
          <w:lang w:val="en-US"/>
        </w:rPr>
        <w:t xml:space="preserve">). This </w:t>
      </w:r>
      <w:r w:rsidR="008942FE">
        <w:rPr>
          <w:rFonts w:cstheme="minorHAnsi"/>
          <w:lang w:val="en-US"/>
        </w:rPr>
        <w:t>could</w:t>
      </w:r>
      <w:r w:rsidR="00E95507" w:rsidRPr="006D69C5">
        <w:rPr>
          <w:rFonts w:cstheme="minorHAnsi"/>
          <w:lang w:val="en-US"/>
        </w:rPr>
        <w:t xml:space="preserve"> </w:t>
      </w:r>
      <w:r w:rsidR="00F341B8" w:rsidRPr="006D69C5">
        <w:rPr>
          <w:rFonts w:cstheme="minorHAnsi"/>
          <w:lang w:val="en-US"/>
        </w:rPr>
        <w:t>be an indication</w:t>
      </w:r>
      <w:r w:rsidR="00E95507" w:rsidRPr="006D69C5">
        <w:rPr>
          <w:rFonts w:cstheme="minorHAnsi"/>
          <w:lang w:val="en-US"/>
        </w:rPr>
        <w:t xml:space="preserve"> that as a female’s dominancy becomes better and better established within a group, they might become more and more able </w:t>
      </w:r>
      <w:r w:rsidR="00F341B8" w:rsidRPr="006D69C5">
        <w:rPr>
          <w:rFonts w:cstheme="minorHAnsi"/>
          <w:lang w:val="en-US"/>
        </w:rPr>
        <w:t xml:space="preserve">to influence the group from any position. </w:t>
      </w:r>
    </w:p>
    <w:p w14:paraId="28592B85" w14:textId="07B79DB8" w:rsidR="00614F18" w:rsidRPr="00614F18" w:rsidRDefault="00614F18" w:rsidP="00F516BB">
      <w:pPr>
        <w:spacing w:line="360" w:lineRule="auto"/>
        <w:jc w:val="both"/>
        <w:rPr>
          <w:rFonts w:cstheme="minorHAnsi"/>
          <w:b/>
          <w:lang w:val="en-US"/>
        </w:rPr>
      </w:pPr>
      <w:r w:rsidRPr="00614F18">
        <w:rPr>
          <w:rFonts w:cstheme="minorHAnsi"/>
          <w:b/>
          <w:lang w:val="en-US"/>
        </w:rPr>
        <w:t>CONCLUSION</w:t>
      </w:r>
    </w:p>
    <w:p w14:paraId="33C2EBBC" w14:textId="7D6521CE" w:rsidR="00503804" w:rsidRDefault="00127176" w:rsidP="00614F18">
      <w:pPr>
        <w:spacing w:line="360" w:lineRule="auto"/>
        <w:jc w:val="both"/>
        <w:rPr>
          <w:rFonts w:cstheme="minorHAnsi"/>
          <w:lang w:val="en-US"/>
        </w:rPr>
      </w:pPr>
      <w:r>
        <w:rPr>
          <w:rFonts w:cstheme="minorHAnsi"/>
          <w:lang w:val="en-US"/>
        </w:rPr>
        <w:t xml:space="preserve">Overall our results seem to indicate several trends regarding influence dynamics in meerkat groups: individuals can influence the direction and speed of the group by their movement </w:t>
      </w:r>
      <w:r w:rsidR="00573D0D">
        <w:rPr>
          <w:rFonts w:cstheme="minorHAnsi"/>
          <w:lang w:val="en-US"/>
        </w:rPr>
        <w:t xml:space="preserve">in certain direction </w:t>
      </w:r>
      <w:r>
        <w:rPr>
          <w:rFonts w:cstheme="minorHAnsi"/>
          <w:lang w:val="en-US"/>
        </w:rPr>
        <w:t xml:space="preserve">more than </w:t>
      </w:r>
      <w:r w:rsidR="00573D0D">
        <w:rPr>
          <w:rFonts w:cstheme="minorHAnsi"/>
          <w:lang w:val="en-US"/>
        </w:rPr>
        <w:t xml:space="preserve">by their position within the group, the dominant female has the most influence over direction of travel but not necessarily over speed of travel, and the most influential individuals are not always the one who are more in the front of the group. </w:t>
      </w:r>
      <w:r w:rsidR="00EE40E4">
        <w:rPr>
          <w:rFonts w:cstheme="minorHAnsi"/>
          <w:lang w:val="en-US"/>
        </w:rPr>
        <w:t>The methodology and results we presented highlights</w:t>
      </w:r>
      <w:r w:rsidR="00EE40E4" w:rsidRPr="006D69C5">
        <w:rPr>
          <w:rFonts w:cstheme="minorHAnsi"/>
          <w:lang w:val="en-US"/>
        </w:rPr>
        <w:t xml:space="preserve"> the versality of such a trait as influence and therefore the need to study it from different perspective, using when possible several groups, and with a good knowledge of the species’ life history and movement characteristics, to draw a picture as least incomplete as possible.</w:t>
      </w:r>
      <w:r w:rsidR="00EE40E4">
        <w:rPr>
          <w:rFonts w:cstheme="minorHAnsi"/>
          <w:lang w:val="en-US"/>
        </w:rPr>
        <w:t xml:space="preserve"> Since our method captured measures of influence </w:t>
      </w:r>
      <w:r w:rsidR="00EE40E4" w:rsidRPr="006D69C5">
        <w:rPr>
          <w:rFonts w:cstheme="minorHAnsi"/>
          <w:lang w:val="en-US"/>
        </w:rPr>
        <w:t xml:space="preserve">aggregated </w:t>
      </w:r>
      <w:r w:rsidR="00EE40E4">
        <w:rPr>
          <w:rFonts w:cstheme="minorHAnsi"/>
          <w:lang w:val="en-US"/>
        </w:rPr>
        <w:t>over time, it could be interest</w:t>
      </w:r>
      <w:r w:rsidR="00614F18">
        <w:rPr>
          <w:rFonts w:cstheme="minorHAnsi"/>
          <w:lang w:val="en-US"/>
        </w:rPr>
        <w:t>ing</w:t>
      </w:r>
      <w:r w:rsidR="00EE40E4">
        <w:rPr>
          <w:rFonts w:cstheme="minorHAnsi"/>
          <w:lang w:val="en-US"/>
        </w:rPr>
        <w:t xml:space="preserve"> in future work </w:t>
      </w:r>
      <w:r w:rsidR="00614F18">
        <w:rPr>
          <w:rFonts w:cstheme="minorHAnsi"/>
          <w:lang w:val="en-US"/>
        </w:rPr>
        <w:t>to contrast it with complementary approaches, for instances</w:t>
      </w:r>
      <w:r w:rsidR="00EE40E4">
        <w:rPr>
          <w:rFonts w:cstheme="minorHAnsi"/>
          <w:lang w:val="en-US"/>
        </w:rPr>
        <w:t xml:space="preserve"> </w:t>
      </w:r>
      <w:r w:rsidR="00614F18" w:rsidRPr="006D69C5">
        <w:rPr>
          <w:rFonts w:cstheme="minorHAnsi"/>
          <w:lang w:val="en-US"/>
        </w:rPr>
        <w:t>identif</w:t>
      </w:r>
      <w:r w:rsidR="00614F18">
        <w:rPr>
          <w:rFonts w:cstheme="minorHAnsi"/>
          <w:lang w:val="en-US"/>
        </w:rPr>
        <w:t>ying</w:t>
      </w:r>
      <w:r w:rsidR="00614F18" w:rsidRPr="006D69C5">
        <w:rPr>
          <w:rFonts w:cstheme="minorHAnsi"/>
          <w:lang w:val="en-US"/>
        </w:rPr>
        <w:t xml:space="preserve"> particular events in the trajectory, like sharp changes in direction</w:t>
      </w:r>
      <w:r w:rsidR="00614F18">
        <w:rPr>
          <w:rFonts w:cstheme="minorHAnsi"/>
          <w:lang w:val="en-US"/>
        </w:rPr>
        <w:t xml:space="preserve"> or increases in speed</w:t>
      </w:r>
      <w:r w:rsidR="00614F18" w:rsidRPr="006D69C5">
        <w:rPr>
          <w:rFonts w:cstheme="minorHAnsi"/>
          <w:lang w:val="en-US"/>
        </w:rPr>
        <w:t xml:space="preserve"> during movement</w:t>
      </w:r>
      <w:r w:rsidR="00614F18">
        <w:rPr>
          <w:rFonts w:cstheme="minorHAnsi"/>
          <w:lang w:val="en-US"/>
        </w:rPr>
        <w:t>, in order to get a more complete pictures of the distribution and variability of influence in meerkats. Integrating the use of vocalizations</w:t>
      </w:r>
      <w:r w:rsidR="00614F18" w:rsidRPr="006D69C5">
        <w:rPr>
          <w:rFonts w:cstheme="minorHAnsi"/>
          <w:lang w:val="en-US"/>
        </w:rPr>
        <w:t xml:space="preserve"> </w:t>
      </w:r>
      <w:r w:rsidR="00614F18">
        <w:rPr>
          <w:rFonts w:cstheme="minorHAnsi"/>
          <w:lang w:val="en-US"/>
        </w:rPr>
        <w:t>within this framework would likely also prove very insightful. Because of its generality</w:t>
      </w:r>
      <w:r w:rsidR="00EE40E4">
        <w:rPr>
          <w:rFonts w:cstheme="minorHAnsi"/>
          <w:lang w:val="en-US"/>
        </w:rPr>
        <w:t xml:space="preserve">, </w:t>
      </w:r>
      <w:r w:rsidR="00614F18">
        <w:rPr>
          <w:rFonts w:cstheme="minorHAnsi"/>
          <w:lang w:val="en-US"/>
        </w:rPr>
        <w:t>our method coul</w:t>
      </w:r>
      <w:r w:rsidR="00EE40E4" w:rsidRPr="006D69C5">
        <w:rPr>
          <w:rFonts w:cstheme="minorHAnsi"/>
          <w:lang w:val="en-US"/>
        </w:rPr>
        <w:t>d</w:t>
      </w:r>
      <w:r w:rsidR="00EE40E4">
        <w:rPr>
          <w:rFonts w:cstheme="minorHAnsi"/>
          <w:lang w:val="en-US"/>
        </w:rPr>
        <w:t xml:space="preserve"> </w:t>
      </w:r>
      <w:r w:rsidR="00EE40E4" w:rsidRPr="006D69C5">
        <w:rPr>
          <w:rFonts w:cstheme="minorHAnsi"/>
          <w:lang w:val="en-US"/>
        </w:rPr>
        <w:t xml:space="preserve">be used, with potential expansions or adjustments, in other systems </w:t>
      </w:r>
      <w:r w:rsidR="00EE40E4">
        <w:rPr>
          <w:rFonts w:cstheme="minorHAnsi"/>
          <w:lang w:val="en-US"/>
        </w:rPr>
        <w:t xml:space="preserve">with similar movement characteristics as meerkats </w:t>
      </w:r>
      <w:r w:rsidR="00EE40E4" w:rsidRPr="006D69C5">
        <w:rPr>
          <w:rFonts w:cstheme="minorHAnsi"/>
          <w:lang w:val="en-US"/>
        </w:rPr>
        <w:t>to allow comparisons of the mechanisms at play during decision of speed and direction of movement in different social species.</w:t>
      </w:r>
      <w:r w:rsidR="00EE40E4">
        <w:rPr>
          <w:rFonts w:cstheme="minorHAnsi"/>
          <w:lang w:val="en-US"/>
        </w:rPr>
        <w:t xml:space="preserve"> </w:t>
      </w:r>
      <w:r w:rsidR="00503804">
        <w:rPr>
          <w:rFonts w:cstheme="minorHAnsi"/>
          <w:lang w:val="en-US"/>
        </w:rPr>
        <w:br w:type="page"/>
      </w:r>
    </w:p>
    <w:p w14:paraId="0CC0556F" w14:textId="2C7F45D5" w:rsidR="00503804" w:rsidRDefault="00503804" w:rsidP="00D27F62">
      <w:pPr>
        <w:spacing w:line="360" w:lineRule="auto"/>
        <w:jc w:val="both"/>
        <w:rPr>
          <w:rFonts w:cstheme="minorHAnsi"/>
          <w:b/>
          <w:sz w:val="28"/>
          <w:szCs w:val="28"/>
          <w:lang w:val="en-US"/>
        </w:rPr>
      </w:pPr>
      <w:r w:rsidRPr="00503804">
        <w:rPr>
          <w:rFonts w:cstheme="minorHAnsi"/>
          <w:b/>
          <w:sz w:val="28"/>
          <w:szCs w:val="28"/>
          <w:lang w:val="en-US"/>
        </w:rPr>
        <w:lastRenderedPageBreak/>
        <w:t>BIBLIOGRAPHY</w:t>
      </w:r>
    </w:p>
    <w:p w14:paraId="49384D3D" w14:textId="77777777" w:rsidR="00B779A3" w:rsidRPr="00B779A3" w:rsidRDefault="00503804" w:rsidP="00B779A3">
      <w:pPr>
        <w:pStyle w:val="Bibliography"/>
        <w:rPr>
          <w:rFonts w:ascii="Calibri" w:hAnsi="Calibri" w:cs="Calibri"/>
          <w:sz w:val="28"/>
          <w:lang w:val="en-US"/>
        </w:rPr>
      </w:pPr>
      <w:r>
        <w:rPr>
          <w:rFonts w:cstheme="minorHAnsi"/>
          <w:b/>
          <w:sz w:val="28"/>
          <w:szCs w:val="28"/>
          <w:lang w:val="en-US"/>
        </w:rPr>
        <w:fldChar w:fldCharType="begin"/>
      </w:r>
      <w:r>
        <w:rPr>
          <w:rFonts w:cstheme="minorHAnsi"/>
          <w:b/>
          <w:sz w:val="28"/>
          <w:szCs w:val="28"/>
          <w:lang w:val="en-US"/>
        </w:rPr>
        <w:instrText xml:space="preserve"> ADDIN ZOTERO_BIBL {"uncited":[],"omitted":[],"custom":[]} CSL_BIBLIOGRAPHY </w:instrText>
      </w:r>
      <w:r>
        <w:rPr>
          <w:rFonts w:cstheme="minorHAnsi"/>
          <w:b/>
          <w:sz w:val="28"/>
          <w:szCs w:val="28"/>
          <w:lang w:val="en-US"/>
        </w:rPr>
        <w:fldChar w:fldCharType="separate"/>
      </w:r>
      <w:r w:rsidR="00B779A3" w:rsidRPr="00B779A3">
        <w:rPr>
          <w:rFonts w:ascii="Calibri" w:hAnsi="Calibri" w:cs="Calibri"/>
          <w:sz w:val="28"/>
          <w:lang w:val="en-US"/>
        </w:rPr>
        <w:t>Bousquet CAH, Manser MB. 2011. Resolution of experimentally induced symmetrical conflicts of interest in meerkats. Animal Behaviour. 81(6):1101–1107. doi:10.1016/j.anbehav.2011.02.030.</w:t>
      </w:r>
    </w:p>
    <w:p w14:paraId="0FF7ECD0"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Bousquet CAH, Sumpter DJT, Manser MB. 2011. Moving calls: a vocal mechanism underlying quorum decisions in cohesive groups. Proceedings of the Royal Society of London B: Biological Sciences. 278(1711):1482–1488. doi:10.1098/rspb.2010.1739.</w:t>
      </w:r>
    </w:p>
    <w:p w14:paraId="35449E43"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Clutton-Brock TH, Brotherton PNM, O’Riain MJ, Griffin AS, Gaynor D, Kansky R, Sharpe L, McIlrath GM. 2001. Contributions to cooperative rearing in meerkats. Animal Behaviour. 61(4):705–710. doi:10.1006/anbe.2000.1631.</w:t>
      </w:r>
    </w:p>
    <w:p w14:paraId="24783ABF"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Clutton-Brock TH, Maccoll A, Chadwick P, Gaynor D, Kansky R, Skinner JD. 1999. Reproduction and survival of suricates (Suricata suricatta) in the southern Kalahari. African Journal of Ecology. 37(1):69–80. doi:10.1046/j.1365-2028.1999.00160.x.</w:t>
      </w:r>
    </w:p>
    <w:p w14:paraId="33727306"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Conradt L, Roper TJ. 2010. Deciding group movements: where and when to go. Behavioural processes. 84:675–677. doi:10.1016/j.beproc.2010.03.005.</w:t>
      </w:r>
    </w:p>
    <w:p w14:paraId="48B38B84"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Couzin ID, Krause J, Franks NR, Levin SA. 2005. Effective leadership and decision-making in animal groups on the move. Nature. 433(7025):513–516. doi:10.1038/nature03236.</w:t>
      </w:r>
    </w:p>
    <w:p w14:paraId="2AFC14BB"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Doolan S, Macdonald D. 1996. Diet and foraging behaviour of group living meerkats, Suricata suricatta, in the southern Kalahari. Journal of Zoology. 239:697–716.</w:t>
      </w:r>
    </w:p>
    <w:p w14:paraId="23B4123E"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Doolan SP, Macdonald DW. 1996. Dispersal and extra-territorial prospecting by slender-tailed meerkats (Suricata suricatta) in the south-western Kalahari. Journal of Zoology. 240(1):59–73. doi:10.1111/j.1469-7998.1996.tb05486.x.</w:t>
      </w:r>
    </w:p>
    <w:p w14:paraId="4E2C92DD"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Doolan SP, Macdonald DW. 1997. Breeding and juvenile survival among slender-tailed meerkats (Suricatu suricatta) in the south-western Kalahari: ecological and social influences. Journal of Zoology. 242(2):309–327. doi:10.1111/j.1469-7998.1997.tb05804.x.</w:t>
      </w:r>
    </w:p>
    <w:p w14:paraId="1F0B06EC"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Gall GEC, Manser MB. 2017. Group cohesion in foraging meerkats : follow the moving ‘ vocal hot spot ’. Royal Society Open Science.</w:t>
      </w:r>
    </w:p>
    <w:p w14:paraId="05154F06"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lastRenderedPageBreak/>
        <w:t>Gall GEC, Strandburg-Peshkin A, Clutton-brock T, Manser MB. 2017. As dusk falls : collective decisions about the return to sleeping sites in meerkats. 132:91–99.</w:t>
      </w:r>
    </w:p>
    <w:p w14:paraId="1D855101"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Garland J, Berdahl AM, Sun J, Bollt EM. 2018. Anatomy of leadership in collective behaviour. Chaos. 28(7):075308. doi:10.1063/1.5024395.</w:t>
      </w:r>
    </w:p>
    <w:p w14:paraId="1E815334"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Giuggioli L, McKetterick TJ, Holderied M. 2015. Delayed Response and Biosonar Perception Explain Movement Coordination in Trawling Bats. PLOS Computational Biology. 11(3):e1004089. doi:10.1371/journal.pcbi.1004089.</w:t>
      </w:r>
    </w:p>
    <w:p w14:paraId="6261C270"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Griffin AS, Pemberton JM, Brotherton PNM, McIlrath G, Gaynor D, Kansky R, O’Riain J, Clutton-Brock TH. 2003. A genetic analysis of breeding success in the cooperative meerkat (Suricata suricatta). Behavioral Ecology. 14(4):472–480. doi:10.1093/beheco/arg040.</w:t>
      </w:r>
    </w:p>
    <w:p w14:paraId="5B6D26A4"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Herbert-Read JE. 2016. Understanding how animal groups achieve coordinated movement. Journal of Experimental Biology. 219(19):2971–2983. doi:10.1242/jeb.129411.</w:t>
      </w:r>
    </w:p>
    <w:p w14:paraId="05704742"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Hughey LF, Hein AM, Strandburg-Peshkin A, Jensen FH. 2018. Challenges and solutions for studying collective animal behaviour in the wild. Phil Trans R Soc B. 373(1746):20170005. doi:10.1098/rstb.2017.0005.</w:t>
      </w:r>
    </w:p>
    <w:p w14:paraId="3F6A751C"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Jolles JW, Boogert NJ, Sridhar VH, Couzin ID, Manica A. 2017. Consistent Individual Differences Drive Collective Behavior and Group Functioning of Schooling Fish. Current Biology. 27(18):2862-2868.e7. doi:10.1016/j.cub.2017.08.004.</w:t>
      </w:r>
    </w:p>
    <w:p w14:paraId="721B8D9C"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Katz Y, Tunstrøm K, Ioannou CC, Huepe C, Couzin ID. 2011. Inferring the structure and dynamics of interactions in schooling fish. PNAS. 108(46):18720–18725. doi:10.1073/pnas.1107583108.</w:t>
      </w:r>
    </w:p>
    <w:p w14:paraId="26147CBB"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Kerth G, Ebert C, Schmidtke C. 2006. Group decision making in fission–fusion societies: evidence from two-field experiments in Bechstein’s bats. Proceedings of the Royal Society B: Biological Sciences. 273(1602):2785–2790. doi:10.1098/rspb.2006.3647.</w:t>
      </w:r>
    </w:p>
    <w:p w14:paraId="7B01CA80" w14:textId="77777777" w:rsidR="00B779A3" w:rsidRPr="00B779A3" w:rsidRDefault="00B779A3" w:rsidP="00B779A3">
      <w:pPr>
        <w:pStyle w:val="Bibliography"/>
        <w:rPr>
          <w:rFonts w:ascii="Calibri" w:hAnsi="Calibri" w:cs="Calibri"/>
          <w:sz w:val="28"/>
          <w:lang w:val="en-US"/>
        </w:rPr>
      </w:pPr>
      <w:proofErr w:type="spellStart"/>
      <w:r w:rsidRPr="00774F28">
        <w:rPr>
          <w:rFonts w:ascii="Calibri" w:hAnsi="Calibri" w:cs="Calibri"/>
          <w:sz w:val="28"/>
          <w:lang w:val="de-DE"/>
        </w:rPr>
        <w:t>Kranstauber</w:t>
      </w:r>
      <w:proofErr w:type="spellEnd"/>
      <w:r w:rsidRPr="00774F28">
        <w:rPr>
          <w:rFonts w:ascii="Calibri" w:hAnsi="Calibri" w:cs="Calibri"/>
          <w:sz w:val="28"/>
          <w:lang w:val="de-DE"/>
        </w:rPr>
        <w:t xml:space="preserve"> B, Gall GEC, </w:t>
      </w:r>
      <w:proofErr w:type="spellStart"/>
      <w:r w:rsidRPr="00774F28">
        <w:rPr>
          <w:rFonts w:ascii="Calibri" w:hAnsi="Calibri" w:cs="Calibri"/>
          <w:sz w:val="28"/>
          <w:lang w:val="de-DE"/>
        </w:rPr>
        <w:t>Vink</w:t>
      </w:r>
      <w:proofErr w:type="spellEnd"/>
      <w:r w:rsidRPr="00774F28">
        <w:rPr>
          <w:rFonts w:ascii="Calibri" w:hAnsi="Calibri" w:cs="Calibri"/>
          <w:sz w:val="28"/>
          <w:lang w:val="de-DE"/>
        </w:rPr>
        <w:t xml:space="preserve"> T, </w:t>
      </w:r>
      <w:proofErr w:type="spellStart"/>
      <w:r w:rsidRPr="00774F28">
        <w:rPr>
          <w:rFonts w:ascii="Calibri" w:hAnsi="Calibri" w:cs="Calibri"/>
          <w:sz w:val="28"/>
          <w:lang w:val="de-DE"/>
        </w:rPr>
        <w:t>Clutton</w:t>
      </w:r>
      <w:proofErr w:type="spellEnd"/>
      <w:r w:rsidRPr="00774F28">
        <w:rPr>
          <w:rFonts w:ascii="Calibri" w:hAnsi="Calibri" w:cs="Calibri"/>
          <w:sz w:val="28"/>
          <w:lang w:val="de-DE"/>
        </w:rPr>
        <w:t xml:space="preserve">‐Brock T, Manser MB. 2019. </w:t>
      </w:r>
      <w:r w:rsidRPr="00B779A3">
        <w:rPr>
          <w:rFonts w:ascii="Calibri" w:hAnsi="Calibri" w:cs="Calibri"/>
          <w:sz w:val="28"/>
          <w:lang w:val="en-US"/>
        </w:rPr>
        <w:t xml:space="preserve">Long-term movements and home-range changes: Rapid territory shifts in meerkats. Journal of Animal Ecology. n/a(n/a). doi:10.1111/1365-2656.13129. [accessed 2019 Dec 19]. </w:t>
      </w:r>
      <w:r w:rsidRPr="00B779A3">
        <w:rPr>
          <w:rFonts w:ascii="Calibri" w:hAnsi="Calibri" w:cs="Calibri"/>
          <w:sz w:val="28"/>
          <w:lang w:val="en-US"/>
        </w:rPr>
        <w:lastRenderedPageBreak/>
        <w:t>https://besjournals.onlinelibrary.wiley.com/doi/abs/10.1111/1365-2656.13129.</w:t>
      </w:r>
    </w:p>
    <w:p w14:paraId="0EC29607"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Lewis JS, Wartzok D, Heithaus MR. 2011. Highly dynamic fission–fusion species can exhibit leadership when traveling. Behav Ecol Sociobiol. 65(5):1061–1069. doi:10.1007/s00265-010-1113-y.</w:t>
      </w:r>
    </w:p>
    <w:p w14:paraId="5A023207"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Manser MB, Clutton‐Brock TH. 2016. Meerkats: cooperative breeding in the Kalahari. In: Koenig WD, Dickinson JL, editors. Cooperative Breeding in Vertebrates. Cambridge University Press.</w:t>
      </w:r>
    </w:p>
    <w:p w14:paraId="21462C2F"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Manser MB, Jansen DAWAM, Graw B, Hollén LI, Bousquet CAH, Furrer RD, le Roux A. 2014. Vocal Complexity in Meerkats and Other Mongoose Species.</w:t>
      </w:r>
    </w:p>
    <w:p w14:paraId="1C19C14C"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Mares R, Bateman AW, English S, Clutton-Brock TH, Young AJ. 2014. Timing of predispersal prospecting is influenced by environmental, social and state-dependent factors in meerkats. Animal Behaviour. 88:185–193. doi:10.1016/j.anbehav.2013.11.025.</w:t>
      </w:r>
    </w:p>
    <w:p w14:paraId="23193942"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Montanari D, O’Hearn WJ, Hambuckers J, Fischer J, Zinner D. 2021. Coordination during group departures and progressions in the tolerant multi-level society of wild Guinea baboons (Papio papio). Sci Rep. 11(1):21938. doi:10.1038/s41598-021-01356-6.</w:t>
      </w:r>
    </w:p>
    <w:p w14:paraId="19B658BE"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Nagy M, Ákos Z, Biro D, Vicsek T. 2010. Hierarchical group dynamics in pigeon flocks. Nature. 464(7290):890–893. doi:10.1038/nature08891.</w:t>
      </w:r>
    </w:p>
    <w:p w14:paraId="03773A9B" w14:textId="77777777" w:rsidR="00B779A3" w:rsidRPr="00B779A3" w:rsidRDefault="00B779A3" w:rsidP="00B779A3">
      <w:pPr>
        <w:pStyle w:val="Bibliography"/>
        <w:rPr>
          <w:rFonts w:ascii="Calibri" w:hAnsi="Calibri" w:cs="Calibri"/>
          <w:sz w:val="28"/>
        </w:rPr>
      </w:pPr>
      <w:r w:rsidRPr="00B779A3">
        <w:rPr>
          <w:rFonts w:ascii="Calibri" w:hAnsi="Calibri" w:cs="Calibri"/>
          <w:sz w:val="28"/>
          <w:lang w:val="en-US"/>
        </w:rPr>
        <w:t xml:space="preserve">Papageorgiou D, Farine DR. 2020. Shared decision-making allows subordinates to lead when dominants monopolize resources. </w:t>
      </w:r>
      <w:r w:rsidRPr="00B779A3">
        <w:rPr>
          <w:rFonts w:ascii="Calibri" w:hAnsi="Calibri" w:cs="Calibri"/>
          <w:sz w:val="28"/>
        </w:rPr>
        <w:t>Science Advances. 6(48):eaba5881. doi:10.1126/sciadv.aba5881.</w:t>
      </w:r>
    </w:p>
    <w:p w14:paraId="10100E06"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rPr>
        <w:t xml:space="preserve">Pettit B, Ákos Z, Vicsek T, Biro D. 2015. </w:t>
      </w:r>
      <w:r w:rsidRPr="00B779A3">
        <w:rPr>
          <w:rFonts w:ascii="Calibri" w:hAnsi="Calibri" w:cs="Calibri"/>
          <w:sz w:val="28"/>
          <w:lang w:val="en-US"/>
        </w:rPr>
        <w:t>Speed Determines Leadership and Leadership Determines Learning during Pigeon Flocking. Current Biology. 25(23):3132–3137. doi:10.1016/j.cub.2015.10.044.</w:t>
      </w:r>
    </w:p>
    <w:p w14:paraId="52F6BB1E"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Rosenthal SB, Twomey CR, Hartnett AT, Wu HS, Couzin ID. 2015. Revealing the hidden networks of interaction in mobile animal groups allows prediction of complex behavioral contagion. PNAS. 112(15):4690–4695. doi:10.1073/pnas.1420068112.</w:t>
      </w:r>
    </w:p>
    <w:p w14:paraId="5E755DEA"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Smith JE, Estrada JR, Richards HR, Dawes SE, Mitsos K, Holekamp KE. 2015. Collective movements, leadership and consensus costs at reunions in spotted hyaenas. Animal Behaviour. 105:187–200. doi:10.1016/j.anbehav.2015.04.023.</w:t>
      </w:r>
    </w:p>
    <w:p w14:paraId="57A0C90D"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lastRenderedPageBreak/>
        <w:t>Strandburg-Peshkin A, Clutton-Brock T, Manser MB. 2020. Burrow usage patterns and decision-making in meerkat groups. Behavioral Ecology. 31(2):292–302. doi:10.1093/beheco/arz190.</w:t>
      </w:r>
    </w:p>
    <w:p w14:paraId="4E4DD8E7"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Strandburg-Peshkin A, Clutton-Brock T, Manser MB. 2019. Burrow usage patterns and decision-making in meerkat groups. Behav Ecol. doi:10.1093/beheco/arz190. [accessed 2019 Nov 8]. https://academic.oup.com/beheco/advance-article/doi/10.1093/beheco/arz190/5613753.</w:t>
      </w:r>
    </w:p>
    <w:p w14:paraId="1B870650"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Strandburg-Peshkin A, Farine DR, Couzin ID, Crofoot MC. 2015. GROUP DECISIONS. Shared decision-making drives collective movement in wild baboons. Science. 348(6241):1358–1361. doi:10.1126/science.aaa5099.</w:t>
      </w:r>
    </w:p>
    <w:p w14:paraId="2609F039"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Strandburg-Peshkin A, Papageorgiou D, Crofoot MC, Farine DR. 2018. Inferring influence and leadership in moving animal groups. Philosophical transactions of the Royal Society of London Series B, Biological sciences. 373(1746):20170006–20170006. doi:10.1098/rstb.2017.0006.</w:t>
      </w:r>
    </w:p>
    <w:p w14:paraId="66518748"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Strandburg-Peshkin A, Twomey CR, Bode NWF, Kao AB, Katz Y, Ioannou CC, Rosenthal SB, Torney CJ, Wu HS, Levin SA, et al. 2013. Visual sensory networks and effective information transfer in animal groups. Current Biology. 23(17):R709–R711. doi:10.1016/j.cub.2013.07.059.</w:t>
      </w:r>
    </w:p>
    <w:p w14:paraId="60BFC76C" w14:textId="77777777" w:rsidR="00B779A3" w:rsidRPr="00B779A3" w:rsidRDefault="00B779A3" w:rsidP="00B779A3">
      <w:pPr>
        <w:pStyle w:val="Bibliography"/>
        <w:rPr>
          <w:rFonts w:ascii="Calibri" w:hAnsi="Calibri" w:cs="Calibri"/>
          <w:sz w:val="28"/>
          <w:lang w:val="en-US"/>
        </w:rPr>
      </w:pPr>
      <w:r w:rsidRPr="00B779A3">
        <w:rPr>
          <w:rFonts w:ascii="Calibri" w:hAnsi="Calibri" w:cs="Calibri"/>
          <w:sz w:val="28"/>
          <w:lang w:val="en-US"/>
        </w:rPr>
        <w:t>Tokuyama N, Furuichi T. 2017. Leadership of old females in collective departures in wild bonobos (Pan paniscus) at Wamba. Behav Ecol Sociobiol. 71(3):55. doi:10.1007/s00265-017-2277-5.</w:t>
      </w:r>
    </w:p>
    <w:p w14:paraId="38525426" w14:textId="77777777" w:rsidR="00B779A3" w:rsidRPr="00B779A3" w:rsidRDefault="00B779A3" w:rsidP="00B779A3">
      <w:pPr>
        <w:pStyle w:val="Bibliography"/>
        <w:rPr>
          <w:rFonts w:ascii="Calibri" w:hAnsi="Calibri" w:cs="Calibri"/>
          <w:sz w:val="28"/>
        </w:rPr>
      </w:pPr>
      <w:r w:rsidRPr="00B779A3">
        <w:rPr>
          <w:rFonts w:ascii="Calibri" w:hAnsi="Calibri" w:cs="Calibri"/>
          <w:sz w:val="28"/>
          <w:lang w:val="en-US"/>
        </w:rPr>
        <w:t xml:space="preserve">Van Belle S, Estrada A, Garber PA. 2013. Collective group movement and leadership in wild black howler monkeys (Alouatta pigra). </w:t>
      </w:r>
      <w:r w:rsidRPr="00B779A3">
        <w:rPr>
          <w:rFonts w:ascii="Calibri" w:hAnsi="Calibri" w:cs="Calibri"/>
          <w:sz w:val="28"/>
        </w:rPr>
        <w:t>Behav Ecol Sociobiol. 67(1):31–41. doi:10.1007/s00265-012-1421-5.</w:t>
      </w:r>
    </w:p>
    <w:p w14:paraId="56288958" w14:textId="49730E72" w:rsidR="00503804" w:rsidRPr="00503804" w:rsidRDefault="00503804" w:rsidP="00D27F62">
      <w:pPr>
        <w:spacing w:line="360" w:lineRule="auto"/>
        <w:jc w:val="both"/>
        <w:rPr>
          <w:rFonts w:cstheme="minorHAnsi"/>
          <w:b/>
          <w:sz w:val="28"/>
          <w:szCs w:val="28"/>
          <w:lang w:val="en-US"/>
        </w:rPr>
      </w:pPr>
      <w:r>
        <w:rPr>
          <w:rFonts w:cstheme="minorHAnsi"/>
          <w:b/>
          <w:sz w:val="28"/>
          <w:szCs w:val="28"/>
          <w:lang w:val="en-US"/>
        </w:rPr>
        <w:fldChar w:fldCharType="end"/>
      </w:r>
    </w:p>
    <w:sectPr w:rsidR="00503804" w:rsidRPr="00503804" w:rsidSect="00624959">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Seretta Gamba" w:date="2021-12-10T08:07:00Z" w:initials="SG">
    <w:p w14:paraId="521426B7" w14:textId="0B2CE434" w:rsidR="00774F28" w:rsidRDefault="00774F28">
      <w:pPr>
        <w:pStyle w:val="CommentText"/>
      </w:pPr>
      <w:r>
        <w:rPr>
          <w:rStyle w:val="CommentReference"/>
        </w:rPr>
        <w:annotationRef/>
      </w:r>
      <w:r>
        <w:t xml:space="preserve">Hi </w:t>
      </w:r>
      <w:proofErr w:type="spellStart"/>
      <w:r>
        <w:t>Babtiste</w:t>
      </w:r>
      <w:proofErr w:type="spellEnd"/>
      <w:r>
        <w:t xml:space="preserve">, </w:t>
      </w:r>
      <w:proofErr w:type="spellStart"/>
      <w:r>
        <w:t>Cini</w:t>
      </w:r>
      <w:proofErr w:type="spellEnd"/>
      <w:r>
        <w:t xml:space="preserve"> here, thank you for adding me as a co-author!! I feel super honoured and will try to contribute as best I can considering I have not actually contributed anything as yet?</w:t>
      </w:r>
      <w:r>
        <w:br/>
      </w:r>
      <w:r>
        <w:br/>
        <w:t xml:space="preserve">In case you decide to keep me as a co-author, I am supposed to acknowledge the </w:t>
      </w:r>
      <w:proofErr w:type="spellStart"/>
      <w:r>
        <w:t>Zukunftskolleg</w:t>
      </w:r>
      <w:proofErr w:type="spellEnd"/>
      <w:r>
        <w:t xml:space="preserve"> as an affiliation as well (next to the cluster they are the one funding me at the moment), so that would be </w:t>
      </w:r>
      <w:r>
        <w:br/>
      </w:r>
      <w:proofErr w:type="spellStart"/>
      <w:r>
        <w:t>Zukunftskolleg</w:t>
      </w:r>
      <w:proofErr w:type="spellEnd"/>
      <w:r>
        <w:t>, University of Konstanz, Konstanz, Germany</w:t>
      </w:r>
      <w:r>
        <w:br/>
      </w:r>
    </w:p>
  </w:comment>
  <w:comment w:id="6" w:author="Seretta Gamba" w:date="2021-12-10T08:14:00Z" w:initials="SG">
    <w:p w14:paraId="1CC77B83" w14:textId="764C85B0" w:rsidR="008F14C3" w:rsidRDefault="008F14C3">
      <w:pPr>
        <w:pStyle w:val="CommentText"/>
      </w:pPr>
      <w:r>
        <w:rPr>
          <w:rStyle w:val="CommentReference"/>
        </w:rPr>
        <w:annotationRef/>
      </w:r>
      <w:r>
        <w:t xml:space="preserve">Here I would add the “and” see above, as both is </w:t>
      </w:r>
      <w:proofErr w:type="gramStart"/>
      <w:r>
        <w:t>possible</w:t>
      </w:r>
      <w:proofErr w:type="gramEnd"/>
      <w:r>
        <w:t xml:space="preserve"> I would say, though correct me if I’m wrong.</w:t>
      </w:r>
    </w:p>
  </w:comment>
  <w:comment w:id="5" w:author="Seretta Gamba" w:date="2021-12-10T08:11:00Z" w:initials="SG">
    <w:p w14:paraId="004CE579" w14:textId="77777777" w:rsidR="008F14C3" w:rsidRDefault="008F14C3">
      <w:pPr>
        <w:pStyle w:val="CommentText"/>
      </w:pPr>
      <w:r>
        <w:rPr>
          <w:rStyle w:val="CommentReference"/>
        </w:rPr>
        <w:annotationRef/>
      </w:r>
      <w:r>
        <w:t xml:space="preserve">This is a very long sentence and a difficult one to grasp fully at that. Maybe nicer to readers to ease them into the topic rather than plunging them straight in?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7ACA88B3" w14:textId="77777777" w:rsidR="008F14C3" w:rsidRDefault="008F14C3">
      <w:pPr>
        <w:pStyle w:val="CommentText"/>
      </w:pPr>
    </w:p>
    <w:p w14:paraId="322E27B3" w14:textId="5A2B7021" w:rsidR="008F14C3" w:rsidRDefault="008F14C3">
      <w:pPr>
        <w:pStyle w:val="CommentText"/>
      </w:pPr>
      <w:r>
        <w:t>How about: In any given instance, group members can be seen as exerting influence if their actions cause others to change their behavior. The distribution and consistency of influence can vary between individuals and across multiple instances.</w:t>
      </w:r>
    </w:p>
  </w:comment>
  <w:comment w:id="11" w:author="Seretta Gamba" w:date="2021-12-10T08:15:00Z" w:initials="SG">
    <w:p w14:paraId="55E1741C" w14:textId="230B0131" w:rsidR="008F14C3" w:rsidRDefault="008F14C3">
      <w:pPr>
        <w:pStyle w:val="CommentText"/>
      </w:pPr>
      <w:r>
        <w:rPr>
          <w:rStyle w:val="CommentReference"/>
        </w:rPr>
        <w:annotationRef/>
      </w:r>
      <w:r>
        <w:t xml:space="preserve">I would rephrase </w:t>
      </w:r>
      <w:proofErr w:type="gramStart"/>
      <w:r>
        <w:t>to:</w:t>
      </w:r>
      <w:proofErr w:type="gramEnd"/>
      <w:r>
        <w:t xml:space="preserve"> each having the potential to (…) as at least for me that reads better.</w:t>
      </w:r>
    </w:p>
  </w:comment>
  <w:comment w:id="12" w:author="Seretta Gamba" w:date="2021-12-10T08:15:00Z" w:initials="SG">
    <w:p w14:paraId="36275999" w14:textId="09E20152" w:rsidR="008F14C3" w:rsidRDefault="008F14C3">
      <w:pPr>
        <w:pStyle w:val="CommentText"/>
      </w:pPr>
      <w:r>
        <w:rPr>
          <w:rStyle w:val="CommentReference"/>
        </w:rPr>
        <w:annotationRef/>
      </w:r>
      <w:r>
        <w:t>This is a strange start to a sentence, I think you can remove it and start with: Within a given group, (…)</w:t>
      </w:r>
    </w:p>
  </w:comment>
  <w:comment w:id="13" w:author="Seretta Gamba" w:date="2021-12-10T08:16:00Z" w:initials="SG">
    <w:p w14:paraId="67758604" w14:textId="599DD402" w:rsidR="00A058B0" w:rsidRDefault="00A058B0">
      <w:pPr>
        <w:pStyle w:val="CommentText"/>
      </w:pPr>
      <w:r>
        <w:rPr>
          <w:rStyle w:val="CommentReference"/>
        </w:rPr>
        <w:annotationRef/>
      </w:r>
      <w:r>
        <w:t xml:space="preserve">I would remove the likely and instead add some citations. </w:t>
      </w:r>
      <w:proofErr w:type="gramStart"/>
      <w:r>
        <w:t>E.g.</w:t>
      </w:r>
      <w:proofErr w:type="gramEnd"/>
      <w:r>
        <w:t xml:space="preserve"> dominant female meerkats which are lactating seem to lead the group away from the burrow more frequently. There are similar papers for primates as far as I remember. </w:t>
      </w:r>
      <w:proofErr w:type="gramStart"/>
      <w:r>
        <w:t>Also</w:t>
      </w:r>
      <w:proofErr w:type="gramEnd"/>
      <w:r>
        <w:t xml:space="preserve"> different speed accuracy trade-off papers for bees (this would be environmental changes). </w:t>
      </w:r>
    </w:p>
  </w:comment>
  <w:comment w:id="17" w:author="Seretta Gamba" w:date="2021-12-10T08:20:00Z" w:initials="SG">
    <w:p w14:paraId="5B265FF4" w14:textId="5FE6E990" w:rsidR="00A058B0" w:rsidRDefault="00A058B0">
      <w:pPr>
        <w:pStyle w:val="CommentText"/>
      </w:pPr>
      <w:r>
        <w:rPr>
          <w:rStyle w:val="CommentReference"/>
        </w:rPr>
        <w:annotationRef/>
      </w:r>
      <w:r>
        <w:t>Here I think writing: Theoretical models and lab experiments have shown that (…) would read better. Again, personal preference, feel free to ignore.</w:t>
      </w:r>
      <w:r w:rsidR="003E79ED">
        <w:t xml:space="preserve"> </w:t>
      </w:r>
      <w:proofErr w:type="gramStart"/>
      <w:r w:rsidR="003E79ED">
        <w:t>Also</w:t>
      </w:r>
      <w:proofErr w:type="gramEnd"/>
      <w:r w:rsidR="003E79ED">
        <w:t xml:space="preserve"> here you write about models and lab experiments (plural) but only cite one study. I know it includes </w:t>
      </w:r>
      <w:proofErr w:type="gramStart"/>
      <w:r w:rsidR="003E79ED">
        <w:t>both, but</w:t>
      </w:r>
      <w:proofErr w:type="gramEnd"/>
      <w:r w:rsidR="003E79ED">
        <w:t xml:space="preserve"> adding a bit more literature would be helpful.</w:t>
      </w:r>
    </w:p>
  </w:comment>
  <w:comment w:id="20" w:author="Seretta Gamba" w:date="2021-12-10T08:23:00Z" w:initials="SG">
    <w:p w14:paraId="0B052956" w14:textId="23EADB3E" w:rsidR="003E79ED" w:rsidRDefault="003E79ED">
      <w:pPr>
        <w:pStyle w:val="CommentText"/>
      </w:pPr>
      <w:r>
        <w:rPr>
          <w:rStyle w:val="CommentReference"/>
        </w:rPr>
        <w:annotationRef/>
      </w:r>
      <w:r>
        <w:t>I think the “for instance” is not necessary here and you can remove it.</w:t>
      </w:r>
    </w:p>
  </w:comment>
  <w:comment w:id="22" w:author="Seretta Gamba" w:date="2021-12-10T08:25:00Z" w:initials="SG">
    <w:p w14:paraId="0C230201" w14:textId="5FA68CBE" w:rsidR="003E79ED" w:rsidRDefault="003E79ED">
      <w:pPr>
        <w:pStyle w:val="CommentText"/>
      </w:pPr>
      <w:r>
        <w:rPr>
          <w:rStyle w:val="CommentReference"/>
        </w:rPr>
        <w:annotationRef/>
      </w:r>
      <w:r>
        <w:t>Switching from this sentence to “Meerkats are ideal as a system” is a bit strange. From this last sentence I would have expected that you will introduce a comparative study across multiple species. I think you can probably shift this sentence into the conclusions</w:t>
      </w:r>
      <w:r w:rsidR="00B84852">
        <w:t xml:space="preserve"> (as it’s a valid point)</w:t>
      </w:r>
      <w:r>
        <w:t xml:space="preserve"> </w:t>
      </w:r>
      <w:proofErr w:type="gramStart"/>
      <w:r>
        <w:t>so as to</w:t>
      </w:r>
      <w:proofErr w:type="gramEnd"/>
      <w:r>
        <w:t xml:space="preserve"> make the text flow better here.</w:t>
      </w:r>
    </w:p>
  </w:comment>
  <w:comment w:id="24" w:author="Seretta Gamba" w:date="2021-12-10T08:27:00Z" w:initials="SG">
    <w:p w14:paraId="33A59877" w14:textId="77777777" w:rsidR="00B84852" w:rsidRDefault="00B84852">
      <w:pPr>
        <w:pStyle w:val="CommentText"/>
      </w:pPr>
      <w:r>
        <w:rPr>
          <w:rStyle w:val="CommentReference"/>
        </w:rPr>
        <w:annotationRef/>
      </w:r>
      <w:r>
        <w:t xml:space="preserve"> If you read the Bateman (2013?) paper, they show that resources are unevenly distributed in space and more likely around shrubs, as far as I can remember. </w:t>
      </w:r>
      <w:proofErr w:type="gramStart"/>
      <w:r>
        <w:t>So</w:t>
      </w:r>
      <w:proofErr w:type="gramEnd"/>
      <w:r>
        <w:t xml:space="preserve"> they are somewhat clustered at least. </w:t>
      </w:r>
      <w:proofErr w:type="gramStart"/>
      <w:r>
        <w:t>However</w:t>
      </w:r>
      <w:proofErr w:type="gramEnd"/>
      <w:r>
        <w:t xml:space="preserve"> it will still lead to that </w:t>
      </w:r>
      <w:proofErr w:type="spellStart"/>
      <w:r>
        <w:t>forange</w:t>
      </w:r>
      <w:proofErr w:type="spellEnd"/>
      <w:r>
        <w:t xml:space="preserve"> on the move pattern even if its somewhat clustered.</w:t>
      </w:r>
    </w:p>
    <w:p w14:paraId="5E3C94B1" w14:textId="77777777" w:rsidR="00093050" w:rsidRDefault="00093050">
      <w:pPr>
        <w:pStyle w:val="CommentText"/>
      </w:pPr>
    </w:p>
    <w:p w14:paraId="50F0F60D" w14:textId="2B499BD5" w:rsidR="00093050" w:rsidRDefault="00093050">
      <w:pPr>
        <w:pStyle w:val="CommentText"/>
      </w:pPr>
      <w:r>
        <w:t xml:space="preserve">Also, maybe instead of stating how they are very different from other animals you can also suggest that they are actually quite similar to lots of animals moving in that way: e.g. (as far as I’m aware) baboons, many antelopes or </w:t>
      </w:r>
      <w:proofErr w:type="gramStart"/>
      <w:r>
        <w:t>grazers,  probably</w:t>
      </w:r>
      <w:proofErr w:type="gramEnd"/>
      <w:r>
        <w:t xml:space="preserve"> quite a few fish, shore birds, </w:t>
      </w:r>
      <w:proofErr w:type="spellStart"/>
      <w:r>
        <w:t>etc</w:t>
      </w:r>
      <w:proofErr w:type="spellEnd"/>
      <w:r>
        <w:t xml:space="preserve">? But because of that movement pattern with few distinct events its just </w:t>
      </w:r>
      <w:proofErr w:type="gramStart"/>
      <w:r>
        <w:t>really difficult</w:t>
      </w:r>
      <w:proofErr w:type="gramEnd"/>
      <w:r>
        <w:t xml:space="preserve"> to tease apart what is going on, and that’s why people have focused on the clear events rather than on the moving part?</w:t>
      </w:r>
    </w:p>
  </w:comment>
  <w:comment w:id="39" w:author="Seretta Gamba" w:date="2021-12-10T08:35:00Z" w:initials="SG">
    <w:p w14:paraId="4128B378" w14:textId="629CDE6F" w:rsidR="00093050" w:rsidRDefault="00093050">
      <w:pPr>
        <w:pStyle w:val="CommentText"/>
      </w:pPr>
      <w:r>
        <w:rPr>
          <w:rStyle w:val="CommentReference"/>
        </w:rPr>
        <w:annotationRef/>
      </w:r>
      <w:r>
        <w:t xml:space="preserve">Again, I think its better to sell it as something more generally applicable, as it </w:t>
      </w:r>
      <w:proofErr w:type="gramStart"/>
      <w:r>
        <w:t>actually is</w:t>
      </w:r>
      <w:proofErr w:type="gramEnd"/>
      <w:r>
        <w:t xml:space="preserve">. </w:t>
      </w:r>
    </w:p>
  </w:comment>
  <w:comment w:id="40" w:author="Seretta Gamba" w:date="2021-12-10T08:37:00Z" w:initials="SG">
    <w:p w14:paraId="5EB9E97C" w14:textId="3601E31C" w:rsidR="00BA535C" w:rsidRDefault="00BA535C">
      <w:pPr>
        <w:pStyle w:val="CommentText"/>
      </w:pPr>
      <w:r>
        <w:rPr>
          <w:rStyle w:val="CommentReference"/>
        </w:rPr>
        <w:annotationRef/>
      </w:r>
      <w:r>
        <w:t>I would write: “We ask the following questions”</w:t>
      </w:r>
    </w:p>
  </w:comment>
  <w:comment w:id="42" w:author="Seretta Gamba" w:date="2021-12-10T08:38:00Z" w:initials="SG">
    <w:p w14:paraId="1AE880F7" w14:textId="3C338055" w:rsidR="00BA535C" w:rsidRDefault="00BA535C">
      <w:pPr>
        <w:pStyle w:val="CommentText"/>
      </w:pPr>
      <w:r>
        <w:rPr>
          <w:rStyle w:val="CommentReference"/>
        </w:rPr>
        <w:annotationRef/>
      </w:r>
      <w:r>
        <w:t>I think if you rephrase it to: “are meerkats influenced more by the current spatial location or</w:t>
      </w:r>
      <w:r w:rsidR="007A7854">
        <w:t xml:space="preserve"> the</w:t>
      </w:r>
      <w:r>
        <w:t xml:space="preserve"> directed movement of others within the</w:t>
      </w:r>
      <w:r w:rsidR="007A7854">
        <w:t>ir</w:t>
      </w:r>
      <w:r>
        <w:t xml:space="preserve"> group?” Its easier to understand.</w:t>
      </w:r>
      <w:r>
        <w:br/>
      </w:r>
      <w:r>
        <w:br/>
        <w:t xml:space="preserve">I know that Marta will very likely flag up every time you say position within the group and mean spatial location, as position can mean social position and is a bit ambiguous…at least I got flagged up a lot for that one for one of my papers and I agree with her by now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41" w:author="Seretta Gamba" w:date="2021-12-10T08:42:00Z" w:initials="SG">
    <w:p w14:paraId="6445704C" w14:textId="28C81017" w:rsidR="007A7854" w:rsidRDefault="007A7854">
      <w:pPr>
        <w:pStyle w:val="CommentText"/>
      </w:pPr>
      <w:r>
        <w:rPr>
          <w:rStyle w:val="CommentReference"/>
        </w:rPr>
        <w:annotationRef/>
      </w:r>
      <w:r>
        <w:t xml:space="preserve">Out of curiosity and because I think that its going to be a question that might come up in a review: Did you have any specific expectations. It might be worth discussing possible expectations here, though I’m not </w:t>
      </w:r>
      <w:proofErr w:type="gramStart"/>
      <w:r>
        <w:t>sure?</w:t>
      </w:r>
      <w:proofErr w:type="gramEnd"/>
      <w:r>
        <w:t xml:space="preserve"> </w:t>
      </w:r>
    </w:p>
  </w:comment>
  <w:comment w:id="49" w:author="Seretta Gamba" w:date="2021-12-10T08:51:00Z" w:initials="SG">
    <w:p w14:paraId="0F5B3F1D" w14:textId="7AF93167" w:rsidR="001D1375" w:rsidRDefault="001D1375">
      <w:pPr>
        <w:pStyle w:val="CommentText"/>
      </w:pPr>
      <w:r>
        <w:rPr>
          <w:rStyle w:val="CommentReference"/>
        </w:rPr>
        <w:annotationRef/>
      </w:r>
      <w:r>
        <w:t>Here it would be good to have a table or a rough overview in text over how many days you have for each of the 5 data collection bouts, with how many individuals on each day collard, followed and not tracked.</w:t>
      </w:r>
      <w:r w:rsidR="009F1A37">
        <w:t xml:space="preserve"> This can also be at the start of the </w:t>
      </w:r>
      <w:proofErr w:type="gramStart"/>
      <w:r w:rsidR="009F1A37">
        <w:t>results, but</w:t>
      </w:r>
      <w:proofErr w:type="gramEnd"/>
      <w:r w:rsidR="009F1A37">
        <w:t xml:space="preserve"> could also be here.</w:t>
      </w:r>
    </w:p>
  </w:comment>
  <w:comment w:id="50" w:author="Seretta Gamba" w:date="2021-12-10T08:52:00Z" w:initials="SG">
    <w:p w14:paraId="2E56FB0E" w14:textId="38CCABB5" w:rsidR="009F1A37" w:rsidRDefault="009F1A37">
      <w:pPr>
        <w:pStyle w:val="CommentText"/>
      </w:pPr>
      <w:r>
        <w:rPr>
          <w:rStyle w:val="CommentReference"/>
        </w:rPr>
        <w:annotationRef/>
      </w:r>
      <w:r>
        <w:t>Would remove the “we collected” as its really confusing with the “we defined” following right after.</w:t>
      </w:r>
    </w:p>
  </w:comment>
  <w:comment w:id="52" w:author="Seretta Gamba" w:date="2021-12-10T08:58:00Z" w:initials="SG">
    <w:p w14:paraId="7AC4E355" w14:textId="740C9B1C" w:rsidR="00FF7915" w:rsidRDefault="00FF7915">
      <w:pPr>
        <w:pStyle w:val="CommentText"/>
      </w:pPr>
      <w:r>
        <w:rPr>
          <w:rStyle w:val="CommentReference"/>
        </w:rPr>
        <w:annotationRef/>
      </w:r>
      <w:r>
        <w:t xml:space="preserve">This section is really confusing (confusing is not the right word, but its not straightforward to understand), as the only difference is the movement/position in the sentences. I wonder whether it would be easier to have this within a table as well, so as to make it visually </w:t>
      </w:r>
      <w:proofErr w:type="gramStart"/>
      <w:r>
        <w:t>more easy</w:t>
      </w:r>
      <w:proofErr w:type="gramEnd"/>
      <w:r>
        <w:t xml:space="preserve"> to grasp?</w:t>
      </w:r>
    </w:p>
  </w:comment>
  <w:comment w:id="53" w:author="Seretta Gamba" w:date="2021-12-10T09:00:00Z" w:initials="SG">
    <w:p w14:paraId="5A064849" w14:textId="77777777" w:rsidR="00FF7915" w:rsidRDefault="00FF7915">
      <w:pPr>
        <w:pStyle w:val="CommentText"/>
      </w:pPr>
      <w:r>
        <w:rPr>
          <w:rStyle w:val="CommentReference"/>
        </w:rPr>
        <w:annotationRef/>
      </w:r>
      <w:r>
        <w:t xml:space="preserve">I think with these movement/speed ones the issue that I have is that I don’t understand over which </w:t>
      </w:r>
      <w:proofErr w:type="gramStart"/>
      <w:r>
        <w:t>time-frame</w:t>
      </w:r>
      <w:proofErr w:type="gramEnd"/>
      <w:r>
        <w:t xml:space="preserve"> they are considered?  For me back and forth movement (or also side movement) means longer time steps, while speed can be a single instance?</w:t>
      </w:r>
      <w:r w:rsidR="00B7229F">
        <w:t xml:space="preserve"> But at this stage I might be getting it completely wrong, not sure…I will update once I’m through the rest of the text.</w:t>
      </w:r>
    </w:p>
    <w:p w14:paraId="7F1ED00E" w14:textId="77777777" w:rsidR="00B7229F" w:rsidRDefault="00B7229F">
      <w:pPr>
        <w:pStyle w:val="CommentText"/>
      </w:pPr>
    </w:p>
    <w:p w14:paraId="0900F92C" w14:textId="1FB20A45" w:rsidR="00B7229F" w:rsidRDefault="00B7229F">
      <w:pPr>
        <w:pStyle w:val="CommentText"/>
      </w:pPr>
      <w:r>
        <w:t xml:space="preserve">Ok so essentially your method removes the time component somewhat if I understand it correctly. I think it would be good to maybe bring that in already here, to reduce confusion, although it might also increase </w:t>
      </w:r>
      <w:proofErr w:type="gramStart"/>
      <w:r>
        <w:t>confusion?</w:t>
      </w:r>
      <w:proofErr w:type="gramEnd"/>
      <w:r>
        <w:t xml:space="preserve"> Not sure…</w:t>
      </w:r>
      <w:proofErr w:type="gramStart"/>
      <w:r>
        <w:t>Really not</w:t>
      </w:r>
      <w:proofErr w:type="gramEnd"/>
      <w:r>
        <w:t xml:space="preserve"> easy to describe this.</w:t>
      </w:r>
    </w:p>
  </w:comment>
  <w:comment w:id="59" w:author="Seretta Gamba" w:date="2021-12-10T09:08:00Z" w:initials="SG">
    <w:p w14:paraId="203FD0FB" w14:textId="59BAF09B" w:rsidR="00A424AD" w:rsidRDefault="00A424AD">
      <w:pPr>
        <w:pStyle w:val="CommentText"/>
      </w:pPr>
      <w:r>
        <w:rPr>
          <w:rStyle w:val="CommentReference"/>
        </w:rPr>
        <w:annotationRef/>
      </w:r>
      <w:r>
        <w:t>Would split this into two sentences. This is difficult stuff to grasp, so the easier you make it for the reader, the better!</w:t>
      </w:r>
      <w:r>
        <w:br/>
        <w:t>Something like: Exploratory analyses had shown that the probability of the group to turn right increased sharply as individual position or movement towards the right increased before plateauing (Figure 3). Similarly, group probability to speed up (…).</w:t>
      </w:r>
    </w:p>
  </w:comment>
  <w:comment w:id="61" w:author="Seretta Gamba" w:date="2021-12-10T09:13:00Z" w:initials="SG">
    <w:p w14:paraId="71D35959" w14:textId="45DD152B" w:rsidR="006E2401" w:rsidRDefault="006E2401">
      <w:pPr>
        <w:pStyle w:val="CommentText"/>
      </w:pPr>
      <w:r>
        <w:rPr>
          <w:rStyle w:val="CommentReference"/>
        </w:rPr>
        <w:annotationRef/>
      </w:r>
      <w:r>
        <w:t>How and why?</w:t>
      </w:r>
    </w:p>
  </w:comment>
  <w:comment w:id="63" w:author="Seretta Gamba" w:date="2021-12-10T09:24:00Z" w:initials="SG">
    <w:p w14:paraId="43C06291" w14:textId="53FCB791" w:rsidR="00B3794B" w:rsidRDefault="00B3794B">
      <w:pPr>
        <w:pStyle w:val="CommentText"/>
      </w:pPr>
      <w:r>
        <w:rPr>
          <w:rStyle w:val="CommentReference"/>
        </w:rPr>
        <w:annotationRef/>
      </w:r>
      <w:r>
        <w:t>I’m not quite sure that I understand what an increase in position is, spatially speaking?</w:t>
      </w:r>
    </w:p>
  </w:comment>
  <w:comment w:id="64" w:author="Seretta Gamba" w:date="2021-12-10T09:25:00Z" w:initials="SG">
    <w:p w14:paraId="06ABDAD0" w14:textId="596330C8" w:rsidR="00B3794B" w:rsidRDefault="00B3794B">
      <w:pPr>
        <w:pStyle w:val="CommentText"/>
      </w:pPr>
      <w:r>
        <w:rPr>
          <w:rStyle w:val="CommentReference"/>
        </w:rPr>
        <w:annotationRef/>
      </w:r>
      <w:r>
        <w:t>See earlier comment</w:t>
      </w:r>
    </w:p>
  </w:comment>
  <w:comment w:id="65" w:author="Seretta Gamba" w:date="2021-12-10T09:29:00Z" w:initials="SG">
    <w:p w14:paraId="18140404" w14:textId="47878D7E" w:rsidR="00F92912" w:rsidRDefault="00F92912">
      <w:pPr>
        <w:pStyle w:val="CommentText"/>
      </w:pPr>
      <w:r>
        <w:rPr>
          <w:rStyle w:val="CommentReference"/>
        </w:rPr>
        <w:annotationRef/>
      </w:r>
      <w:r>
        <w:t xml:space="preserve">Figure 5, 6 and 7 I think you need to change the colours to be more colour blind and greyscale friendly. Currently </w:t>
      </w:r>
      <w:proofErr w:type="gramStart"/>
      <w:r>
        <w:t>in  grey</w:t>
      </w:r>
      <w:proofErr w:type="gramEnd"/>
      <w:r>
        <w:t xml:space="preserve"> scale they dots all look the same. Potentially it might be worth making the different social/age categories with different shapes as well?</w:t>
      </w:r>
    </w:p>
    <w:p w14:paraId="0CB83BD5" w14:textId="77777777" w:rsidR="00F92912" w:rsidRDefault="00F92912">
      <w:pPr>
        <w:pStyle w:val="CommentText"/>
      </w:pPr>
    </w:p>
    <w:p w14:paraId="78AE17BB" w14:textId="4879869E" w:rsidR="00F92912" w:rsidRDefault="00F92912">
      <w:pPr>
        <w:pStyle w:val="CommentText"/>
      </w:pPr>
      <w:r>
        <w:t xml:space="preserve">Also for all figures: the axis labels/ </w:t>
      </w:r>
      <w:proofErr w:type="gramStart"/>
      <w:r>
        <w:t>legends  are</w:t>
      </w:r>
      <w:proofErr w:type="gramEnd"/>
      <w:r>
        <w:t xml:space="preserve"> really hard to read</w:t>
      </w:r>
    </w:p>
  </w:comment>
  <w:comment w:id="74" w:author="Seretta Gamba" w:date="2021-12-10T09:32:00Z" w:initials="SG">
    <w:p w14:paraId="71705AA1" w14:textId="479692E2" w:rsidR="00F92912" w:rsidRDefault="00F92912">
      <w:pPr>
        <w:pStyle w:val="CommentText"/>
      </w:pPr>
      <w:r>
        <w:rPr>
          <w:rStyle w:val="CommentReference"/>
        </w:rPr>
        <w:annotationRef/>
      </w:r>
      <w:r>
        <w:t>You lack the colour legend in these plots. Also see above comment about colours and axis labels</w:t>
      </w:r>
    </w:p>
  </w:comment>
  <w:comment w:id="75" w:author="Seretta Gamba" w:date="2021-12-10T09:33:00Z" w:initials="SG">
    <w:p w14:paraId="1A8D54E1" w14:textId="462E80E9" w:rsidR="00507962" w:rsidRDefault="00507962">
      <w:pPr>
        <w:pStyle w:val="CommentText"/>
      </w:pPr>
      <w:r>
        <w:rPr>
          <w:rStyle w:val="CommentReference"/>
        </w:rPr>
        <w:annotationRef/>
      </w:r>
      <w:r>
        <w:t>This reads slightly awkwardly. How about: Most individuals in foraging meerkat groups. (</w:t>
      </w:r>
      <w:proofErr w:type="gramStart"/>
      <w:r>
        <w:t>that</w:t>
      </w:r>
      <w:proofErr w:type="gramEnd"/>
      <w:r>
        <w:t xml:space="preserve"> they are highly cohesive I think the readers know by now)</w:t>
      </w:r>
    </w:p>
  </w:comment>
  <w:comment w:id="79" w:author="Seretta Gamba" w:date="2021-12-10T09:41:00Z" w:initials="SG">
    <w:p w14:paraId="428842C0" w14:textId="2ABD4D2D" w:rsidR="000B3A26" w:rsidRDefault="006F2126">
      <w:pPr>
        <w:pStyle w:val="CommentText"/>
      </w:pPr>
      <w:r>
        <w:rPr>
          <w:rStyle w:val="CommentReference"/>
        </w:rPr>
        <w:annotationRef/>
      </w:r>
      <w:r>
        <w:t xml:space="preserve">I’m honestly not very convinced by this argument. </w:t>
      </w:r>
      <w:proofErr w:type="gramStart"/>
      <w:r>
        <w:t>So</w:t>
      </w:r>
      <w:proofErr w:type="gramEnd"/>
      <w:r>
        <w:t xml:space="preserve"> for the 2017 HM data, AJB and Pet had likely the same amount of information on the territory, actually Pet might have had more information. AJB was a dispersing female and did not take over the territory of her natal group. (</w:t>
      </w:r>
      <w:proofErr w:type="gramStart"/>
      <w:r>
        <w:t>in</w:t>
      </w:r>
      <w:proofErr w:type="gramEnd"/>
      <w:r>
        <w:t xml:space="preserve"> that case the argument could be made). </w:t>
      </w:r>
      <w:proofErr w:type="gramStart"/>
      <w:r>
        <w:t>Also</w:t>
      </w:r>
      <w:proofErr w:type="gramEnd"/>
      <w:r>
        <w:t xml:space="preserve"> from </w:t>
      </w:r>
      <w:proofErr w:type="spellStart"/>
      <w:r>
        <w:t>Martas</w:t>
      </w:r>
      <w:proofErr w:type="spellEnd"/>
      <w:r>
        <w:t xml:space="preserve"> (2004?) paper, we know that meerkats have exceptionally good spatial memories, so that all the meerkats within the group will have excellent knowledge of their territory</w:t>
      </w:r>
      <w:r w:rsidR="000B3A26">
        <w:t>.</w:t>
      </w:r>
      <w:r w:rsidR="000B3A26">
        <w:br/>
      </w:r>
      <w:r w:rsidR="000B3A26">
        <w:br/>
        <w:t xml:space="preserve">I think experience can be a factor, but it might be more related to predator avoidance than to knowledge of the space? </w:t>
      </w:r>
      <w:proofErr w:type="gramStart"/>
      <w:r w:rsidR="000B3A26">
        <w:t>Also</w:t>
      </w:r>
      <w:proofErr w:type="gramEnd"/>
      <w:r w:rsidR="000B3A26">
        <w:t xml:space="preserve"> she is the most aggressive individual in the group, if not always openly so, so not following might be costly. Also, if she is in front of you, it might be easier to avoid competition for food (which the dominant usually wins) than when you have her coming up behind you?</w:t>
      </w:r>
    </w:p>
    <w:p w14:paraId="7347A67C" w14:textId="77777777" w:rsidR="000B3A26" w:rsidRDefault="000B3A26">
      <w:pPr>
        <w:pStyle w:val="CommentText"/>
      </w:pPr>
    </w:p>
    <w:p w14:paraId="45B4D0B4" w14:textId="5390C0F7" w:rsidR="006F2126" w:rsidRDefault="000B3A26">
      <w:pPr>
        <w:pStyle w:val="CommentText"/>
      </w:pPr>
      <w:r>
        <w:t xml:space="preserve">Also, the dominant male is frequently the most frequent sentinel, which might explain his position in the back of the group? Might be worth checking </w:t>
      </w:r>
      <w:proofErr w:type="spellStart"/>
      <w:proofErr w:type="gramStart"/>
      <w:r>
        <w:t>Ramonas</w:t>
      </w:r>
      <w:proofErr w:type="spellEnd"/>
      <w:proofErr w:type="gramEnd"/>
      <w:r>
        <w:t xml:space="preserve"> publications on information on how vigilant the different group members are overall during foraging?</w:t>
      </w:r>
    </w:p>
  </w:comment>
  <w:comment w:id="81" w:author="Seretta Gamba" w:date="2021-12-10T09:50:00Z" w:initials="SG">
    <w:p w14:paraId="252765C4" w14:textId="1EF0BB95" w:rsidR="003D0579" w:rsidRDefault="003D0579">
      <w:pPr>
        <w:pStyle w:val="CommentText"/>
      </w:pPr>
      <w:r>
        <w:rPr>
          <w:rStyle w:val="CommentReference"/>
        </w:rPr>
        <w:annotationRef/>
      </w:r>
      <w:r>
        <w:t>This is an awkward construction but I’m not quite sure how to rephrase…maybe “Following from this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1426B7" w15:done="0"/>
  <w15:commentEx w15:paraId="1CC77B83" w15:done="0"/>
  <w15:commentEx w15:paraId="322E27B3" w15:done="0"/>
  <w15:commentEx w15:paraId="55E1741C" w15:done="0"/>
  <w15:commentEx w15:paraId="36275999" w15:done="0"/>
  <w15:commentEx w15:paraId="67758604" w15:done="0"/>
  <w15:commentEx w15:paraId="5B265FF4" w15:done="0"/>
  <w15:commentEx w15:paraId="0B052956" w15:done="0"/>
  <w15:commentEx w15:paraId="0C230201" w15:done="0"/>
  <w15:commentEx w15:paraId="50F0F60D" w15:done="0"/>
  <w15:commentEx w15:paraId="4128B378" w15:done="0"/>
  <w15:commentEx w15:paraId="5EB9E97C" w15:done="0"/>
  <w15:commentEx w15:paraId="1AE880F7" w15:done="0"/>
  <w15:commentEx w15:paraId="6445704C" w15:done="0"/>
  <w15:commentEx w15:paraId="0F5B3F1D" w15:done="0"/>
  <w15:commentEx w15:paraId="2E56FB0E" w15:done="0"/>
  <w15:commentEx w15:paraId="7AC4E355" w15:done="0"/>
  <w15:commentEx w15:paraId="0900F92C" w15:done="0"/>
  <w15:commentEx w15:paraId="203FD0FB" w15:done="0"/>
  <w15:commentEx w15:paraId="71D35959" w15:done="0"/>
  <w15:commentEx w15:paraId="43C06291" w15:done="0"/>
  <w15:commentEx w15:paraId="06ABDAD0" w15:done="0"/>
  <w15:commentEx w15:paraId="78AE17BB" w15:done="0"/>
  <w15:commentEx w15:paraId="71705AA1" w15:done="0"/>
  <w15:commentEx w15:paraId="1A8D54E1" w15:done="0"/>
  <w15:commentEx w15:paraId="45B4D0B4" w15:done="0"/>
  <w15:commentEx w15:paraId="252765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D8946" w16cex:dateUtc="2021-12-10T07:07:00Z"/>
  <w16cex:commentExtensible w16cex:durableId="255D8ACE" w16cex:dateUtc="2021-12-10T07:14:00Z"/>
  <w16cex:commentExtensible w16cex:durableId="255D8A2E" w16cex:dateUtc="2021-12-10T07:11:00Z"/>
  <w16cex:commentExtensible w16cex:durableId="255D8B1D" w16cex:dateUtc="2021-12-10T07:15:00Z"/>
  <w16cex:commentExtensible w16cex:durableId="255D8B37" w16cex:dateUtc="2021-12-10T07:15:00Z"/>
  <w16cex:commentExtensible w16cex:durableId="255D8B66" w16cex:dateUtc="2021-12-10T07:16:00Z"/>
  <w16cex:commentExtensible w16cex:durableId="255D8C36" w16cex:dateUtc="2021-12-10T07:20:00Z"/>
  <w16cex:commentExtensible w16cex:durableId="255D8D18" w16cex:dateUtc="2021-12-10T07:23:00Z"/>
  <w16cex:commentExtensible w16cex:durableId="255D8D74" w16cex:dateUtc="2021-12-10T07:25:00Z"/>
  <w16cex:commentExtensible w16cex:durableId="255D8E00" w16cex:dateUtc="2021-12-10T07:27:00Z"/>
  <w16cex:commentExtensible w16cex:durableId="255D8FBD" w16cex:dateUtc="2021-12-10T07:35:00Z"/>
  <w16cex:commentExtensible w16cex:durableId="255D9036" w16cex:dateUtc="2021-12-10T07:37:00Z"/>
  <w16cex:commentExtensible w16cex:durableId="255D9086" w16cex:dateUtc="2021-12-10T07:38:00Z"/>
  <w16cex:commentExtensible w16cex:durableId="255D916C" w16cex:dateUtc="2021-12-10T07:42:00Z"/>
  <w16cex:commentExtensible w16cex:durableId="255D93A3" w16cex:dateUtc="2021-12-10T07:51:00Z"/>
  <w16cex:commentExtensible w16cex:durableId="255D93EB" w16cex:dateUtc="2021-12-10T07:52:00Z"/>
  <w16cex:commentExtensible w16cex:durableId="255D9546" w16cex:dateUtc="2021-12-10T07:58:00Z"/>
  <w16cex:commentExtensible w16cex:durableId="255D95B2" w16cex:dateUtc="2021-12-10T08:00:00Z"/>
  <w16cex:commentExtensible w16cex:durableId="255D978A" w16cex:dateUtc="2021-12-10T08:08:00Z"/>
  <w16cex:commentExtensible w16cex:durableId="255D98C1" w16cex:dateUtc="2021-12-10T08:13:00Z"/>
  <w16cex:commentExtensible w16cex:durableId="255D9B3F" w16cex:dateUtc="2021-12-10T08:24:00Z"/>
  <w16cex:commentExtensible w16cex:durableId="255D9B74" w16cex:dateUtc="2021-12-10T08:25:00Z"/>
  <w16cex:commentExtensible w16cex:durableId="255D9C5E" w16cex:dateUtc="2021-12-10T08:29:00Z"/>
  <w16cex:commentExtensible w16cex:durableId="255D9D33" w16cex:dateUtc="2021-12-10T08:32:00Z"/>
  <w16cex:commentExtensible w16cex:durableId="255D9D7E" w16cex:dateUtc="2021-12-10T08:33:00Z"/>
  <w16cex:commentExtensible w16cex:durableId="255D9F35" w16cex:dateUtc="2021-12-10T08:41:00Z"/>
  <w16cex:commentExtensible w16cex:durableId="255DA157" w16cex:dateUtc="2021-12-10T0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1426B7" w16cid:durableId="255D8946"/>
  <w16cid:commentId w16cid:paraId="1CC77B83" w16cid:durableId="255D8ACE"/>
  <w16cid:commentId w16cid:paraId="322E27B3" w16cid:durableId="255D8A2E"/>
  <w16cid:commentId w16cid:paraId="55E1741C" w16cid:durableId="255D8B1D"/>
  <w16cid:commentId w16cid:paraId="36275999" w16cid:durableId="255D8B37"/>
  <w16cid:commentId w16cid:paraId="67758604" w16cid:durableId="255D8B66"/>
  <w16cid:commentId w16cid:paraId="5B265FF4" w16cid:durableId="255D8C36"/>
  <w16cid:commentId w16cid:paraId="0B052956" w16cid:durableId="255D8D18"/>
  <w16cid:commentId w16cid:paraId="0C230201" w16cid:durableId="255D8D74"/>
  <w16cid:commentId w16cid:paraId="50F0F60D" w16cid:durableId="255D8E00"/>
  <w16cid:commentId w16cid:paraId="4128B378" w16cid:durableId="255D8FBD"/>
  <w16cid:commentId w16cid:paraId="5EB9E97C" w16cid:durableId="255D9036"/>
  <w16cid:commentId w16cid:paraId="1AE880F7" w16cid:durableId="255D9086"/>
  <w16cid:commentId w16cid:paraId="6445704C" w16cid:durableId="255D916C"/>
  <w16cid:commentId w16cid:paraId="0F5B3F1D" w16cid:durableId="255D93A3"/>
  <w16cid:commentId w16cid:paraId="2E56FB0E" w16cid:durableId="255D93EB"/>
  <w16cid:commentId w16cid:paraId="7AC4E355" w16cid:durableId="255D9546"/>
  <w16cid:commentId w16cid:paraId="0900F92C" w16cid:durableId="255D95B2"/>
  <w16cid:commentId w16cid:paraId="203FD0FB" w16cid:durableId="255D978A"/>
  <w16cid:commentId w16cid:paraId="71D35959" w16cid:durableId="255D98C1"/>
  <w16cid:commentId w16cid:paraId="43C06291" w16cid:durableId="255D9B3F"/>
  <w16cid:commentId w16cid:paraId="06ABDAD0" w16cid:durableId="255D9B74"/>
  <w16cid:commentId w16cid:paraId="78AE17BB" w16cid:durableId="255D9C5E"/>
  <w16cid:commentId w16cid:paraId="71705AA1" w16cid:durableId="255D9D33"/>
  <w16cid:commentId w16cid:paraId="1A8D54E1" w16cid:durableId="255D9D7E"/>
  <w16cid:commentId w16cid:paraId="45B4D0B4" w16cid:durableId="255D9F35"/>
  <w16cid:commentId w16cid:paraId="252765C4" w16cid:durableId="255DA1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ED348" w14:textId="77777777" w:rsidR="00941E45" w:rsidRDefault="00941E45" w:rsidP="00DF58AA">
      <w:pPr>
        <w:spacing w:after="0" w:line="240" w:lineRule="auto"/>
      </w:pPr>
      <w:r>
        <w:separator/>
      </w:r>
    </w:p>
  </w:endnote>
  <w:endnote w:type="continuationSeparator" w:id="0">
    <w:p w14:paraId="4FB8DABB" w14:textId="77777777" w:rsidR="00941E45" w:rsidRDefault="00941E45" w:rsidP="00DF5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ato-Regular">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F03D8" w14:textId="77777777" w:rsidR="00941E45" w:rsidRDefault="00941E45" w:rsidP="00DF58AA">
      <w:pPr>
        <w:spacing w:after="0" w:line="240" w:lineRule="auto"/>
      </w:pPr>
      <w:r>
        <w:separator/>
      </w:r>
    </w:p>
  </w:footnote>
  <w:footnote w:type="continuationSeparator" w:id="0">
    <w:p w14:paraId="5DA6A016" w14:textId="77777777" w:rsidR="00941E45" w:rsidRDefault="00941E45" w:rsidP="00DF5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F6F75"/>
    <w:multiLevelType w:val="hybridMultilevel"/>
    <w:tmpl w:val="00C8461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C200C24"/>
    <w:multiLevelType w:val="hybridMultilevel"/>
    <w:tmpl w:val="99B2C410"/>
    <w:lvl w:ilvl="0" w:tplc="3ABEFC82">
      <w:start w:val="1"/>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338B102D"/>
    <w:multiLevelType w:val="hybridMultilevel"/>
    <w:tmpl w:val="6756A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7032151"/>
    <w:multiLevelType w:val="hybridMultilevel"/>
    <w:tmpl w:val="E18432A2"/>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1094AC0"/>
    <w:multiLevelType w:val="hybridMultilevel"/>
    <w:tmpl w:val="C25279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554C7E"/>
    <w:multiLevelType w:val="hybridMultilevel"/>
    <w:tmpl w:val="2EA6F79C"/>
    <w:lvl w:ilvl="0" w:tplc="9D9AB8C0">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88B4913"/>
    <w:multiLevelType w:val="multilevel"/>
    <w:tmpl w:val="3F38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6F2119"/>
    <w:multiLevelType w:val="hybridMultilevel"/>
    <w:tmpl w:val="033A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091C44"/>
    <w:multiLevelType w:val="multilevel"/>
    <w:tmpl w:val="1AF0E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7518E"/>
    <w:multiLevelType w:val="hybridMultilevel"/>
    <w:tmpl w:val="EF3A4844"/>
    <w:lvl w:ilvl="0" w:tplc="315CF84A">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8B93FFA"/>
    <w:multiLevelType w:val="hybridMultilevel"/>
    <w:tmpl w:val="4E9C25B6"/>
    <w:lvl w:ilvl="0" w:tplc="C03EA27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A0360A"/>
    <w:multiLevelType w:val="hybridMultilevel"/>
    <w:tmpl w:val="651E90B8"/>
    <w:lvl w:ilvl="0" w:tplc="1D70C7D2">
      <w:start w:val="1"/>
      <w:numFmt w:val="bullet"/>
      <w:lvlText w:val="-"/>
      <w:lvlJc w:val="left"/>
      <w:pPr>
        <w:ind w:left="720" w:hanging="360"/>
      </w:pPr>
      <w:rPr>
        <w:rFonts w:ascii="Calibri" w:eastAsia="Times New Roman"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6"/>
  </w:num>
  <w:num w:numId="4">
    <w:abstractNumId w:val="7"/>
  </w:num>
  <w:num w:numId="5">
    <w:abstractNumId w:val="2"/>
  </w:num>
  <w:num w:numId="6">
    <w:abstractNumId w:val="4"/>
  </w:num>
  <w:num w:numId="7">
    <w:abstractNumId w:val="0"/>
  </w:num>
  <w:num w:numId="8">
    <w:abstractNumId w:val="5"/>
  </w:num>
  <w:num w:numId="9">
    <w:abstractNumId w:val="10"/>
  </w:num>
  <w:num w:numId="10">
    <w:abstractNumId w:val="3"/>
  </w:num>
  <w:num w:numId="11">
    <w:abstractNumId w:val="9"/>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etta Gamba">
    <w15:presenceInfo w15:providerId="Windows Live" w15:userId="bcf760810779a5b5"/>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7B"/>
    <w:rsid w:val="00000918"/>
    <w:rsid w:val="00002B05"/>
    <w:rsid w:val="00007809"/>
    <w:rsid w:val="00011C1A"/>
    <w:rsid w:val="00012DA5"/>
    <w:rsid w:val="0001479D"/>
    <w:rsid w:val="000153AD"/>
    <w:rsid w:val="00025F9E"/>
    <w:rsid w:val="00030838"/>
    <w:rsid w:val="000318C2"/>
    <w:rsid w:val="0004050F"/>
    <w:rsid w:val="000557BD"/>
    <w:rsid w:val="0006685A"/>
    <w:rsid w:val="0007763B"/>
    <w:rsid w:val="0008275B"/>
    <w:rsid w:val="00084403"/>
    <w:rsid w:val="00091A0A"/>
    <w:rsid w:val="00092024"/>
    <w:rsid w:val="00093050"/>
    <w:rsid w:val="00093264"/>
    <w:rsid w:val="000946FA"/>
    <w:rsid w:val="00096793"/>
    <w:rsid w:val="000A2427"/>
    <w:rsid w:val="000A5E06"/>
    <w:rsid w:val="000B3A26"/>
    <w:rsid w:val="000C05EA"/>
    <w:rsid w:val="000C4C26"/>
    <w:rsid w:val="000D2D96"/>
    <w:rsid w:val="000D2DEE"/>
    <w:rsid w:val="000E765A"/>
    <w:rsid w:val="000F5ABC"/>
    <w:rsid w:val="00100C6C"/>
    <w:rsid w:val="00111A6D"/>
    <w:rsid w:val="00114D0E"/>
    <w:rsid w:val="00117BF7"/>
    <w:rsid w:val="00121A53"/>
    <w:rsid w:val="001268B6"/>
    <w:rsid w:val="00127176"/>
    <w:rsid w:val="0012792A"/>
    <w:rsid w:val="00136998"/>
    <w:rsid w:val="00143C96"/>
    <w:rsid w:val="00150A8E"/>
    <w:rsid w:val="00150BB9"/>
    <w:rsid w:val="00153648"/>
    <w:rsid w:val="001540EF"/>
    <w:rsid w:val="00164DDD"/>
    <w:rsid w:val="001677D1"/>
    <w:rsid w:val="00172D8C"/>
    <w:rsid w:val="00185AF8"/>
    <w:rsid w:val="00187CF8"/>
    <w:rsid w:val="00190F98"/>
    <w:rsid w:val="001A246C"/>
    <w:rsid w:val="001B7003"/>
    <w:rsid w:val="001D1375"/>
    <w:rsid w:val="001D5CC8"/>
    <w:rsid w:val="001D7209"/>
    <w:rsid w:val="001E39F5"/>
    <w:rsid w:val="001F34A3"/>
    <w:rsid w:val="001F4E67"/>
    <w:rsid w:val="001F7124"/>
    <w:rsid w:val="00207339"/>
    <w:rsid w:val="00210BF0"/>
    <w:rsid w:val="00213621"/>
    <w:rsid w:val="002171BF"/>
    <w:rsid w:val="002211ED"/>
    <w:rsid w:val="002261F2"/>
    <w:rsid w:val="002271D2"/>
    <w:rsid w:val="00234190"/>
    <w:rsid w:val="00240432"/>
    <w:rsid w:val="00246373"/>
    <w:rsid w:val="002473B7"/>
    <w:rsid w:val="00252F3B"/>
    <w:rsid w:val="002530DE"/>
    <w:rsid w:val="0025674C"/>
    <w:rsid w:val="00263C6E"/>
    <w:rsid w:val="00275504"/>
    <w:rsid w:val="00275CE7"/>
    <w:rsid w:val="00276FA9"/>
    <w:rsid w:val="002812CF"/>
    <w:rsid w:val="002840B8"/>
    <w:rsid w:val="0029401F"/>
    <w:rsid w:val="002952C6"/>
    <w:rsid w:val="002970F3"/>
    <w:rsid w:val="002A6B35"/>
    <w:rsid w:val="002A6DA1"/>
    <w:rsid w:val="002B286C"/>
    <w:rsid w:val="002B6760"/>
    <w:rsid w:val="002B7CBE"/>
    <w:rsid w:val="002C026B"/>
    <w:rsid w:val="002C6171"/>
    <w:rsid w:val="002D5BE0"/>
    <w:rsid w:val="002E6FDA"/>
    <w:rsid w:val="002F12A3"/>
    <w:rsid w:val="002F775A"/>
    <w:rsid w:val="00307D20"/>
    <w:rsid w:val="0031021F"/>
    <w:rsid w:val="0031116C"/>
    <w:rsid w:val="00312B56"/>
    <w:rsid w:val="00314276"/>
    <w:rsid w:val="0031574F"/>
    <w:rsid w:val="003203EA"/>
    <w:rsid w:val="00322480"/>
    <w:rsid w:val="003225B2"/>
    <w:rsid w:val="0032373A"/>
    <w:rsid w:val="00342DFC"/>
    <w:rsid w:val="00350B3C"/>
    <w:rsid w:val="0035338E"/>
    <w:rsid w:val="0036063F"/>
    <w:rsid w:val="0036157B"/>
    <w:rsid w:val="00362555"/>
    <w:rsid w:val="003649B8"/>
    <w:rsid w:val="003703A7"/>
    <w:rsid w:val="00373963"/>
    <w:rsid w:val="00380424"/>
    <w:rsid w:val="0039325C"/>
    <w:rsid w:val="003A4BC7"/>
    <w:rsid w:val="003A68C4"/>
    <w:rsid w:val="003A7BF7"/>
    <w:rsid w:val="003B5494"/>
    <w:rsid w:val="003B75BE"/>
    <w:rsid w:val="003C072F"/>
    <w:rsid w:val="003C0BD3"/>
    <w:rsid w:val="003C106C"/>
    <w:rsid w:val="003C7BB0"/>
    <w:rsid w:val="003D0579"/>
    <w:rsid w:val="003D0A8A"/>
    <w:rsid w:val="003E2222"/>
    <w:rsid w:val="003E530E"/>
    <w:rsid w:val="003E79ED"/>
    <w:rsid w:val="003F37FD"/>
    <w:rsid w:val="003F452D"/>
    <w:rsid w:val="0040597D"/>
    <w:rsid w:val="0040617C"/>
    <w:rsid w:val="0041477B"/>
    <w:rsid w:val="004202FE"/>
    <w:rsid w:val="0042550B"/>
    <w:rsid w:val="00435B2B"/>
    <w:rsid w:val="00437B75"/>
    <w:rsid w:val="00457A6B"/>
    <w:rsid w:val="0046087B"/>
    <w:rsid w:val="004640BA"/>
    <w:rsid w:val="00466267"/>
    <w:rsid w:val="00471A94"/>
    <w:rsid w:val="0047277B"/>
    <w:rsid w:val="00473BCD"/>
    <w:rsid w:val="004776B1"/>
    <w:rsid w:val="00496154"/>
    <w:rsid w:val="004A0D44"/>
    <w:rsid w:val="004A2901"/>
    <w:rsid w:val="004B0E4D"/>
    <w:rsid w:val="004B4639"/>
    <w:rsid w:val="004B506E"/>
    <w:rsid w:val="004C2092"/>
    <w:rsid w:val="004D23BF"/>
    <w:rsid w:val="004E0C02"/>
    <w:rsid w:val="004F13BD"/>
    <w:rsid w:val="004F39F8"/>
    <w:rsid w:val="004F3E67"/>
    <w:rsid w:val="004F780D"/>
    <w:rsid w:val="00501BC4"/>
    <w:rsid w:val="00503804"/>
    <w:rsid w:val="00507962"/>
    <w:rsid w:val="0051536E"/>
    <w:rsid w:val="005172C4"/>
    <w:rsid w:val="00526353"/>
    <w:rsid w:val="00531E8D"/>
    <w:rsid w:val="005349EE"/>
    <w:rsid w:val="0054065B"/>
    <w:rsid w:val="00545518"/>
    <w:rsid w:val="00547FC0"/>
    <w:rsid w:val="00554B42"/>
    <w:rsid w:val="00561B0A"/>
    <w:rsid w:val="005721C9"/>
    <w:rsid w:val="00573D0D"/>
    <w:rsid w:val="00575964"/>
    <w:rsid w:val="00580574"/>
    <w:rsid w:val="005828E6"/>
    <w:rsid w:val="00587B41"/>
    <w:rsid w:val="00590BD7"/>
    <w:rsid w:val="005A0DF8"/>
    <w:rsid w:val="005A1D6D"/>
    <w:rsid w:val="005A7B35"/>
    <w:rsid w:val="005B1CD6"/>
    <w:rsid w:val="005B5B3F"/>
    <w:rsid w:val="005C2E16"/>
    <w:rsid w:val="005C5C27"/>
    <w:rsid w:val="005D20C4"/>
    <w:rsid w:val="005D2D09"/>
    <w:rsid w:val="005D4E8D"/>
    <w:rsid w:val="005D57AD"/>
    <w:rsid w:val="005E7D61"/>
    <w:rsid w:val="005F1E9C"/>
    <w:rsid w:val="005F2DCA"/>
    <w:rsid w:val="00607CE7"/>
    <w:rsid w:val="00607FDE"/>
    <w:rsid w:val="00611841"/>
    <w:rsid w:val="0061277F"/>
    <w:rsid w:val="006144B2"/>
    <w:rsid w:val="00614F18"/>
    <w:rsid w:val="0062191D"/>
    <w:rsid w:val="006219BE"/>
    <w:rsid w:val="00624959"/>
    <w:rsid w:val="00627393"/>
    <w:rsid w:val="00637E36"/>
    <w:rsid w:val="0064237A"/>
    <w:rsid w:val="006472C9"/>
    <w:rsid w:val="006537A8"/>
    <w:rsid w:val="00655059"/>
    <w:rsid w:val="0065723D"/>
    <w:rsid w:val="00657720"/>
    <w:rsid w:val="00660ADA"/>
    <w:rsid w:val="00662DE6"/>
    <w:rsid w:val="0066358C"/>
    <w:rsid w:val="006646BF"/>
    <w:rsid w:val="0067052C"/>
    <w:rsid w:val="006806C8"/>
    <w:rsid w:val="00681D58"/>
    <w:rsid w:val="00687B7E"/>
    <w:rsid w:val="00687E4D"/>
    <w:rsid w:val="006926B1"/>
    <w:rsid w:val="00695914"/>
    <w:rsid w:val="006A15A1"/>
    <w:rsid w:val="006A3522"/>
    <w:rsid w:val="006D115A"/>
    <w:rsid w:val="006D14DB"/>
    <w:rsid w:val="006D401B"/>
    <w:rsid w:val="006D50A4"/>
    <w:rsid w:val="006D69C5"/>
    <w:rsid w:val="006E2401"/>
    <w:rsid w:val="006F2126"/>
    <w:rsid w:val="006F336F"/>
    <w:rsid w:val="006F4F47"/>
    <w:rsid w:val="00700ED8"/>
    <w:rsid w:val="00711671"/>
    <w:rsid w:val="00714F02"/>
    <w:rsid w:val="00716C0F"/>
    <w:rsid w:val="0074240D"/>
    <w:rsid w:val="0074345D"/>
    <w:rsid w:val="00762539"/>
    <w:rsid w:val="0076263D"/>
    <w:rsid w:val="00763D8F"/>
    <w:rsid w:val="00764795"/>
    <w:rsid w:val="00766EB7"/>
    <w:rsid w:val="00770083"/>
    <w:rsid w:val="00772698"/>
    <w:rsid w:val="00774F28"/>
    <w:rsid w:val="00775249"/>
    <w:rsid w:val="007853C2"/>
    <w:rsid w:val="007925CF"/>
    <w:rsid w:val="00795268"/>
    <w:rsid w:val="00797978"/>
    <w:rsid w:val="007A0BA1"/>
    <w:rsid w:val="007A12D7"/>
    <w:rsid w:val="007A7854"/>
    <w:rsid w:val="007B4CC3"/>
    <w:rsid w:val="007C3EC4"/>
    <w:rsid w:val="007C6836"/>
    <w:rsid w:val="007D2323"/>
    <w:rsid w:val="007D2A6B"/>
    <w:rsid w:val="007D2D34"/>
    <w:rsid w:val="007D7E79"/>
    <w:rsid w:val="007E1B39"/>
    <w:rsid w:val="007E2376"/>
    <w:rsid w:val="007E59F6"/>
    <w:rsid w:val="007E5F45"/>
    <w:rsid w:val="007F43D9"/>
    <w:rsid w:val="00800F6C"/>
    <w:rsid w:val="00802E59"/>
    <w:rsid w:val="00802EA9"/>
    <w:rsid w:val="00807A33"/>
    <w:rsid w:val="008141DF"/>
    <w:rsid w:val="00827A50"/>
    <w:rsid w:val="00833726"/>
    <w:rsid w:val="00837E72"/>
    <w:rsid w:val="00841260"/>
    <w:rsid w:val="0084288E"/>
    <w:rsid w:val="00847D91"/>
    <w:rsid w:val="00856CD0"/>
    <w:rsid w:val="00857D2E"/>
    <w:rsid w:val="008621DC"/>
    <w:rsid w:val="00865E3C"/>
    <w:rsid w:val="008750A2"/>
    <w:rsid w:val="00883897"/>
    <w:rsid w:val="008876EA"/>
    <w:rsid w:val="00892AD3"/>
    <w:rsid w:val="008942FE"/>
    <w:rsid w:val="0089468B"/>
    <w:rsid w:val="008A0CD0"/>
    <w:rsid w:val="008A134C"/>
    <w:rsid w:val="008A1369"/>
    <w:rsid w:val="008A2176"/>
    <w:rsid w:val="008B3EAF"/>
    <w:rsid w:val="008B42FB"/>
    <w:rsid w:val="008B5782"/>
    <w:rsid w:val="008D0C2A"/>
    <w:rsid w:val="008E4A04"/>
    <w:rsid w:val="008E6791"/>
    <w:rsid w:val="008F14C3"/>
    <w:rsid w:val="009024AF"/>
    <w:rsid w:val="009035B2"/>
    <w:rsid w:val="009039B3"/>
    <w:rsid w:val="0091479A"/>
    <w:rsid w:val="00920E2E"/>
    <w:rsid w:val="009249ED"/>
    <w:rsid w:val="00924EC2"/>
    <w:rsid w:val="00925B7D"/>
    <w:rsid w:val="00927E0E"/>
    <w:rsid w:val="00934273"/>
    <w:rsid w:val="009351C9"/>
    <w:rsid w:val="00941E45"/>
    <w:rsid w:val="0094465E"/>
    <w:rsid w:val="0096235B"/>
    <w:rsid w:val="009637EB"/>
    <w:rsid w:val="0097546A"/>
    <w:rsid w:val="00977B5A"/>
    <w:rsid w:val="00990B2F"/>
    <w:rsid w:val="009948F5"/>
    <w:rsid w:val="00997DD8"/>
    <w:rsid w:val="009A1157"/>
    <w:rsid w:val="009A7671"/>
    <w:rsid w:val="009B185E"/>
    <w:rsid w:val="009C0F94"/>
    <w:rsid w:val="009E2E5F"/>
    <w:rsid w:val="009E4EE9"/>
    <w:rsid w:val="009F1A37"/>
    <w:rsid w:val="00A058B0"/>
    <w:rsid w:val="00A13673"/>
    <w:rsid w:val="00A21696"/>
    <w:rsid w:val="00A2316F"/>
    <w:rsid w:val="00A32B60"/>
    <w:rsid w:val="00A346D6"/>
    <w:rsid w:val="00A3671B"/>
    <w:rsid w:val="00A3710B"/>
    <w:rsid w:val="00A424AD"/>
    <w:rsid w:val="00A47676"/>
    <w:rsid w:val="00A5326C"/>
    <w:rsid w:val="00A564BE"/>
    <w:rsid w:val="00A56BE1"/>
    <w:rsid w:val="00A65AE2"/>
    <w:rsid w:val="00A66D30"/>
    <w:rsid w:val="00A75D60"/>
    <w:rsid w:val="00A85F3C"/>
    <w:rsid w:val="00A937A8"/>
    <w:rsid w:val="00A942A9"/>
    <w:rsid w:val="00AA736C"/>
    <w:rsid w:val="00AA73AB"/>
    <w:rsid w:val="00AB649D"/>
    <w:rsid w:val="00AC078A"/>
    <w:rsid w:val="00AD0BCB"/>
    <w:rsid w:val="00AD1AF1"/>
    <w:rsid w:val="00AD1D8B"/>
    <w:rsid w:val="00AE4386"/>
    <w:rsid w:val="00B011CD"/>
    <w:rsid w:val="00B03407"/>
    <w:rsid w:val="00B12BC6"/>
    <w:rsid w:val="00B20200"/>
    <w:rsid w:val="00B228EB"/>
    <w:rsid w:val="00B241F5"/>
    <w:rsid w:val="00B301E5"/>
    <w:rsid w:val="00B30E50"/>
    <w:rsid w:val="00B311AA"/>
    <w:rsid w:val="00B3794B"/>
    <w:rsid w:val="00B47B4A"/>
    <w:rsid w:val="00B51E9B"/>
    <w:rsid w:val="00B52EA1"/>
    <w:rsid w:val="00B52F7A"/>
    <w:rsid w:val="00B553D3"/>
    <w:rsid w:val="00B564A0"/>
    <w:rsid w:val="00B7229F"/>
    <w:rsid w:val="00B75A06"/>
    <w:rsid w:val="00B75ADC"/>
    <w:rsid w:val="00B779A3"/>
    <w:rsid w:val="00B80238"/>
    <w:rsid w:val="00B84852"/>
    <w:rsid w:val="00B979C8"/>
    <w:rsid w:val="00BA535C"/>
    <w:rsid w:val="00BA63DF"/>
    <w:rsid w:val="00BB6D4F"/>
    <w:rsid w:val="00BC603B"/>
    <w:rsid w:val="00BD0F5E"/>
    <w:rsid w:val="00BD2757"/>
    <w:rsid w:val="00BE0E9E"/>
    <w:rsid w:val="00BF58B4"/>
    <w:rsid w:val="00BF692C"/>
    <w:rsid w:val="00C04A0E"/>
    <w:rsid w:val="00C05760"/>
    <w:rsid w:val="00C1089B"/>
    <w:rsid w:val="00C12072"/>
    <w:rsid w:val="00C17A45"/>
    <w:rsid w:val="00C43780"/>
    <w:rsid w:val="00C53BB3"/>
    <w:rsid w:val="00C60397"/>
    <w:rsid w:val="00C62DFF"/>
    <w:rsid w:val="00C7159E"/>
    <w:rsid w:val="00C74576"/>
    <w:rsid w:val="00C76602"/>
    <w:rsid w:val="00C80442"/>
    <w:rsid w:val="00C851D9"/>
    <w:rsid w:val="00C94DE7"/>
    <w:rsid w:val="00CA64DB"/>
    <w:rsid w:val="00CB217E"/>
    <w:rsid w:val="00CB536D"/>
    <w:rsid w:val="00CC4854"/>
    <w:rsid w:val="00CC4AF3"/>
    <w:rsid w:val="00CD2D41"/>
    <w:rsid w:val="00CE3E4A"/>
    <w:rsid w:val="00CE5D37"/>
    <w:rsid w:val="00CE5F5B"/>
    <w:rsid w:val="00CF359E"/>
    <w:rsid w:val="00D179EB"/>
    <w:rsid w:val="00D20D90"/>
    <w:rsid w:val="00D27F62"/>
    <w:rsid w:val="00D31AE1"/>
    <w:rsid w:val="00D408AE"/>
    <w:rsid w:val="00D53464"/>
    <w:rsid w:val="00D53EFB"/>
    <w:rsid w:val="00D661F7"/>
    <w:rsid w:val="00D7245E"/>
    <w:rsid w:val="00D733E9"/>
    <w:rsid w:val="00D756DE"/>
    <w:rsid w:val="00D83F36"/>
    <w:rsid w:val="00D8494C"/>
    <w:rsid w:val="00D91FB9"/>
    <w:rsid w:val="00DA7262"/>
    <w:rsid w:val="00DB5D0F"/>
    <w:rsid w:val="00DC058C"/>
    <w:rsid w:val="00DC0EB9"/>
    <w:rsid w:val="00DC395E"/>
    <w:rsid w:val="00DD2E38"/>
    <w:rsid w:val="00DD2F55"/>
    <w:rsid w:val="00DE4325"/>
    <w:rsid w:val="00DE5857"/>
    <w:rsid w:val="00DF58AA"/>
    <w:rsid w:val="00E0229A"/>
    <w:rsid w:val="00E056CE"/>
    <w:rsid w:val="00E40FF5"/>
    <w:rsid w:val="00E416BA"/>
    <w:rsid w:val="00E4383D"/>
    <w:rsid w:val="00E44329"/>
    <w:rsid w:val="00E477CA"/>
    <w:rsid w:val="00E57E14"/>
    <w:rsid w:val="00E65B95"/>
    <w:rsid w:val="00E6792B"/>
    <w:rsid w:val="00E72BD2"/>
    <w:rsid w:val="00E72DFE"/>
    <w:rsid w:val="00E72FB7"/>
    <w:rsid w:val="00E748FB"/>
    <w:rsid w:val="00E81FFC"/>
    <w:rsid w:val="00E90413"/>
    <w:rsid w:val="00E91E1A"/>
    <w:rsid w:val="00E95507"/>
    <w:rsid w:val="00EA0487"/>
    <w:rsid w:val="00EA3980"/>
    <w:rsid w:val="00EB19ED"/>
    <w:rsid w:val="00EB517F"/>
    <w:rsid w:val="00EB7DC8"/>
    <w:rsid w:val="00EE40E4"/>
    <w:rsid w:val="00EE767A"/>
    <w:rsid w:val="00EF0FC2"/>
    <w:rsid w:val="00EF29F0"/>
    <w:rsid w:val="00EF39FF"/>
    <w:rsid w:val="00EF3D3D"/>
    <w:rsid w:val="00F11700"/>
    <w:rsid w:val="00F159E0"/>
    <w:rsid w:val="00F15CE6"/>
    <w:rsid w:val="00F225B6"/>
    <w:rsid w:val="00F25EE9"/>
    <w:rsid w:val="00F341B8"/>
    <w:rsid w:val="00F451CF"/>
    <w:rsid w:val="00F502E7"/>
    <w:rsid w:val="00F5110F"/>
    <w:rsid w:val="00F516BB"/>
    <w:rsid w:val="00F576F0"/>
    <w:rsid w:val="00F60B59"/>
    <w:rsid w:val="00F61F39"/>
    <w:rsid w:val="00F707EF"/>
    <w:rsid w:val="00F734BE"/>
    <w:rsid w:val="00F742B2"/>
    <w:rsid w:val="00F82420"/>
    <w:rsid w:val="00F8521D"/>
    <w:rsid w:val="00F85D18"/>
    <w:rsid w:val="00F85EAE"/>
    <w:rsid w:val="00F8664F"/>
    <w:rsid w:val="00F92912"/>
    <w:rsid w:val="00FB5844"/>
    <w:rsid w:val="00FC6545"/>
    <w:rsid w:val="00FD01C2"/>
    <w:rsid w:val="00FD333D"/>
    <w:rsid w:val="00FE2AA8"/>
    <w:rsid w:val="00FE6F14"/>
    <w:rsid w:val="00FF2DB3"/>
    <w:rsid w:val="00FF2FE0"/>
    <w:rsid w:val="00FF5DF0"/>
    <w:rsid w:val="00FF79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B9C90"/>
  <w15:chartTrackingRefBased/>
  <w15:docId w15:val="{7CD002CE-34D3-4F42-AC4E-891CD569A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57B"/>
    <w:pPr>
      <w:ind w:left="720"/>
      <w:contextualSpacing/>
    </w:pPr>
  </w:style>
  <w:style w:type="character" w:styleId="CommentReference">
    <w:name w:val="annotation reference"/>
    <w:basedOn w:val="DefaultParagraphFont"/>
    <w:uiPriority w:val="99"/>
    <w:semiHidden/>
    <w:unhideWhenUsed/>
    <w:rsid w:val="00F85EAE"/>
    <w:rPr>
      <w:sz w:val="16"/>
      <w:szCs w:val="16"/>
    </w:rPr>
  </w:style>
  <w:style w:type="paragraph" w:styleId="CommentText">
    <w:name w:val="annotation text"/>
    <w:basedOn w:val="Normal"/>
    <w:link w:val="CommentTextChar"/>
    <w:uiPriority w:val="99"/>
    <w:unhideWhenUsed/>
    <w:rsid w:val="00F85EAE"/>
    <w:pPr>
      <w:spacing w:line="240" w:lineRule="auto"/>
    </w:pPr>
    <w:rPr>
      <w:sz w:val="20"/>
      <w:szCs w:val="20"/>
      <w:lang w:val="en-CA" w:bidi="he-IL"/>
    </w:rPr>
  </w:style>
  <w:style w:type="character" w:customStyle="1" w:styleId="CommentTextChar">
    <w:name w:val="Comment Text Char"/>
    <w:basedOn w:val="DefaultParagraphFont"/>
    <w:link w:val="CommentText"/>
    <w:uiPriority w:val="99"/>
    <w:rsid w:val="00F85EAE"/>
    <w:rPr>
      <w:sz w:val="20"/>
      <w:szCs w:val="20"/>
      <w:lang w:val="en-CA" w:bidi="he-IL"/>
    </w:rPr>
  </w:style>
  <w:style w:type="character" w:styleId="LineNumber">
    <w:name w:val="line number"/>
    <w:basedOn w:val="DefaultParagraphFont"/>
    <w:uiPriority w:val="99"/>
    <w:semiHidden/>
    <w:unhideWhenUsed/>
    <w:rsid w:val="00624959"/>
  </w:style>
  <w:style w:type="paragraph" w:styleId="CommentSubject">
    <w:name w:val="annotation subject"/>
    <w:basedOn w:val="CommentText"/>
    <w:next w:val="CommentText"/>
    <w:link w:val="CommentSubjectChar"/>
    <w:uiPriority w:val="99"/>
    <w:semiHidden/>
    <w:unhideWhenUsed/>
    <w:rsid w:val="0032373A"/>
    <w:rPr>
      <w:b/>
      <w:bCs/>
      <w:lang w:val="fr-FR" w:bidi="ar-SA"/>
    </w:rPr>
  </w:style>
  <w:style w:type="character" w:customStyle="1" w:styleId="CommentSubjectChar">
    <w:name w:val="Comment Subject Char"/>
    <w:basedOn w:val="CommentTextChar"/>
    <w:link w:val="CommentSubject"/>
    <w:uiPriority w:val="99"/>
    <w:semiHidden/>
    <w:rsid w:val="0032373A"/>
    <w:rPr>
      <w:b/>
      <w:bCs/>
      <w:sz w:val="20"/>
      <w:szCs w:val="20"/>
      <w:lang w:val="en-CA" w:bidi="he-IL"/>
    </w:rPr>
  </w:style>
  <w:style w:type="paragraph" w:styleId="BalloonText">
    <w:name w:val="Balloon Text"/>
    <w:basedOn w:val="Normal"/>
    <w:link w:val="BalloonTextChar"/>
    <w:uiPriority w:val="99"/>
    <w:semiHidden/>
    <w:unhideWhenUsed/>
    <w:rsid w:val="00A136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3673"/>
    <w:rPr>
      <w:rFonts w:ascii="Segoe UI" w:hAnsi="Segoe UI" w:cs="Segoe UI"/>
      <w:sz w:val="18"/>
      <w:szCs w:val="18"/>
    </w:rPr>
  </w:style>
  <w:style w:type="paragraph" w:styleId="NormalWeb">
    <w:name w:val="Normal (Web)"/>
    <w:basedOn w:val="Normal"/>
    <w:uiPriority w:val="99"/>
    <w:semiHidden/>
    <w:unhideWhenUsed/>
    <w:rsid w:val="00096793"/>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7E5F45"/>
    <w:rPr>
      <w:color w:val="808080"/>
    </w:rPr>
  </w:style>
  <w:style w:type="paragraph" w:styleId="Header">
    <w:name w:val="header"/>
    <w:basedOn w:val="Normal"/>
    <w:link w:val="HeaderChar"/>
    <w:uiPriority w:val="99"/>
    <w:unhideWhenUsed/>
    <w:rsid w:val="00DF58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8AA"/>
  </w:style>
  <w:style w:type="paragraph" w:styleId="Footer">
    <w:name w:val="footer"/>
    <w:basedOn w:val="Normal"/>
    <w:link w:val="FooterChar"/>
    <w:uiPriority w:val="99"/>
    <w:unhideWhenUsed/>
    <w:rsid w:val="00DF58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8AA"/>
  </w:style>
  <w:style w:type="paragraph" w:styleId="Bibliography">
    <w:name w:val="Bibliography"/>
    <w:basedOn w:val="Normal"/>
    <w:next w:val="Normal"/>
    <w:uiPriority w:val="37"/>
    <w:unhideWhenUsed/>
    <w:rsid w:val="00503804"/>
    <w:pPr>
      <w:spacing w:after="240" w:line="240" w:lineRule="auto"/>
    </w:pPr>
  </w:style>
  <w:style w:type="paragraph" w:styleId="Revision">
    <w:name w:val="Revision"/>
    <w:hidden/>
    <w:uiPriority w:val="99"/>
    <w:semiHidden/>
    <w:rsid w:val="00774F2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765200">
      <w:bodyDiv w:val="1"/>
      <w:marLeft w:val="0"/>
      <w:marRight w:val="0"/>
      <w:marTop w:val="0"/>
      <w:marBottom w:val="0"/>
      <w:divBdr>
        <w:top w:val="none" w:sz="0" w:space="0" w:color="auto"/>
        <w:left w:val="none" w:sz="0" w:space="0" w:color="auto"/>
        <w:bottom w:val="none" w:sz="0" w:space="0" w:color="auto"/>
        <w:right w:val="none" w:sz="0" w:space="0" w:color="auto"/>
      </w:divBdr>
    </w:div>
    <w:div w:id="119931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92BF1-A521-400A-B6EA-FC2D0DAD2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21707</Words>
  <Characters>123731</Characters>
  <Application>Microsoft Office Word</Application>
  <DocSecurity>0</DocSecurity>
  <Lines>1031</Lines>
  <Paragraphs>290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145148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baverly</dc:creator>
  <cp:keywords/>
  <dc:description/>
  <cp:lastModifiedBy>Seretta Gamba</cp:lastModifiedBy>
  <cp:revision>6</cp:revision>
  <dcterms:created xsi:type="dcterms:W3CDTF">2021-11-15T10:55:00Z</dcterms:created>
  <dcterms:modified xsi:type="dcterms:W3CDTF">2021-12-10T08:52:00Z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id="WavVfUY9"/&gt;&lt;style id="http://www.zotero.org/styles/behavioral-ecology" hasBibliography="1" bibliographyStyleHasBeenSet="1"/&gt;&lt;prefs&gt;&lt;pref name="fieldType" value="Field"/&gt;&lt;/prefs&gt;&lt;/data&gt;</vt:lpwstr>
  </property>
</Properties>
</file>