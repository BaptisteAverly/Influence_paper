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052EF" w14:textId="4DAAB1DB" w:rsidR="005D20C4" w:rsidRPr="006D69C5" w:rsidRDefault="005D20C4" w:rsidP="005D20C4">
      <w:pPr>
        <w:rPr>
          <w:lang w:val="en-US"/>
        </w:rPr>
      </w:pPr>
      <w:r w:rsidRPr="006D69C5">
        <w:rPr>
          <w:lang w:val="en-US"/>
        </w:rPr>
        <w:t>TITLE PAGE</w:t>
      </w:r>
    </w:p>
    <w:p w14:paraId="1A3A4B4E" w14:textId="63C941FF" w:rsidR="005D20C4" w:rsidRPr="006D69C5" w:rsidRDefault="005D20C4" w:rsidP="005D20C4">
      <w:pPr>
        <w:spacing w:line="360" w:lineRule="auto"/>
        <w:jc w:val="both"/>
        <w:rPr>
          <w:rFonts w:ascii="Times New Roman" w:hAnsi="Times New Roman" w:cs="Times New Roman"/>
          <w:b/>
          <w:sz w:val="24"/>
          <w:szCs w:val="24"/>
          <w:lang w:val="en-US"/>
        </w:rPr>
      </w:pPr>
      <w:r w:rsidRPr="006D69C5">
        <w:rPr>
          <w:rFonts w:ascii="Times New Roman" w:hAnsi="Times New Roman" w:cs="Times New Roman"/>
          <w:b/>
          <w:sz w:val="24"/>
          <w:szCs w:val="24"/>
          <w:lang w:val="en-US"/>
        </w:rPr>
        <w:t>Patterns of influence in wild moving meerkat groups</w:t>
      </w:r>
      <w:r w:rsidR="00127176">
        <w:rPr>
          <w:rFonts w:ascii="Times New Roman" w:hAnsi="Times New Roman" w:cs="Times New Roman"/>
          <w:b/>
          <w:sz w:val="24"/>
          <w:szCs w:val="24"/>
          <w:lang w:val="en-US"/>
        </w:rPr>
        <w:t xml:space="preserve"> (working title)</w:t>
      </w:r>
    </w:p>
    <w:p w14:paraId="4967B6D1" w14:textId="77777777" w:rsidR="005D20C4" w:rsidRPr="006D69C5" w:rsidRDefault="005D20C4" w:rsidP="005D20C4">
      <w:pPr>
        <w:spacing w:line="360" w:lineRule="auto"/>
        <w:jc w:val="both"/>
        <w:rPr>
          <w:rFonts w:ascii="Times New Roman" w:hAnsi="Times New Roman" w:cs="Times New Roman"/>
          <w:b/>
          <w:sz w:val="24"/>
          <w:szCs w:val="24"/>
          <w:lang w:val="en-US"/>
        </w:rPr>
      </w:pPr>
    </w:p>
    <w:p w14:paraId="2ADD54B5" w14:textId="498916D9"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1,2,3,4,*</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enabsatz"/>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0" w:name="_Hlk48817156"/>
      <w:r w:rsidRPr="006D69C5">
        <w:rPr>
          <w:rFonts w:asciiTheme="majorBidi" w:hAnsiTheme="majorBidi" w:cstheme="majorBidi"/>
          <w:sz w:val="24"/>
          <w:szCs w:val="24"/>
          <w:lang w:val="en-US"/>
        </w:rPr>
        <w:t>Konstanz, Germany</w:t>
      </w:r>
      <w:bookmarkEnd w:id="0"/>
    </w:p>
    <w:p w14:paraId="6C328A08" w14:textId="77777777" w:rsidR="005D20C4" w:rsidRPr="006D69C5" w:rsidRDefault="005D20C4" w:rsidP="005D20C4">
      <w:pPr>
        <w:pStyle w:val="Listenabsatz"/>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enabsatz"/>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Centre for the Advanced Study of Collective Behaviour, University of Konstanz, Konstanz, Germany</w:t>
      </w:r>
    </w:p>
    <w:p w14:paraId="3FEF57E0" w14:textId="77777777" w:rsidR="005D20C4" w:rsidRPr="006D69C5" w:rsidRDefault="005D20C4" w:rsidP="005D20C4">
      <w:pPr>
        <w:pStyle w:val="Listenabsatz"/>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058C82AD" w:rsidR="005D20C4" w:rsidRPr="006D69C5" w:rsidRDefault="005D20C4" w:rsidP="005D20C4">
      <w:pPr>
        <w:pStyle w:val="Listenabsatz"/>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Kalahari Meerkat Project, Kuruman River Reserve, Northern Cape, South Africa</w:t>
      </w:r>
    </w:p>
    <w:p w14:paraId="7A7DE09D" w14:textId="77777777" w:rsidR="005D20C4" w:rsidRPr="006D69C5" w:rsidRDefault="005D20C4" w:rsidP="005D20C4">
      <w:pPr>
        <w:pStyle w:val="Listenabsatz"/>
        <w:spacing w:line="360" w:lineRule="auto"/>
        <w:jc w:val="both"/>
        <w:rPr>
          <w:rFonts w:asciiTheme="majorBidi" w:hAnsiTheme="majorBidi" w:cstheme="majorBidi"/>
          <w:sz w:val="24"/>
          <w:szCs w:val="24"/>
          <w:lang w:val="en-US"/>
        </w:rPr>
      </w:pPr>
    </w:p>
    <w:p w14:paraId="2B11BF26" w14:textId="77777777" w:rsidR="005D20C4" w:rsidRPr="006D69C5" w:rsidRDefault="005D20C4" w:rsidP="005D20C4">
      <w:pPr>
        <w:pStyle w:val="Listenabsatz"/>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06A90BDD" w14:textId="77777777" w:rsidR="005D20C4" w:rsidRPr="006D69C5" w:rsidRDefault="005D20C4">
      <w:pPr>
        <w:rPr>
          <w:rFonts w:cstheme="minorHAnsi"/>
          <w:b/>
          <w:bCs/>
          <w:lang w:val="en-US"/>
        </w:rPr>
      </w:pPr>
      <w:r w:rsidRPr="006D69C5">
        <w:rPr>
          <w:rFonts w:cstheme="minorHAnsi"/>
          <w:b/>
          <w:bCs/>
          <w:lang w:val="en-US"/>
        </w:rPr>
        <w:br w:type="page"/>
      </w:r>
    </w:p>
    <w:p w14:paraId="3E13DE2C" w14:textId="118E1F0D" w:rsidR="00E65B95" w:rsidRPr="006D69C5" w:rsidRDefault="0036157B" w:rsidP="00F502E7">
      <w:pPr>
        <w:spacing w:line="360" w:lineRule="auto"/>
        <w:jc w:val="both"/>
        <w:rPr>
          <w:rFonts w:cstheme="minorHAnsi"/>
          <w:lang w:val="en-US"/>
        </w:rPr>
      </w:pPr>
      <w:bookmarkStart w:id="1" w:name="_Hlk89330746"/>
      <w:r w:rsidRPr="006D69C5">
        <w:rPr>
          <w:rFonts w:cstheme="minorHAnsi"/>
          <w:b/>
          <w:bCs/>
          <w:sz w:val="28"/>
          <w:szCs w:val="28"/>
          <w:lang w:val="en-US"/>
        </w:rPr>
        <w:lastRenderedPageBreak/>
        <w:t>INTRODUCTION</w:t>
      </w:r>
      <w:r w:rsidRPr="006D69C5">
        <w:rPr>
          <w:rFonts w:cstheme="minorHAnsi"/>
          <w:lang w:val="en-US"/>
        </w:rPr>
        <w:t xml:space="preserve"> </w:t>
      </w:r>
    </w:p>
    <w:p w14:paraId="5B6D7FC4" w14:textId="2C96D2F8" w:rsidR="00E65B95" w:rsidRPr="006D69C5" w:rsidRDefault="00E65B95" w:rsidP="00F502E7">
      <w:pPr>
        <w:spacing w:line="360" w:lineRule="auto"/>
        <w:jc w:val="both"/>
        <w:rPr>
          <w:rFonts w:cstheme="minorHAnsi"/>
          <w:lang w:val="en-US"/>
        </w:rPr>
      </w:pPr>
      <w:bookmarkStart w:id="2" w:name="_Hlk89330731"/>
      <w:bookmarkEnd w:id="1"/>
      <w:r w:rsidRPr="006D69C5">
        <w:rPr>
          <w:rFonts w:cstheme="minorHAnsi"/>
          <w:lang w:val="en-US"/>
        </w:rPr>
        <w:t xml:space="preserve">In </w:t>
      </w:r>
      <w:del w:id="3" w:author="Mara Thomas" w:date="2021-12-12T18:44:00Z">
        <w:r w:rsidRPr="006D69C5" w:rsidDel="006046B8">
          <w:rPr>
            <w:rFonts w:cstheme="minorHAnsi"/>
            <w:lang w:val="en-US"/>
          </w:rPr>
          <w:delText xml:space="preserve">wild </w:delText>
        </w:r>
      </w:del>
      <w:r w:rsidRPr="006D69C5">
        <w:rPr>
          <w:rFonts w:cstheme="minorHAnsi"/>
          <w:lang w:val="en-US"/>
        </w:rPr>
        <w:t>social animals, individuals often have heterogenous contributions to group</w:t>
      </w:r>
      <w:r w:rsidR="005D57AD" w:rsidRPr="006D69C5">
        <w:rPr>
          <w:rFonts w:cstheme="minorHAnsi"/>
          <w:lang w:val="en-US"/>
        </w:rPr>
        <w:t xml:space="preserve"> decisions</w:t>
      </w:r>
      <w:r w:rsidRPr="006D69C5">
        <w:rPr>
          <w:rFonts w:cstheme="minorHAnsi"/>
          <w:lang w:val="en-US"/>
        </w:rPr>
        <w:t>.</w:t>
      </w:r>
      <w:r w:rsidR="00FC6545" w:rsidRPr="006D69C5">
        <w:rPr>
          <w:rFonts w:cstheme="minorHAnsi"/>
          <w:lang w:val="en-US"/>
        </w:rPr>
        <w:t xml:space="preserve"> </w:t>
      </w:r>
      <w:r w:rsidR="00C04A0E">
        <w:rPr>
          <w:rFonts w:cstheme="minorHAnsi"/>
          <w:lang w:val="en-US"/>
        </w:rPr>
        <w:t>In a given instance, g</w:t>
      </w:r>
      <w:r w:rsidR="005D57AD" w:rsidRPr="006D69C5">
        <w:rPr>
          <w:rFonts w:cstheme="minorHAnsi"/>
          <w:lang w:val="en-US"/>
        </w:rPr>
        <w:t xml:space="preserve">roup members </w:t>
      </w:r>
      <w:r w:rsidR="00C04A0E" w:rsidRPr="006D69C5">
        <w:rPr>
          <w:rFonts w:cstheme="minorHAnsi"/>
          <w:lang w:val="en-US"/>
        </w:rPr>
        <w:t>whose</w:t>
      </w:r>
      <w:r w:rsidR="005D57AD" w:rsidRPr="006D69C5">
        <w:rPr>
          <w:rFonts w:cstheme="minorHAnsi"/>
          <w:lang w:val="en-US"/>
        </w:rPr>
        <w:t xml:space="preserve"> actions cause others to change their behavior </w:t>
      </w:r>
      <w:r w:rsidR="006D69C5" w:rsidRPr="006D69C5">
        <w:rPr>
          <w:rFonts w:cstheme="minorHAnsi"/>
          <w:lang w:val="en-US"/>
        </w:rPr>
        <w:t xml:space="preserve">can be said to exert influence, </w:t>
      </w:r>
      <w:r w:rsidR="00687B7E" w:rsidRPr="006D69C5">
        <w:rPr>
          <w:rFonts w:cstheme="minorHAnsi"/>
          <w:lang w:val="en-US"/>
        </w:rPr>
        <w:t xml:space="preserve">regardless </w:t>
      </w:r>
      <w:r w:rsidR="00FC6545" w:rsidRPr="006D69C5">
        <w:rPr>
          <w:rFonts w:cstheme="minorHAnsi"/>
          <w:lang w:val="en-US"/>
        </w:rPr>
        <w:t xml:space="preserve">of </w:t>
      </w:r>
      <w:r w:rsidR="006D69C5" w:rsidRPr="006D69C5">
        <w:rPr>
          <w:rFonts w:cstheme="minorHAnsi"/>
          <w:lang w:val="en-US"/>
        </w:rPr>
        <w:t>their</w:t>
      </w:r>
      <w:r w:rsidR="00FC6545" w:rsidRPr="006D69C5">
        <w:rPr>
          <w:rFonts w:cstheme="minorHAnsi"/>
          <w:lang w:val="en-US"/>
        </w:rPr>
        <w:t xml:space="preserve"> intention</w:t>
      </w:r>
      <w:r w:rsidR="0040617C">
        <w:rPr>
          <w:rFonts w:cstheme="minorHAnsi"/>
          <w:lang w:val="en-US"/>
        </w:rPr>
        <w:t>, but the distribution and consistency of influence can vary between individuals over multiple instances</w:t>
      </w:r>
      <w:r w:rsidR="00FC6545" w:rsidRPr="006D69C5">
        <w:rPr>
          <w:rFonts w:cstheme="minorHAnsi"/>
          <w:lang w:val="en-US"/>
        </w:rPr>
        <w:t xml:space="preserve"> </w:t>
      </w:r>
      <w:r w:rsidR="00FC6545" w:rsidRPr="006D69C5">
        <w:rPr>
          <w:rFonts w:cstheme="minorHAnsi"/>
          <w:lang w:val="en-US"/>
        </w:rPr>
        <w:fldChar w:fldCharType="begin"/>
      </w:r>
      <w:r w:rsidR="00E72BD2">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00FC6545" w:rsidRPr="006D69C5">
        <w:rPr>
          <w:rFonts w:cstheme="minorHAnsi"/>
          <w:lang w:val="en-US"/>
        </w:rPr>
        <w:fldChar w:fldCharType="separate"/>
      </w:r>
      <w:r w:rsidR="00E72BD2" w:rsidRPr="005B1CD6">
        <w:rPr>
          <w:rFonts w:ascii="Calibri" w:hAnsi="Calibri" w:cs="Calibri"/>
          <w:lang w:val="en-US"/>
        </w:rPr>
        <w:t>(Strandburg-Peshkin et al. 2018; Garland et al. 2018)</w:t>
      </w:r>
      <w:r w:rsidR="00FC6545" w:rsidRPr="006D69C5">
        <w:rPr>
          <w:rFonts w:cstheme="minorHAnsi"/>
          <w:lang w:val="en-US"/>
        </w:rPr>
        <w:fldChar w:fldCharType="end"/>
      </w:r>
      <w:r w:rsidR="00FC6545" w:rsidRPr="006D69C5">
        <w:rPr>
          <w:rFonts w:cstheme="minorHAnsi"/>
          <w:lang w:val="en-US"/>
        </w:rPr>
        <w:t>.</w:t>
      </w:r>
      <w:r w:rsidR="00827A50">
        <w:rPr>
          <w:rFonts w:cstheme="minorHAnsi"/>
          <w:lang w:val="en-US"/>
        </w:rPr>
        <w:t xml:space="preserve"> </w:t>
      </w:r>
      <w:r w:rsidR="002E6FDA">
        <w:rPr>
          <w:rFonts w:cstheme="minorHAnsi"/>
          <w:lang w:val="en-US"/>
        </w:rPr>
        <w:t>Influence patterns ha</w:t>
      </w:r>
      <w:ins w:id="4" w:author="Mara Thomas" w:date="2021-12-12T18:45:00Z">
        <w:r w:rsidR="006046B8">
          <w:rPr>
            <w:rFonts w:cstheme="minorHAnsi"/>
            <w:lang w:val="en-US"/>
          </w:rPr>
          <w:t>ve</w:t>
        </w:r>
      </w:ins>
      <w:del w:id="5" w:author="Mara Thomas" w:date="2021-12-12T18:45:00Z">
        <w:r w:rsidR="002E6FDA" w:rsidDel="006046B8">
          <w:rPr>
            <w:rFonts w:cstheme="minorHAnsi"/>
            <w:lang w:val="en-US"/>
          </w:rPr>
          <w:delText>s</w:delText>
        </w:r>
      </w:del>
      <w:r w:rsidR="002E6FDA">
        <w:rPr>
          <w:rFonts w:cstheme="minorHAnsi"/>
          <w:lang w:val="en-US"/>
        </w:rPr>
        <w:t xml:space="preserve"> proven hard to assess and compare between social groups in the wild for a number of reasons. First, </w:t>
      </w:r>
      <w:del w:id="6" w:author="Mara Thomas" w:date="2021-12-12T18:46:00Z">
        <w:r w:rsidR="002E6FDA" w:rsidDel="006046B8">
          <w:rPr>
            <w:rFonts w:cstheme="minorHAnsi"/>
            <w:lang w:val="en-US"/>
          </w:rPr>
          <w:delText>each species, and to some extent each group within a species, have their own characteristics, in terms of</w:delText>
        </w:r>
      </w:del>
      <w:ins w:id="7" w:author="Mara Thomas" w:date="2021-12-12T18:46:00Z">
        <w:r w:rsidR="006046B8">
          <w:rPr>
            <w:rFonts w:cstheme="minorHAnsi"/>
            <w:lang w:val="en-US"/>
          </w:rPr>
          <w:t>animal groups differ in</w:t>
        </w:r>
      </w:ins>
      <w:r w:rsidR="002E6FDA">
        <w:rPr>
          <w:rFonts w:cstheme="minorHAnsi"/>
          <w:lang w:val="en-US"/>
        </w:rPr>
        <w:t xml:space="preserve"> </w:t>
      </w:r>
      <w:del w:id="8" w:author="Mara Thomas" w:date="2021-12-12T18:46:00Z">
        <w:r w:rsidR="002E6FDA" w:rsidDel="006046B8">
          <w:rPr>
            <w:rFonts w:cstheme="minorHAnsi"/>
            <w:lang w:val="en-US"/>
          </w:rPr>
          <w:delText xml:space="preserve">group </w:delText>
        </w:r>
      </w:del>
      <w:r w:rsidR="002E6FDA">
        <w:rPr>
          <w:rFonts w:cstheme="minorHAnsi"/>
          <w:lang w:val="en-US"/>
        </w:rPr>
        <w:t xml:space="preserve">size and composition, social structure, </w:t>
      </w:r>
      <w:del w:id="9" w:author="Mara Thomas" w:date="2021-12-12T18:46:00Z">
        <w:r w:rsidR="002E6FDA" w:rsidDel="006046B8">
          <w:rPr>
            <w:rFonts w:cstheme="minorHAnsi"/>
            <w:lang w:val="en-US"/>
          </w:rPr>
          <w:delText xml:space="preserve">or </w:delText>
        </w:r>
      </w:del>
      <w:r w:rsidR="002E6FDA">
        <w:rPr>
          <w:rFonts w:cstheme="minorHAnsi"/>
          <w:lang w:val="en-US"/>
        </w:rPr>
        <w:t>type of movement and cohesion mechanisms</w:t>
      </w:r>
      <w:ins w:id="10" w:author="Mara Thomas" w:date="2021-12-12T18:47:00Z">
        <w:r w:rsidR="006046B8">
          <w:rPr>
            <w:rFonts w:cstheme="minorHAnsi"/>
            <w:lang w:val="en-US"/>
          </w:rPr>
          <w:t xml:space="preserve"> and thus</w:t>
        </w:r>
      </w:ins>
      <w:del w:id="11" w:author="Mara Thomas" w:date="2021-12-12T18:47:00Z">
        <w:r w:rsidR="002E6FDA" w:rsidDel="006046B8">
          <w:rPr>
            <w:rFonts w:cstheme="minorHAnsi"/>
            <w:lang w:val="en-US"/>
          </w:rPr>
          <w:delText>,</w:delText>
        </w:r>
      </w:del>
      <w:r w:rsidR="002E6FDA">
        <w:rPr>
          <w:rFonts w:cstheme="minorHAnsi"/>
          <w:lang w:val="en-US"/>
        </w:rPr>
        <w:t xml:space="preserve"> </w:t>
      </w:r>
      <w:del w:id="12" w:author="Mara Thomas" w:date="2021-12-12T18:47:00Z">
        <w:r w:rsidR="002E6FDA" w:rsidDel="006046B8">
          <w:rPr>
            <w:rFonts w:cstheme="minorHAnsi"/>
            <w:lang w:val="en-US"/>
          </w:rPr>
          <w:delText>which has the potential to create a great</w:delText>
        </w:r>
      </w:del>
      <w:ins w:id="13" w:author="Mara Thomas" w:date="2021-12-12T18:47:00Z">
        <w:r w:rsidR="006046B8">
          <w:rPr>
            <w:rFonts w:cstheme="minorHAnsi"/>
            <w:lang w:val="en-US"/>
          </w:rPr>
          <w:t>display a wide</w:t>
        </w:r>
      </w:ins>
      <w:r w:rsidR="002E6FDA">
        <w:rPr>
          <w:rFonts w:cstheme="minorHAnsi"/>
          <w:lang w:val="en-US"/>
        </w:rPr>
        <w:t xml:space="preserve"> variety of influence patterns. </w:t>
      </w:r>
      <w:del w:id="14" w:author="Mara Thomas" w:date="2021-12-12T18:47:00Z">
        <w:r w:rsidR="002E6FDA" w:rsidDel="006046B8">
          <w:rPr>
            <w:rFonts w:cstheme="minorHAnsi"/>
            <w:lang w:val="en-US"/>
          </w:rPr>
          <w:delText>Then</w:delText>
        </w:r>
      </w:del>
      <w:ins w:id="15" w:author="Mara Thomas" w:date="2021-12-12T18:47:00Z">
        <w:r w:rsidR="006046B8">
          <w:rPr>
            <w:rFonts w:cstheme="minorHAnsi"/>
            <w:lang w:val="en-US"/>
          </w:rPr>
          <w:t>Second</w:t>
        </w:r>
      </w:ins>
      <w:r w:rsidR="002E6FDA">
        <w:rPr>
          <w:rFonts w:cstheme="minorHAnsi"/>
          <w:lang w:val="en-US"/>
        </w:rPr>
        <w:t xml:space="preserve">, </w:t>
      </w:r>
      <w:del w:id="16" w:author="Mara Thomas" w:date="2021-12-12T18:47:00Z">
        <w:r w:rsidR="002E6FDA" w:rsidDel="006046B8">
          <w:rPr>
            <w:rFonts w:cstheme="minorHAnsi"/>
            <w:lang w:val="en-US"/>
          </w:rPr>
          <w:delText>w</w:delText>
        </w:r>
        <w:r w:rsidR="001D7209" w:rsidDel="006046B8">
          <w:rPr>
            <w:rFonts w:cstheme="minorHAnsi"/>
            <w:lang w:val="en-US"/>
          </w:rPr>
          <w:delText xml:space="preserve">ithin a given group, </w:delText>
        </w:r>
      </w:del>
      <w:r w:rsidR="001D7209">
        <w:rPr>
          <w:rFonts w:cstheme="minorHAnsi"/>
          <w:lang w:val="en-US"/>
        </w:rPr>
        <w:t>i</w:t>
      </w:r>
      <w:r w:rsidR="00827A50">
        <w:rPr>
          <w:rFonts w:cstheme="minorHAnsi"/>
          <w:lang w:val="en-US"/>
        </w:rPr>
        <w:t xml:space="preserve">ndividual influence </w:t>
      </w:r>
      <w:ins w:id="17" w:author="Mara Thomas" w:date="2021-12-12T18:47:00Z">
        <w:r w:rsidR="006046B8">
          <w:rPr>
            <w:rFonts w:cstheme="minorHAnsi"/>
            <w:lang w:val="en-US"/>
          </w:rPr>
          <w:t xml:space="preserve">within a given group </w:t>
        </w:r>
      </w:ins>
      <w:r w:rsidR="001D7209">
        <w:rPr>
          <w:rFonts w:cstheme="minorHAnsi"/>
          <w:lang w:val="en-US"/>
        </w:rPr>
        <w:t>can be</w:t>
      </w:r>
      <w:r w:rsidR="00827A50">
        <w:rPr>
          <w:rFonts w:cstheme="minorHAnsi"/>
          <w:lang w:val="en-US"/>
        </w:rPr>
        <w:t xml:space="preserve"> highly variable</w:t>
      </w:r>
      <w:ins w:id="18" w:author="Mara Thomas" w:date="2021-12-12T18:48:00Z">
        <w:r w:rsidR="006046B8">
          <w:rPr>
            <w:rFonts w:cstheme="minorHAnsi"/>
            <w:lang w:val="en-US"/>
          </w:rPr>
          <w:t xml:space="preserve"> and depends on </w:t>
        </w:r>
      </w:ins>
      <w:del w:id="19" w:author="Mara Thomas" w:date="2021-12-12T18:48:00Z">
        <w:r w:rsidR="00827A50" w:rsidDel="006046B8">
          <w:rPr>
            <w:rFonts w:cstheme="minorHAnsi"/>
            <w:lang w:val="en-US"/>
          </w:rPr>
          <w:delText xml:space="preserve">, likely depending on changes in </w:delText>
        </w:r>
      </w:del>
      <w:r w:rsidR="00827A50">
        <w:rPr>
          <w:rFonts w:cstheme="minorHAnsi"/>
          <w:lang w:val="en-US"/>
        </w:rPr>
        <w:t xml:space="preserve">environmental or social context, </w:t>
      </w:r>
      <w:del w:id="20" w:author="Mara Thomas" w:date="2021-12-12T18:48:00Z">
        <w:r w:rsidR="00827A50" w:rsidDel="006046B8">
          <w:rPr>
            <w:rFonts w:cstheme="minorHAnsi"/>
            <w:lang w:val="en-US"/>
          </w:rPr>
          <w:delText>or on</w:delText>
        </w:r>
      </w:del>
      <w:ins w:id="21" w:author="Mara Thomas" w:date="2021-12-12T18:48:00Z">
        <w:r w:rsidR="006046B8">
          <w:rPr>
            <w:rFonts w:cstheme="minorHAnsi"/>
            <w:lang w:val="en-US"/>
          </w:rPr>
          <w:t>as well as</w:t>
        </w:r>
      </w:ins>
      <w:r w:rsidR="00827A50">
        <w:rPr>
          <w:rFonts w:cstheme="minorHAnsi"/>
          <w:lang w:val="en-US"/>
        </w:rPr>
        <w:t xml:space="preserve"> transient </w:t>
      </w:r>
      <w:del w:id="22" w:author="Mara Thomas" w:date="2021-12-12T18:48:00Z">
        <w:r w:rsidR="00827A50" w:rsidDel="006046B8">
          <w:rPr>
            <w:rFonts w:cstheme="minorHAnsi"/>
            <w:lang w:val="en-US"/>
          </w:rPr>
          <w:delText xml:space="preserve">individual </w:delText>
        </w:r>
      </w:del>
      <w:r w:rsidR="00827A50">
        <w:rPr>
          <w:rFonts w:cstheme="minorHAnsi"/>
          <w:lang w:val="en-US"/>
        </w:rPr>
        <w:t xml:space="preserve">traits like physiological status or foraging success. </w:t>
      </w:r>
      <w:r w:rsidR="002171BF">
        <w:rPr>
          <w:rFonts w:cstheme="minorHAnsi"/>
          <w:lang w:val="en-US"/>
        </w:rPr>
        <w:t>It is often non-trivial to define and quantify influence in social system</w:t>
      </w:r>
      <w:ins w:id="23" w:author="Mara Thomas" w:date="2021-12-12T18:48:00Z">
        <w:r w:rsidR="006046B8">
          <w:rPr>
            <w:rFonts w:cstheme="minorHAnsi"/>
            <w:lang w:val="en-US"/>
          </w:rPr>
          <w:t>s,</w:t>
        </w:r>
      </w:ins>
      <w:r w:rsidR="002171BF">
        <w:rPr>
          <w:rFonts w:cstheme="minorHAnsi"/>
          <w:lang w:val="en-US"/>
        </w:rPr>
        <w:t xml:space="preserve"> as one requires knowledge about the decision-making mechanisms at play and about </w:t>
      </w:r>
      <w:del w:id="24" w:author="Mara Thomas" w:date="2021-12-12T18:48:00Z">
        <w:r w:rsidR="003E530E" w:rsidDel="006046B8">
          <w:rPr>
            <w:rFonts w:cstheme="minorHAnsi"/>
            <w:lang w:val="en-US"/>
          </w:rPr>
          <w:delText xml:space="preserve">which </w:delText>
        </w:r>
      </w:del>
      <w:ins w:id="25" w:author="Mara Thomas" w:date="2021-12-12T18:48:00Z">
        <w:r w:rsidR="006046B8">
          <w:rPr>
            <w:rFonts w:cstheme="minorHAnsi"/>
            <w:lang w:val="en-US"/>
          </w:rPr>
          <w:t xml:space="preserve">the </w:t>
        </w:r>
      </w:ins>
      <w:r w:rsidR="003E530E">
        <w:rPr>
          <w:rFonts w:cstheme="minorHAnsi"/>
          <w:lang w:val="en-US"/>
        </w:rPr>
        <w:t xml:space="preserve">type of </w:t>
      </w:r>
      <w:ins w:id="26" w:author="Mara Thomas" w:date="2021-12-12T18:49:00Z">
        <w:r w:rsidR="006046B8">
          <w:rPr>
            <w:rFonts w:cstheme="minorHAnsi"/>
            <w:lang w:val="en-US"/>
          </w:rPr>
          <w:t xml:space="preserve">individual </w:t>
        </w:r>
      </w:ins>
      <w:del w:id="27" w:author="Mara Thomas" w:date="2021-12-12T18:49:00Z">
        <w:r w:rsidR="003E530E" w:rsidDel="006046B8">
          <w:rPr>
            <w:rFonts w:cstheme="minorHAnsi"/>
            <w:lang w:val="en-US"/>
          </w:rPr>
          <w:delText>cues</w:delText>
        </w:r>
        <w:r w:rsidR="00143C96" w:rsidDel="006046B8">
          <w:rPr>
            <w:rFonts w:cstheme="minorHAnsi"/>
            <w:lang w:val="en-US"/>
          </w:rPr>
          <w:delText xml:space="preserve"> </w:delText>
        </w:r>
      </w:del>
      <w:ins w:id="28" w:author="Mara Thomas" w:date="2021-12-12T18:49:00Z">
        <w:r w:rsidR="006046B8">
          <w:rPr>
            <w:rFonts w:cstheme="minorHAnsi"/>
            <w:lang w:val="en-US"/>
          </w:rPr>
          <w:t xml:space="preserve">actions </w:t>
        </w:r>
      </w:ins>
      <w:del w:id="29" w:author="Mara Thomas" w:date="2021-12-12T18:49:00Z">
        <w:r w:rsidR="00143C96" w:rsidDel="006046B8">
          <w:rPr>
            <w:rFonts w:cstheme="minorHAnsi"/>
            <w:lang w:val="en-US"/>
          </w:rPr>
          <w:delText>from a given individual</w:delText>
        </w:r>
        <w:r w:rsidR="003E530E" w:rsidDel="006046B8">
          <w:rPr>
            <w:rFonts w:cstheme="minorHAnsi"/>
            <w:lang w:val="en-US"/>
          </w:rPr>
          <w:delText xml:space="preserve"> are of particular relevance in</w:delText>
        </w:r>
      </w:del>
      <w:ins w:id="30" w:author="Mara Thomas" w:date="2021-12-12T18:49:00Z">
        <w:r w:rsidR="006046B8">
          <w:rPr>
            <w:rFonts w:cstheme="minorHAnsi"/>
            <w:lang w:val="en-US"/>
          </w:rPr>
          <w:t>that can</w:t>
        </w:r>
      </w:ins>
      <w:r w:rsidR="003E530E">
        <w:rPr>
          <w:rFonts w:cstheme="minorHAnsi"/>
          <w:lang w:val="en-US"/>
        </w:rPr>
        <w:t xml:space="preserve"> influenc</w:t>
      </w:r>
      <w:ins w:id="31" w:author="Mara Thomas" w:date="2021-12-12T18:49:00Z">
        <w:r w:rsidR="006046B8">
          <w:rPr>
            <w:rFonts w:cstheme="minorHAnsi"/>
            <w:lang w:val="en-US"/>
          </w:rPr>
          <w:t>e</w:t>
        </w:r>
      </w:ins>
      <w:del w:id="32" w:author="Mara Thomas" w:date="2021-12-12T18:49:00Z">
        <w:r w:rsidR="003E530E" w:rsidDel="006046B8">
          <w:rPr>
            <w:rFonts w:cstheme="minorHAnsi"/>
            <w:lang w:val="en-US"/>
          </w:rPr>
          <w:delText>ing</w:delText>
        </w:r>
      </w:del>
      <w:r w:rsidR="003E530E">
        <w:rPr>
          <w:rFonts w:cstheme="minorHAnsi"/>
          <w:lang w:val="en-US"/>
        </w:rPr>
        <w:t xml:space="preserve"> the decisions of others</w:t>
      </w:r>
      <w:r w:rsidR="00143C96">
        <w:rPr>
          <w:rFonts w:cstheme="minorHAnsi"/>
          <w:lang w:val="en-US"/>
        </w:rPr>
        <w:t>. In the context of movement</w:t>
      </w:r>
      <w:ins w:id="33" w:author="Mara Thomas" w:date="2021-12-12T18:49:00Z">
        <w:r w:rsidR="006046B8">
          <w:rPr>
            <w:rFonts w:cstheme="minorHAnsi"/>
            <w:lang w:val="en-US"/>
          </w:rPr>
          <w:t xml:space="preserve"> decisions</w:t>
        </w:r>
      </w:ins>
      <w:r w:rsidR="00143C96">
        <w:rPr>
          <w:rFonts w:cstheme="minorHAnsi"/>
          <w:lang w:val="en-US"/>
        </w:rPr>
        <w:t xml:space="preserve">, these </w:t>
      </w:r>
      <w:r w:rsidR="00275CE7">
        <w:rPr>
          <w:rFonts w:cstheme="minorHAnsi"/>
          <w:lang w:val="en-US"/>
        </w:rPr>
        <w:t xml:space="preserve">cues </w:t>
      </w:r>
      <w:del w:id="34" w:author="Mara Thomas" w:date="2021-12-12T18:49:00Z">
        <w:r w:rsidR="00143C96" w:rsidDel="006046B8">
          <w:rPr>
            <w:rFonts w:cstheme="minorHAnsi"/>
            <w:lang w:val="en-US"/>
          </w:rPr>
          <w:delText xml:space="preserve">can </w:delText>
        </w:r>
      </w:del>
      <w:r w:rsidR="00143C96" w:rsidRPr="006D69C5">
        <w:rPr>
          <w:rFonts w:eastAsia="Times New Roman" w:cs="Times New Roman"/>
          <w:color w:val="000000"/>
          <w:szCs w:val="24"/>
          <w:lang w:val="en-US"/>
        </w:rPr>
        <w:t xml:space="preserve">include position in space, movement in a given direction, </w:t>
      </w:r>
      <w:ins w:id="35" w:author="Mara Thomas" w:date="2021-12-12T18:50:00Z">
        <w:r w:rsidR="006046B8">
          <w:rPr>
            <w:rFonts w:eastAsia="Times New Roman" w:cs="Times New Roman"/>
            <w:color w:val="000000"/>
            <w:szCs w:val="24"/>
            <w:lang w:val="en-US"/>
          </w:rPr>
          <w:t xml:space="preserve">as well as </w:t>
        </w:r>
      </w:ins>
      <w:r w:rsidR="00143C96" w:rsidRPr="006D69C5">
        <w:rPr>
          <w:rFonts w:eastAsia="Times New Roman" w:cs="Times New Roman"/>
          <w:color w:val="000000"/>
          <w:szCs w:val="24"/>
          <w:lang w:val="en-US"/>
        </w:rPr>
        <w:t>specific vocalizations</w:t>
      </w:r>
      <w:ins w:id="36" w:author="Mara Thomas" w:date="2021-12-12T18:50:00Z">
        <w:r w:rsidR="006046B8">
          <w:rPr>
            <w:rFonts w:eastAsia="Times New Roman" w:cs="Times New Roman"/>
            <w:color w:val="000000"/>
            <w:szCs w:val="24"/>
            <w:lang w:val="en-US"/>
          </w:rPr>
          <w:t>.</w:t>
        </w:r>
      </w:ins>
      <w:del w:id="37" w:author="Mara Thomas" w:date="2021-12-12T18:50:00Z">
        <w:r w:rsidR="00143C96" w:rsidRPr="006D69C5" w:rsidDel="006046B8">
          <w:rPr>
            <w:rFonts w:eastAsia="Times New Roman" w:cs="Times New Roman"/>
            <w:color w:val="000000"/>
            <w:szCs w:val="24"/>
            <w:lang w:val="en-US"/>
          </w:rPr>
          <w:delText>…</w:delText>
        </w:r>
      </w:del>
      <w:r w:rsidR="00AA73AB">
        <w:rPr>
          <w:rFonts w:eastAsia="Times New Roman" w:cs="Times New Roman"/>
          <w:color w:val="000000"/>
          <w:szCs w:val="24"/>
          <w:lang w:val="en-US"/>
        </w:rPr>
        <w:t xml:space="preserve"> </w:t>
      </w:r>
      <w:ins w:id="38" w:author="Mara Thomas" w:date="2021-12-12T18:50:00Z">
        <w:r w:rsidR="006046B8">
          <w:rPr>
            <w:rFonts w:eastAsia="Times New Roman" w:cs="Times New Roman"/>
            <w:color w:val="000000"/>
            <w:szCs w:val="24"/>
            <w:lang w:val="en-US"/>
          </w:rPr>
          <w:t xml:space="preserve">However, while </w:t>
        </w:r>
      </w:ins>
      <w:del w:id="39" w:author="Mara Thomas" w:date="2021-12-12T18:50:00Z">
        <w:r w:rsidR="00AA73AB" w:rsidDel="006046B8">
          <w:rPr>
            <w:rFonts w:eastAsia="Times New Roman" w:cs="Times New Roman"/>
            <w:color w:val="000000"/>
            <w:szCs w:val="24"/>
            <w:lang w:val="en-US"/>
          </w:rPr>
          <w:delText xml:space="preserve">It has been shown through </w:delText>
        </w:r>
      </w:del>
      <w:r w:rsidR="00AA73AB">
        <w:rPr>
          <w:rFonts w:eastAsia="Times New Roman" w:cs="Times New Roman"/>
          <w:color w:val="000000"/>
          <w:szCs w:val="24"/>
          <w:lang w:val="en-US"/>
        </w:rPr>
        <w:t xml:space="preserve">models and lab experiments </w:t>
      </w:r>
      <w:ins w:id="40" w:author="Mara Thomas" w:date="2021-12-12T18:50:00Z">
        <w:r w:rsidR="006046B8">
          <w:rPr>
            <w:rFonts w:eastAsia="Times New Roman" w:cs="Times New Roman"/>
            <w:color w:val="000000"/>
            <w:szCs w:val="24"/>
            <w:lang w:val="en-US"/>
          </w:rPr>
          <w:t xml:space="preserve">have shown </w:t>
        </w:r>
      </w:ins>
      <w:r w:rsidR="00AA73AB">
        <w:rPr>
          <w:rFonts w:eastAsia="Times New Roman" w:cs="Times New Roman"/>
          <w:color w:val="000000"/>
          <w:szCs w:val="24"/>
          <w:lang w:val="en-US"/>
        </w:rPr>
        <w:t>that the movement of a given individual in a group is strongly influenced by the relative position</w:t>
      </w:r>
      <w:r w:rsidR="00143C96" w:rsidRPr="006D69C5">
        <w:rPr>
          <w:rFonts w:eastAsia="Times New Roman" w:cs="Times New Roman"/>
          <w:color w:val="000000"/>
          <w:szCs w:val="24"/>
          <w:lang w:val="en-US"/>
        </w:rPr>
        <w:t xml:space="preserve"> </w:t>
      </w:r>
      <w:r w:rsidR="00AA73AB">
        <w:rPr>
          <w:rFonts w:eastAsia="Times New Roman" w:cs="Times New Roman"/>
          <w:color w:val="000000"/>
          <w:szCs w:val="24"/>
          <w:lang w:val="en-US"/>
        </w:rPr>
        <w:t xml:space="preserve">of its neighbors </w:t>
      </w:r>
      <w:r w:rsidR="00762539">
        <w:rPr>
          <w:rFonts w:eastAsia="Times New Roman" w:cs="Times New Roman"/>
          <w:color w:val="000000"/>
          <w:szCs w:val="24"/>
          <w:lang w:val="en-US"/>
        </w:rPr>
        <w:fldChar w:fldCharType="begin"/>
      </w:r>
      <w:r w:rsidR="00762539">
        <w:rPr>
          <w:rFonts w:eastAsia="Times New Roman" w:cs="Times New Roman"/>
          <w:color w:val="000000"/>
          <w:szCs w:val="24"/>
          <w:lang w:val="en-US"/>
        </w:rPr>
        <w:instrText xml:space="preserve"> ADDIN ZOTERO_ITEM CSL_CITATION {"citationID":"5V0XDyTp","properties":{"formattedCitation":"(Couzin et al. 2005)","plainCitation":"(Couzin et al. 2005)","noteIndex":0},"citationItems":[{"id":556,"uris":["http://zotero.org/users/5080349/items/5XSZSAZR"],"uri":["http://zotero.org/users/5080349/items/5XSZSAZR"],"itemData":{"id":556,"type":"article-journal","abstract":"For animals that forage or travel in groups, making movement decisions often depends on social interactions among group members1,2. However, in many cases, few individuals have pertinent information, such as knowledge about the location of a food source3,4, or of a migration route5,6,7,8,9. Using a simple model we show how information can be transferred within groups both without signalling and when group members do not know which individuals, if any, have information. We reveal that the larger the group the smaller the proportion of informed individuals needed to guide the group, and that only a very small proportion of informed individuals is required to achieve great accuracy. We also demonstrate how groups can make consensus decisions, even though informed individuals do not know whether they are in a majority or minority, how the quality of their information compares with that of others, or even whether there are any other informed individuals. Our model provides new insights into the mechanisms of effective leadership and decision-making in biological systems.","container-title":"Nature","DOI":"10.1038/nature03236","ISSN":"1476-4687","issue":"7025","language":"en","page":"513-516","source":"www.nature.com","title":"Effective leadership and decision-making in animal groups on the move","volume":"433","author":[{"family":"Couzin","given":"Iain D."},{"family":"Krause","given":"Jens"},{"family":"Franks","given":"Nigel R."},{"family":"Levin","given":"Simon A."}],"issued":{"date-parts":[["2005",2]]}}}],"schema":"https://github.com/citation-style-language/schema/raw/master/csl-citation.json"} </w:instrText>
      </w:r>
      <w:r w:rsidR="00762539">
        <w:rPr>
          <w:rFonts w:eastAsia="Times New Roman" w:cs="Times New Roman"/>
          <w:color w:val="000000"/>
          <w:szCs w:val="24"/>
          <w:lang w:val="en-US"/>
        </w:rPr>
        <w:fldChar w:fldCharType="separate"/>
      </w:r>
      <w:r w:rsidR="00762539" w:rsidRPr="00762539">
        <w:rPr>
          <w:rFonts w:ascii="Calibri" w:hAnsi="Calibri" w:cs="Calibri"/>
          <w:lang w:val="en-US"/>
        </w:rPr>
        <w:t>(Couzin et al. 2005)</w:t>
      </w:r>
      <w:r w:rsidR="00762539">
        <w:rPr>
          <w:rFonts w:eastAsia="Times New Roman" w:cs="Times New Roman"/>
          <w:color w:val="000000"/>
          <w:szCs w:val="24"/>
          <w:lang w:val="en-US"/>
        </w:rPr>
        <w:fldChar w:fldCharType="end"/>
      </w:r>
      <w:r w:rsidR="00AA73AB">
        <w:rPr>
          <w:rFonts w:eastAsia="Times New Roman" w:cs="Times New Roman"/>
          <w:color w:val="000000"/>
          <w:szCs w:val="24"/>
          <w:lang w:val="en-US"/>
        </w:rPr>
        <w:t xml:space="preserve">, </w:t>
      </w:r>
      <w:del w:id="41" w:author="Mara Thomas" w:date="2021-12-12T18:50:00Z">
        <w:r w:rsidR="00AA73AB" w:rsidDel="006046B8">
          <w:rPr>
            <w:rFonts w:eastAsia="Times New Roman" w:cs="Times New Roman"/>
            <w:color w:val="000000"/>
            <w:szCs w:val="24"/>
            <w:lang w:val="en-US"/>
          </w:rPr>
          <w:delText xml:space="preserve">but </w:delText>
        </w:r>
      </w:del>
      <w:r w:rsidR="00AA73AB">
        <w:rPr>
          <w:rFonts w:eastAsia="Times New Roman" w:cs="Times New Roman"/>
          <w:color w:val="000000"/>
          <w:szCs w:val="24"/>
          <w:lang w:val="en-US"/>
        </w:rPr>
        <w:t xml:space="preserve">it is unclear to what extent this is </w:t>
      </w:r>
      <w:del w:id="42" w:author="Mara Thomas" w:date="2021-12-12T18:50:00Z">
        <w:r w:rsidR="00762539" w:rsidDel="006046B8">
          <w:rPr>
            <w:rFonts w:eastAsia="Times New Roman" w:cs="Times New Roman"/>
            <w:color w:val="000000"/>
            <w:szCs w:val="24"/>
            <w:lang w:val="en-US"/>
          </w:rPr>
          <w:delText>generally</w:delText>
        </w:r>
        <w:r w:rsidR="00AA73AB" w:rsidDel="006046B8">
          <w:rPr>
            <w:rFonts w:eastAsia="Times New Roman" w:cs="Times New Roman"/>
            <w:color w:val="000000"/>
            <w:szCs w:val="24"/>
            <w:lang w:val="en-US"/>
          </w:rPr>
          <w:delText xml:space="preserve"> </w:delText>
        </w:r>
      </w:del>
      <w:r w:rsidR="00AA73AB">
        <w:rPr>
          <w:rFonts w:eastAsia="Times New Roman" w:cs="Times New Roman"/>
          <w:color w:val="000000"/>
          <w:szCs w:val="24"/>
          <w:lang w:val="en-US"/>
        </w:rPr>
        <w:t xml:space="preserve">true in the wild. </w:t>
      </w:r>
      <w:r w:rsidR="002E6FDA">
        <w:rPr>
          <w:rFonts w:cstheme="minorHAnsi"/>
          <w:lang w:val="en-US"/>
        </w:rPr>
        <w:t>Finally</w:t>
      </w:r>
      <w:r w:rsidR="00143C96">
        <w:rPr>
          <w:rFonts w:cstheme="minorHAnsi"/>
          <w:lang w:val="en-US"/>
        </w:rPr>
        <w:t xml:space="preserve">, </w:t>
      </w:r>
      <w:r w:rsidR="00764795">
        <w:rPr>
          <w:rFonts w:cstheme="minorHAnsi"/>
          <w:lang w:val="en-US"/>
        </w:rPr>
        <w:t xml:space="preserve">since </w:t>
      </w:r>
      <w:r w:rsidR="00143C96">
        <w:rPr>
          <w:rFonts w:cstheme="minorHAnsi"/>
          <w:lang w:val="en-US"/>
        </w:rPr>
        <w:t>individual influence is relative to</w:t>
      </w:r>
      <w:r w:rsidR="00121A53">
        <w:rPr>
          <w:rFonts w:cstheme="minorHAnsi"/>
          <w:lang w:val="en-US"/>
        </w:rPr>
        <w:t xml:space="preserve"> </w:t>
      </w:r>
      <w:r w:rsidR="00143C96">
        <w:rPr>
          <w:rFonts w:cstheme="minorHAnsi"/>
          <w:lang w:val="en-US"/>
        </w:rPr>
        <w:t xml:space="preserve">the type of decision being considered, </w:t>
      </w:r>
      <w:r w:rsidR="00833726">
        <w:rPr>
          <w:rFonts w:cstheme="minorHAnsi"/>
          <w:lang w:val="en-US"/>
        </w:rPr>
        <w:t>influence over one type of group decision does not necessarily translate into influence over other types</w:t>
      </w:r>
      <w:r w:rsidR="00143C96">
        <w:rPr>
          <w:rFonts w:cstheme="minorHAnsi"/>
          <w:lang w:val="en-US"/>
        </w:rPr>
        <w:t>. For instance,</w:t>
      </w:r>
      <w:r w:rsidR="005A0DF8">
        <w:rPr>
          <w:rFonts w:cstheme="minorHAnsi"/>
          <w:lang w:val="en-US"/>
        </w:rPr>
        <w:t xml:space="preserve"> </w:t>
      </w:r>
      <w:del w:id="43" w:author="Mara Thomas" w:date="2021-12-12T18:51:00Z">
        <w:r w:rsidR="00766EB7" w:rsidDel="006046B8">
          <w:rPr>
            <w:rFonts w:cstheme="minorHAnsi"/>
            <w:lang w:val="en-US"/>
          </w:rPr>
          <w:delText>movement decisions encompass decisions</w:delText>
        </w:r>
        <w:r w:rsidR="009024AF" w:rsidDel="006046B8">
          <w:rPr>
            <w:rFonts w:cstheme="minorHAnsi"/>
            <w:lang w:val="en-US"/>
          </w:rPr>
          <w:delText xml:space="preserve"> both</w:delText>
        </w:r>
        <w:r w:rsidR="00766EB7" w:rsidDel="006046B8">
          <w:rPr>
            <w:rFonts w:cstheme="minorHAnsi"/>
            <w:lang w:val="en-US"/>
          </w:rPr>
          <w:delText xml:space="preserve"> about where to g</w:delText>
        </w:r>
        <w:r w:rsidR="002E6FDA" w:rsidDel="006046B8">
          <w:rPr>
            <w:rFonts w:cstheme="minorHAnsi"/>
            <w:lang w:val="en-US"/>
          </w:rPr>
          <w:delText>o</w:delText>
        </w:r>
        <w:r w:rsidR="00766EB7" w:rsidDel="006046B8">
          <w:rPr>
            <w:rFonts w:cstheme="minorHAnsi"/>
            <w:lang w:val="en-US"/>
          </w:rPr>
          <w:delText xml:space="preserve"> and about when to go,</w:delText>
        </w:r>
        <w:r w:rsidR="001D7209" w:rsidDel="006046B8">
          <w:rPr>
            <w:rFonts w:cstheme="minorHAnsi"/>
            <w:lang w:val="en-US"/>
          </w:rPr>
          <w:delText xml:space="preserve"> </w:delText>
        </w:r>
        <w:r w:rsidR="002E6FDA" w:rsidDel="006046B8">
          <w:rPr>
            <w:rFonts w:cstheme="minorHAnsi"/>
            <w:lang w:val="en-US"/>
          </w:rPr>
          <w:delText>which have discrete vs continuous consensus costs respectively</w:delText>
        </w:r>
        <w:r w:rsidR="001D7209" w:rsidDel="006046B8">
          <w:rPr>
            <w:rFonts w:cstheme="minorHAnsi"/>
            <w:lang w:val="en-US"/>
          </w:rPr>
          <w:delText xml:space="preserve"> </w:delText>
        </w:r>
        <w:r w:rsidR="001D7209" w:rsidDel="006046B8">
          <w:rPr>
            <w:rFonts w:cstheme="minorHAnsi"/>
            <w:lang w:val="en-US"/>
          </w:rPr>
          <w:fldChar w:fldCharType="begin"/>
        </w:r>
        <w:r w:rsidR="001D7209" w:rsidDel="006046B8">
          <w:rPr>
            <w:rFonts w:cstheme="minorHAnsi"/>
            <w:lang w:val="en-US"/>
          </w:rPr>
          <w:delInstrText xml:space="preserve"> ADDIN ZOTERO_ITEM CSL_CITATION {"citationID":"fFcHMX7h","properties":{"formattedCitation":"(Conradt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delInstrText>
        </w:r>
        <w:r w:rsidR="001D7209" w:rsidDel="006046B8">
          <w:rPr>
            <w:rFonts w:cstheme="minorHAnsi"/>
            <w:lang w:val="en-US"/>
          </w:rPr>
          <w:fldChar w:fldCharType="separate"/>
        </w:r>
        <w:r w:rsidR="001D7209" w:rsidRPr="001D7209" w:rsidDel="006046B8">
          <w:rPr>
            <w:rFonts w:ascii="Calibri" w:hAnsi="Calibri" w:cs="Calibri"/>
            <w:lang w:val="en-US"/>
          </w:rPr>
          <w:delText>(Conradt and Roper 2010)</w:delText>
        </w:r>
        <w:r w:rsidR="001D7209" w:rsidDel="006046B8">
          <w:rPr>
            <w:rFonts w:cstheme="minorHAnsi"/>
            <w:lang w:val="en-US"/>
          </w:rPr>
          <w:fldChar w:fldCharType="end"/>
        </w:r>
        <w:r w:rsidR="001D7209" w:rsidDel="006046B8">
          <w:rPr>
            <w:rFonts w:cstheme="minorHAnsi"/>
            <w:lang w:val="en-US"/>
          </w:rPr>
          <w:delText xml:space="preserve">, </w:delText>
        </w:r>
        <w:r w:rsidR="00766EB7" w:rsidDel="006046B8">
          <w:rPr>
            <w:rFonts w:cstheme="minorHAnsi"/>
            <w:lang w:val="en-US"/>
          </w:rPr>
          <w:delText xml:space="preserve">but </w:delText>
        </w:r>
      </w:del>
      <w:r w:rsidR="00766EB7">
        <w:rPr>
          <w:rFonts w:cstheme="minorHAnsi"/>
          <w:lang w:val="en-US"/>
        </w:rPr>
        <w:t xml:space="preserve">it is not well known whether </w:t>
      </w:r>
      <w:r w:rsidR="009024AF">
        <w:rPr>
          <w:rFonts w:cstheme="minorHAnsi"/>
          <w:lang w:val="en-US"/>
        </w:rPr>
        <w:t xml:space="preserve">the </w:t>
      </w:r>
      <w:r w:rsidR="00143C96">
        <w:rPr>
          <w:rFonts w:cstheme="minorHAnsi"/>
          <w:lang w:val="en-US"/>
        </w:rPr>
        <w:t xml:space="preserve">individuals </w:t>
      </w:r>
      <w:del w:id="44" w:author="Mara Thomas" w:date="2021-12-12T18:51:00Z">
        <w:r w:rsidR="00143C96" w:rsidDel="006046B8">
          <w:rPr>
            <w:rFonts w:cstheme="minorHAnsi"/>
            <w:lang w:val="en-US"/>
          </w:rPr>
          <w:delText xml:space="preserve">in a given group </w:delText>
        </w:r>
      </w:del>
      <w:r w:rsidR="009024AF">
        <w:rPr>
          <w:rFonts w:cstheme="minorHAnsi"/>
          <w:lang w:val="en-US"/>
        </w:rPr>
        <w:t>that</w:t>
      </w:r>
      <w:r w:rsidR="00143C96">
        <w:rPr>
          <w:rFonts w:cstheme="minorHAnsi"/>
          <w:lang w:val="en-US"/>
        </w:rPr>
        <w:t xml:space="preserve"> have </w:t>
      </w:r>
      <w:r w:rsidR="009024AF">
        <w:rPr>
          <w:rFonts w:cstheme="minorHAnsi"/>
          <w:lang w:val="en-US"/>
        </w:rPr>
        <w:t>high</w:t>
      </w:r>
      <w:r w:rsidR="00143C96">
        <w:rPr>
          <w:rFonts w:cstheme="minorHAnsi"/>
          <w:lang w:val="en-US"/>
        </w:rPr>
        <w:t xml:space="preserve"> influence over the group’s direction of movement</w:t>
      </w:r>
      <w:r w:rsidR="009024AF">
        <w:rPr>
          <w:rFonts w:cstheme="minorHAnsi"/>
          <w:lang w:val="en-US"/>
        </w:rPr>
        <w:t xml:space="preserve"> also </w:t>
      </w:r>
      <w:r w:rsidR="00143C96">
        <w:rPr>
          <w:rFonts w:cstheme="minorHAnsi"/>
          <w:lang w:val="en-US"/>
        </w:rPr>
        <w:t xml:space="preserve">have more influence on the group’s speed or timing of departure. Influence is therefore a highly versatile notion and it is crucial </w:t>
      </w:r>
      <w:r w:rsidR="002530DE">
        <w:rPr>
          <w:rFonts w:cstheme="minorHAnsi"/>
          <w:lang w:val="en-US"/>
        </w:rPr>
        <w:t>to define</w:t>
      </w:r>
      <w:r w:rsidR="006F4F47">
        <w:rPr>
          <w:rFonts w:cstheme="minorHAnsi"/>
          <w:lang w:val="en-US"/>
        </w:rPr>
        <w:t xml:space="preserve"> the context in which it is looked at and to have</w:t>
      </w:r>
      <w:r w:rsidR="006F4F47" w:rsidRPr="006F4F47">
        <w:rPr>
          <w:rFonts w:cstheme="minorHAnsi"/>
          <w:lang w:val="en-US"/>
        </w:rPr>
        <w:t xml:space="preserve"> </w:t>
      </w:r>
      <w:r w:rsidR="006F4F47" w:rsidRPr="006D69C5">
        <w:rPr>
          <w:rFonts w:cstheme="minorHAnsi"/>
          <w:lang w:val="en-US"/>
        </w:rPr>
        <w:t xml:space="preserve">a thorough understanding of the </w:t>
      </w:r>
      <w:del w:id="45" w:author="Mara Thomas" w:date="2021-12-12T18:52:00Z">
        <w:r w:rsidR="006F4F47" w:rsidDel="006046B8">
          <w:rPr>
            <w:rFonts w:cstheme="minorHAnsi"/>
            <w:lang w:val="en-US"/>
          </w:rPr>
          <w:delText>system’s</w:delText>
        </w:r>
        <w:r w:rsidR="006F4F47" w:rsidRPr="006D69C5" w:rsidDel="006046B8">
          <w:rPr>
            <w:rFonts w:cstheme="minorHAnsi"/>
            <w:lang w:val="en-US"/>
          </w:rPr>
          <w:delText xml:space="preserve"> </w:delText>
        </w:r>
      </w:del>
      <w:r w:rsidR="006F4F47" w:rsidRPr="006D69C5">
        <w:rPr>
          <w:rFonts w:cstheme="minorHAnsi"/>
          <w:lang w:val="en-US"/>
        </w:rPr>
        <w:t xml:space="preserve">biology </w:t>
      </w:r>
      <w:ins w:id="46" w:author="Mara Thomas" w:date="2021-12-12T18:52:00Z">
        <w:r w:rsidR="006046B8">
          <w:rPr>
            <w:rFonts w:cstheme="minorHAnsi"/>
            <w:lang w:val="en-US"/>
          </w:rPr>
          <w:t xml:space="preserve">of the species of interest </w:t>
        </w:r>
      </w:ins>
      <w:r w:rsidR="006F4F47" w:rsidRPr="006D69C5">
        <w:rPr>
          <w:rFonts w:cstheme="minorHAnsi"/>
          <w:lang w:val="en-US"/>
        </w:rPr>
        <w:t>to assess</w:t>
      </w:r>
      <w:r w:rsidR="005F2DCA">
        <w:rPr>
          <w:rFonts w:cstheme="minorHAnsi"/>
          <w:lang w:val="en-US"/>
        </w:rPr>
        <w:t xml:space="preserve"> it</w:t>
      </w:r>
      <w:r w:rsidR="006F4F47" w:rsidRPr="006D69C5">
        <w:rPr>
          <w:rFonts w:cstheme="minorHAnsi"/>
          <w:lang w:val="en-US"/>
        </w:rPr>
        <w:t xml:space="preserve"> accurately.</w:t>
      </w:r>
    </w:p>
    <w:p w14:paraId="1C4EB8E3" w14:textId="5930128F" w:rsidR="002952C6" w:rsidRDefault="00F502E7" w:rsidP="004202FE">
      <w:pPr>
        <w:spacing w:line="360" w:lineRule="auto"/>
        <w:jc w:val="both"/>
        <w:rPr>
          <w:rFonts w:cstheme="minorHAnsi"/>
          <w:lang w:val="en-US"/>
        </w:rPr>
      </w:pPr>
      <w:r w:rsidRPr="006D69C5">
        <w:rPr>
          <w:rFonts w:cstheme="minorHAnsi"/>
          <w:lang w:val="en-US"/>
        </w:rPr>
        <w:t>In recent years, there has been a surge in studies trying to assess influence</w:t>
      </w:r>
      <w:r w:rsidR="008A2176" w:rsidRPr="006D69C5">
        <w:rPr>
          <w:rFonts w:cstheme="minorHAnsi"/>
          <w:lang w:val="en-US"/>
        </w:rPr>
        <w:t xml:space="preserve"> </w:t>
      </w:r>
      <w:commentRangeStart w:id="47"/>
      <w:r w:rsidR="008A2176" w:rsidRPr="006D69C5">
        <w:rPr>
          <w:rFonts w:cstheme="minorHAnsi"/>
          <w:lang w:val="en-US"/>
        </w:rPr>
        <w:t>dynamics</w:t>
      </w:r>
      <w:r w:rsidRPr="006D69C5">
        <w:rPr>
          <w:rFonts w:cstheme="minorHAnsi"/>
          <w:lang w:val="en-US"/>
        </w:rPr>
        <w:t xml:space="preserve"> </w:t>
      </w:r>
      <w:commentRangeEnd w:id="47"/>
      <w:r w:rsidR="005F77D2">
        <w:rPr>
          <w:rStyle w:val="Kommentarzeichen"/>
          <w:lang w:val="en-CA" w:bidi="he-IL"/>
        </w:rPr>
        <w:commentReference w:id="47"/>
      </w:r>
      <w:r w:rsidRPr="006D69C5">
        <w:rPr>
          <w:rFonts w:cstheme="minorHAnsi"/>
          <w:lang w:val="en-US"/>
        </w:rPr>
        <w:t>in wild moving animal groups</w:t>
      </w:r>
      <w:ins w:id="48" w:author="Mara Thomas" w:date="2021-12-12T19:24:00Z">
        <w:r w:rsidR="00B72AE1">
          <w:rPr>
            <w:rFonts w:cstheme="minorHAnsi"/>
            <w:lang w:val="en-US"/>
          </w:rPr>
          <w:t>. These studies have mostly been made possible</w:t>
        </w:r>
      </w:ins>
      <w:ins w:id="49" w:author="Mara Thomas" w:date="2021-12-12T18:53:00Z">
        <w:r w:rsidR="006046B8">
          <w:rPr>
            <w:rFonts w:cstheme="minorHAnsi"/>
            <w:lang w:val="en-US"/>
          </w:rPr>
          <w:t xml:space="preserve"> </w:t>
        </w:r>
      </w:ins>
      <w:ins w:id="50" w:author="Mara Thomas" w:date="2021-12-12T19:24:00Z">
        <w:r w:rsidR="00B72AE1">
          <w:rPr>
            <w:rFonts w:cstheme="minorHAnsi"/>
            <w:lang w:val="en-US"/>
          </w:rPr>
          <w:t>by the</w:t>
        </w:r>
      </w:ins>
      <w:del w:id="51" w:author="Mara Thomas" w:date="2021-12-12T18:53:00Z">
        <w:r w:rsidRPr="006D69C5" w:rsidDel="006046B8">
          <w:rPr>
            <w:rFonts w:cstheme="minorHAnsi"/>
            <w:lang w:val="en-US"/>
          </w:rPr>
          <w:delText>,</w:delText>
        </w:r>
      </w:del>
      <w:del w:id="52" w:author="Mara Thomas" w:date="2021-12-12T19:24:00Z">
        <w:r w:rsidRPr="006D69C5" w:rsidDel="00B72AE1">
          <w:rPr>
            <w:rFonts w:cstheme="minorHAnsi"/>
            <w:lang w:val="en-US"/>
          </w:rPr>
          <w:delText xml:space="preserve"> </w:delText>
        </w:r>
      </w:del>
      <w:del w:id="53" w:author="Mara Thomas" w:date="2021-12-12T18:53:00Z">
        <w:r w:rsidRPr="006D69C5" w:rsidDel="006046B8">
          <w:rPr>
            <w:rFonts w:cstheme="minorHAnsi"/>
            <w:lang w:val="en-US"/>
          </w:rPr>
          <w:delText>thanks to a</w:delText>
        </w:r>
      </w:del>
      <w:r w:rsidRPr="006D69C5">
        <w:rPr>
          <w:rFonts w:cstheme="minorHAnsi"/>
          <w:lang w:val="en-US"/>
        </w:rPr>
        <w:t xml:space="preserve"> reduction in cost and </w:t>
      </w:r>
      <w:r w:rsidR="00B564A0" w:rsidRPr="006D69C5">
        <w:rPr>
          <w:rFonts w:cstheme="minorHAnsi"/>
          <w:lang w:val="en-US"/>
        </w:rPr>
        <w:t>size</w:t>
      </w:r>
      <w:r w:rsidRPr="006D69C5">
        <w:rPr>
          <w:rFonts w:cstheme="minorHAnsi"/>
          <w:lang w:val="en-US"/>
        </w:rPr>
        <w:t xml:space="preserve"> of tracking technologies</w:t>
      </w:r>
      <w:ins w:id="54" w:author="Mara Thomas" w:date="2021-12-12T18:53:00Z">
        <w:r w:rsidR="006046B8">
          <w:rPr>
            <w:rFonts w:cstheme="minorHAnsi"/>
            <w:lang w:val="en-US"/>
          </w:rPr>
          <w:t xml:space="preserve"> which allo</w:t>
        </w:r>
      </w:ins>
      <w:ins w:id="55" w:author="Mara Thomas" w:date="2021-12-12T19:24:00Z">
        <w:r w:rsidR="00B72AE1">
          <w:rPr>
            <w:rFonts w:cstheme="minorHAnsi"/>
            <w:lang w:val="en-US"/>
          </w:rPr>
          <w:t>ws</w:t>
        </w:r>
      </w:ins>
      <w:ins w:id="56" w:author="Mara Thomas" w:date="2021-12-12T18:53:00Z">
        <w:r w:rsidR="006046B8">
          <w:rPr>
            <w:rFonts w:cstheme="minorHAnsi"/>
            <w:lang w:val="en-US"/>
          </w:rPr>
          <w:t xml:space="preserve"> </w:t>
        </w:r>
      </w:ins>
      <w:del w:id="57" w:author="Mara Thomas" w:date="2021-12-12T18:53:00Z">
        <w:r w:rsidR="00A942A9" w:rsidRPr="006D69C5" w:rsidDel="006046B8">
          <w:rPr>
            <w:rFonts w:cstheme="minorHAnsi"/>
            <w:lang w:val="en-US"/>
          </w:rPr>
          <w:delText xml:space="preserve"> allowing </w:delText>
        </w:r>
      </w:del>
      <w:r w:rsidR="00A942A9" w:rsidRPr="006D69C5">
        <w:rPr>
          <w:rFonts w:cstheme="minorHAnsi"/>
          <w:lang w:val="en-US"/>
        </w:rPr>
        <w:t xml:space="preserve">the simultaneous </w:t>
      </w:r>
      <w:r w:rsidR="0001479D" w:rsidRPr="006D69C5">
        <w:rPr>
          <w:rFonts w:cstheme="minorHAnsi"/>
          <w:lang w:val="en-US"/>
        </w:rPr>
        <w:t>recording</w:t>
      </w:r>
      <w:r w:rsidR="00A942A9" w:rsidRPr="006D69C5">
        <w:rPr>
          <w:rFonts w:cstheme="minorHAnsi"/>
          <w:lang w:val="en-US"/>
        </w:rPr>
        <w:t xml:space="preserve"> of multiple individuals</w:t>
      </w:r>
      <w:r w:rsidR="00C43780" w:rsidRPr="006D69C5">
        <w:rPr>
          <w:rFonts w:cstheme="minorHAnsi"/>
          <w:lang w:val="en-US"/>
        </w:rPr>
        <w:t xml:space="preserve"> </w:t>
      </w:r>
      <w:r w:rsidR="00C43780" w:rsidRPr="006D69C5">
        <w:rPr>
          <w:rFonts w:cstheme="minorHAnsi"/>
          <w:lang w:val="en-US"/>
        </w:rPr>
        <w:fldChar w:fldCharType="begin"/>
      </w:r>
      <w:r w:rsidR="00C43780" w:rsidRPr="006D69C5">
        <w:rPr>
          <w:rFonts w:cstheme="minorHAnsi"/>
          <w:lang w:val="en-US"/>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00C43780" w:rsidRPr="006D69C5">
        <w:rPr>
          <w:rFonts w:cstheme="minorHAnsi"/>
          <w:lang w:val="en-US"/>
        </w:rPr>
        <w:fldChar w:fldCharType="separate"/>
      </w:r>
      <w:r w:rsidR="00C43780" w:rsidRPr="006D69C5">
        <w:rPr>
          <w:rFonts w:ascii="Calibri" w:hAnsi="Calibri" w:cs="Calibri"/>
          <w:lang w:val="en-US"/>
        </w:rPr>
        <w:t>(Hughey et al. 2018)</w:t>
      </w:r>
      <w:r w:rsidR="00C43780" w:rsidRPr="006D69C5">
        <w:rPr>
          <w:rFonts w:cstheme="minorHAnsi"/>
          <w:lang w:val="en-US"/>
        </w:rPr>
        <w:fldChar w:fldCharType="end"/>
      </w:r>
      <w:r w:rsidR="00B564A0" w:rsidRPr="006D69C5">
        <w:rPr>
          <w:rFonts w:cstheme="minorHAnsi"/>
          <w:lang w:val="en-US"/>
        </w:rPr>
        <w:t xml:space="preserve">. </w:t>
      </w:r>
      <w:commentRangeStart w:id="58"/>
      <w:r w:rsidR="00213621">
        <w:rPr>
          <w:rFonts w:cstheme="minorHAnsi"/>
          <w:lang w:val="en-US"/>
        </w:rPr>
        <w:t xml:space="preserve">Such studies have </w:t>
      </w:r>
      <w:del w:id="59" w:author="Mara Thomas" w:date="2021-12-12T18:53:00Z">
        <w:r w:rsidR="00213621" w:rsidDel="006046B8">
          <w:rPr>
            <w:rFonts w:cstheme="minorHAnsi"/>
            <w:lang w:val="en-US"/>
          </w:rPr>
          <w:delText xml:space="preserve">been looking separately at </w:delText>
        </w:r>
        <w:r w:rsidR="00B80238" w:rsidDel="006046B8">
          <w:rPr>
            <w:rFonts w:cstheme="minorHAnsi"/>
            <w:lang w:val="en-US"/>
          </w:rPr>
          <w:delText>questions like</w:delText>
        </w:r>
      </w:del>
      <w:ins w:id="60" w:author="Mara Thomas" w:date="2021-12-12T18:55:00Z">
        <w:r w:rsidR="006046B8">
          <w:rPr>
            <w:rFonts w:cstheme="minorHAnsi"/>
            <w:lang w:val="en-US"/>
          </w:rPr>
          <w:t>investigated the</w:t>
        </w:r>
      </w:ins>
      <w:r w:rsidR="00B80238">
        <w:rPr>
          <w:rFonts w:cstheme="minorHAnsi"/>
          <w:lang w:val="en-US"/>
        </w:rPr>
        <w:t xml:space="preserve"> </w:t>
      </w:r>
      <w:del w:id="61" w:author="Mara Thomas" w:date="2021-12-12T18:54:00Z">
        <w:r w:rsidR="00B80238" w:rsidDel="006046B8">
          <w:rPr>
            <w:rFonts w:cstheme="minorHAnsi"/>
            <w:lang w:val="en-US"/>
          </w:rPr>
          <w:delText xml:space="preserve">who has </w:delText>
        </w:r>
      </w:del>
      <w:r w:rsidR="00B80238">
        <w:rPr>
          <w:rFonts w:cstheme="minorHAnsi"/>
          <w:lang w:val="en-US"/>
        </w:rPr>
        <w:t xml:space="preserve">influence </w:t>
      </w:r>
      <w:ins w:id="62" w:author="Mara Thomas" w:date="2021-12-12T18:54:00Z">
        <w:r w:rsidR="006046B8">
          <w:rPr>
            <w:rFonts w:cstheme="minorHAnsi"/>
            <w:lang w:val="en-US"/>
          </w:rPr>
          <w:t xml:space="preserve">of individual animals </w:t>
        </w:r>
      </w:ins>
      <w:r w:rsidR="00B80238">
        <w:rPr>
          <w:rFonts w:cstheme="minorHAnsi"/>
          <w:lang w:val="en-US"/>
        </w:rPr>
        <w:t>over direction of travel</w:t>
      </w:r>
      <w:r w:rsidR="00B80238" w:rsidRPr="006D69C5">
        <w:rPr>
          <w:rFonts w:cstheme="minorHAnsi"/>
          <w:lang w:val="en-US"/>
        </w:rPr>
        <w:t xml:space="preserve"> </w:t>
      </w:r>
      <w:r w:rsidR="00B80238" w:rsidRPr="006D69C5">
        <w:rPr>
          <w:rFonts w:cstheme="minorHAnsi"/>
          <w:lang w:val="en-US"/>
        </w:rPr>
        <w:fldChar w:fldCharType="begin"/>
      </w:r>
      <w:r w:rsidR="003C7BB0">
        <w:rPr>
          <w:rFonts w:cstheme="minorHAnsi"/>
          <w:lang w:val="en-US"/>
        </w:rPr>
        <w:instrText xml:space="preserve"> ADDIN ZOTERO_ITEM CSL_CITATION {"citationID":"Ih2thSnQ","properties":{"formattedCitation":"(Kerth et al. 2006; Nagy et al. 2010; Giuggioli et al. 2015)","plainCitation":"(Kerth et al. 2006; Nagy et al. 2010; Giuggioli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J."},{"family":"Holderied","given":"Marc"}],"issued":{"date-parts":[["2015",3,26]]}}}],"schema":"https://github.com/citation-style-language/schema/raw/master/csl-citation.json"} </w:instrText>
      </w:r>
      <w:r w:rsidR="00B80238" w:rsidRPr="006D69C5">
        <w:rPr>
          <w:rFonts w:cstheme="minorHAnsi"/>
          <w:lang w:val="en-US"/>
        </w:rPr>
        <w:fldChar w:fldCharType="separate"/>
      </w:r>
      <w:r w:rsidR="003C7BB0" w:rsidRPr="003C7BB0">
        <w:rPr>
          <w:rFonts w:ascii="Calibri" w:hAnsi="Calibri" w:cs="Calibri"/>
          <w:lang w:val="en-US"/>
        </w:rPr>
        <w:t>(Kerth et al. 2006; Nagy et al. 2010; Giuggioli et al. 2015)</w:t>
      </w:r>
      <w:r w:rsidR="00B80238" w:rsidRPr="006D69C5">
        <w:rPr>
          <w:rFonts w:cstheme="minorHAnsi"/>
          <w:lang w:val="en-US"/>
        </w:rPr>
        <w:fldChar w:fldCharType="end"/>
      </w:r>
      <w:ins w:id="63" w:author="Mara Thomas" w:date="2021-12-12T18:54:00Z">
        <w:r w:rsidR="006046B8">
          <w:rPr>
            <w:rFonts w:cstheme="minorHAnsi"/>
            <w:lang w:val="en-US"/>
          </w:rPr>
          <w:t xml:space="preserve"> and</w:t>
        </w:r>
      </w:ins>
      <w:del w:id="64" w:author="Mara Thomas" w:date="2021-12-12T18:54:00Z">
        <w:r w:rsidR="00B80238" w:rsidDel="006046B8">
          <w:rPr>
            <w:rFonts w:cstheme="minorHAnsi"/>
            <w:lang w:val="en-US"/>
          </w:rPr>
          <w:delText>,</w:delText>
        </w:r>
      </w:del>
      <w:r w:rsidR="00B80238">
        <w:rPr>
          <w:rFonts w:cstheme="minorHAnsi"/>
          <w:lang w:val="en-US"/>
        </w:rPr>
        <w:t xml:space="preserve"> </w:t>
      </w:r>
      <w:del w:id="65" w:author="Mara Thomas" w:date="2021-12-12T18:54:00Z">
        <w:r w:rsidR="00B80238" w:rsidDel="006046B8">
          <w:rPr>
            <w:rFonts w:cstheme="minorHAnsi"/>
            <w:lang w:val="en-US"/>
          </w:rPr>
          <w:delText xml:space="preserve">who has influence over </w:delText>
        </w:r>
      </w:del>
      <w:r w:rsidR="00B80238">
        <w:rPr>
          <w:rFonts w:cstheme="minorHAnsi"/>
          <w:lang w:val="en-US"/>
        </w:rPr>
        <w:t xml:space="preserve">timing of departure </w:t>
      </w:r>
      <w:r w:rsidR="00B80238" w:rsidRPr="006D69C5">
        <w:rPr>
          <w:rFonts w:cstheme="minorHAnsi"/>
          <w:lang w:val="en-US"/>
        </w:rPr>
        <w:fldChar w:fldCharType="begin"/>
      </w:r>
      <w:r w:rsidR="00501BC4">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00B80238" w:rsidRPr="006D69C5">
        <w:rPr>
          <w:rFonts w:cstheme="minorHAnsi"/>
          <w:lang w:val="en-US"/>
        </w:rPr>
        <w:fldChar w:fldCharType="separate"/>
      </w:r>
      <w:r w:rsidR="00501BC4" w:rsidRPr="00501BC4">
        <w:rPr>
          <w:rFonts w:ascii="Calibri" w:hAnsi="Calibri" w:cs="Calibri"/>
          <w:lang w:val="en-US"/>
        </w:rPr>
        <w:t>(Strandburg-Peshkin et al. 2015; Tokuyama and Furuichi 2017; Montanari et al. 2021)</w:t>
      </w:r>
      <w:r w:rsidR="00B80238" w:rsidRPr="006D69C5">
        <w:rPr>
          <w:rFonts w:cstheme="minorHAnsi"/>
          <w:lang w:val="en-US"/>
        </w:rPr>
        <w:fldChar w:fldCharType="end"/>
      </w:r>
      <w:r w:rsidR="00B80238">
        <w:rPr>
          <w:rFonts w:cstheme="minorHAnsi"/>
          <w:lang w:val="en-US"/>
        </w:rPr>
        <w:t xml:space="preserve">, </w:t>
      </w:r>
      <w:ins w:id="66" w:author="Mara Thomas" w:date="2021-12-12T18:54:00Z">
        <w:r w:rsidR="006046B8">
          <w:rPr>
            <w:rFonts w:cstheme="minorHAnsi"/>
            <w:lang w:val="en-US"/>
          </w:rPr>
          <w:t xml:space="preserve">as well as </w:t>
        </w:r>
      </w:ins>
      <w:ins w:id="67" w:author="Mara Thomas" w:date="2021-12-12T18:55:00Z">
        <w:r w:rsidR="006046B8">
          <w:rPr>
            <w:rFonts w:cstheme="minorHAnsi"/>
            <w:lang w:val="en-US"/>
          </w:rPr>
          <w:t xml:space="preserve">the positioning of individuals at the front of the group </w:t>
        </w:r>
      </w:ins>
      <w:del w:id="68" w:author="Mara Thomas" w:date="2021-12-12T18:55:00Z">
        <w:r w:rsidR="00A2316F" w:rsidDel="006046B8">
          <w:rPr>
            <w:rFonts w:cstheme="minorHAnsi"/>
            <w:lang w:val="en-US"/>
          </w:rPr>
          <w:delText>or who is in the front of the group</w:delText>
        </w:r>
        <w:r w:rsidR="00E4383D" w:rsidDel="006046B8">
          <w:rPr>
            <w:rFonts w:cstheme="minorHAnsi"/>
            <w:lang w:val="en-US"/>
          </w:rPr>
          <w:delText xml:space="preserve"> </w:delText>
        </w:r>
      </w:del>
      <w:r w:rsidR="00531E8D">
        <w:rPr>
          <w:rFonts w:cstheme="minorHAnsi"/>
          <w:lang w:val="en-US"/>
        </w:rPr>
        <w:fldChar w:fldCharType="begin"/>
      </w:r>
      <w:r w:rsidR="00A56BE1">
        <w:rPr>
          <w:rFonts w:cstheme="minorHAnsi"/>
          <w:lang w:val="en-US"/>
        </w:rPr>
        <w:instrText xml:space="preserve"> ADDIN ZOTERO_ITEM CSL_CITATION {"citationID":"pkrdAgAK","properties":{"formattedCitation":"(Lewis et al. 2011; Van Belle et al. 2013; Smith et al. 2015)","plainCitation":"(Lewis et al. 2011; Van Belle et al. 2013; Smith et al. 2015)","noteIndex":0},"citationItems":[{"id":2781,"uris":["http://zotero.org/users/5080349/items/BXEG5EAS"],"uri":["http://zotero.org/users/5080349/items/BXEG5EAS"],"itemData":{"id":2781,"type":"article-journal","abstract":"Leadership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R."}],"issued":{"date-parts":[["2011",5,1]]}}},{"id":2777,"uris":["http://zotero.org/users/5080349/items/A4RCDB45"],"uri":["http://zotero.org/users/5080349/items/A4RCDB45"],"itemData":{"id":2777,"type":"article-journal","abstract":"Maintaining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531E8D">
        <w:rPr>
          <w:rFonts w:cstheme="minorHAnsi"/>
          <w:lang w:val="en-US"/>
        </w:rPr>
        <w:fldChar w:fldCharType="separate"/>
      </w:r>
      <w:r w:rsidR="00A56BE1" w:rsidRPr="00275CE7">
        <w:rPr>
          <w:rFonts w:ascii="Calibri" w:hAnsi="Calibri" w:cs="Calibri"/>
          <w:lang w:val="en-US"/>
        </w:rPr>
        <w:t>(Lewis et al. 2011; Van Belle et al. 2013; Smith et al. 2015)</w:t>
      </w:r>
      <w:r w:rsidR="00531E8D">
        <w:rPr>
          <w:rFonts w:cstheme="minorHAnsi"/>
          <w:lang w:val="en-US"/>
        </w:rPr>
        <w:fldChar w:fldCharType="end"/>
      </w:r>
      <w:ins w:id="69" w:author="Mara Thomas" w:date="2021-12-12T18:56:00Z">
        <w:r w:rsidR="006046B8">
          <w:rPr>
            <w:rFonts w:cstheme="minorHAnsi"/>
            <w:lang w:val="en-US"/>
          </w:rPr>
          <w:t>.</w:t>
        </w:r>
      </w:ins>
      <w:commentRangeEnd w:id="58"/>
      <w:ins w:id="70" w:author="Mara Thomas" w:date="2021-12-12T19:03:00Z">
        <w:r w:rsidR="005F77D2">
          <w:rPr>
            <w:rStyle w:val="Kommentarzeichen"/>
            <w:lang w:val="en-CA" w:bidi="he-IL"/>
          </w:rPr>
          <w:commentReference w:id="58"/>
        </w:r>
      </w:ins>
      <w:del w:id="71" w:author="Mara Thomas" w:date="2021-12-12T18:56:00Z">
        <w:r w:rsidR="00A2316F" w:rsidDel="006046B8">
          <w:rPr>
            <w:rFonts w:cstheme="minorHAnsi"/>
            <w:lang w:val="en-US"/>
          </w:rPr>
          <w:delText>,</w:delText>
        </w:r>
      </w:del>
      <w:r w:rsidR="00A2316F">
        <w:rPr>
          <w:rFonts w:cstheme="minorHAnsi"/>
          <w:lang w:val="en-US"/>
        </w:rPr>
        <w:t xml:space="preserve"> </w:t>
      </w:r>
      <w:ins w:id="72" w:author="Mara Thomas" w:date="2021-12-12T18:56:00Z">
        <w:r w:rsidR="006046B8">
          <w:rPr>
            <w:rFonts w:cstheme="minorHAnsi"/>
            <w:lang w:val="en-US"/>
          </w:rPr>
          <w:t xml:space="preserve">These studies have </w:t>
        </w:r>
      </w:ins>
      <w:del w:id="73" w:author="Mara Thomas" w:date="2021-12-12T18:56:00Z">
        <w:r w:rsidR="00A2316F" w:rsidDel="006046B8">
          <w:rPr>
            <w:rFonts w:cstheme="minorHAnsi"/>
            <w:lang w:val="en-US"/>
          </w:rPr>
          <w:delText xml:space="preserve">furthering </w:delText>
        </w:r>
      </w:del>
      <w:ins w:id="74" w:author="Mara Thomas" w:date="2021-12-12T18:56:00Z">
        <w:r w:rsidR="006046B8">
          <w:rPr>
            <w:rFonts w:cstheme="minorHAnsi"/>
            <w:lang w:val="en-US"/>
          </w:rPr>
          <w:t>de</w:t>
        </w:r>
      </w:ins>
      <w:ins w:id="75" w:author="Mara Thomas" w:date="2021-12-12T18:57:00Z">
        <w:r w:rsidR="006046B8">
          <w:rPr>
            <w:rFonts w:cstheme="minorHAnsi"/>
            <w:lang w:val="en-US"/>
          </w:rPr>
          <w:t>epened</w:t>
        </w:r>
      </w:ins>
      <w:ins w:id="76" w:author="Mara Thomas" w:date="2021-12-12T18:56:00Z">
        <w:r w:rsidR="006046B8">
          <w:rPr>
            <w:rFonts w:cstheme="minorHAnsi"/>
            <w:lang w:val="en-US"/>
          </w:rPr>
          <w:t xml:space="preserve"> </w:t>
        </w:r>
      </w:ins>
      <w:r w:rsidR="00A2316F">
        <w:rPr>
          <w:rFonts w:cstheme="minorHAnsi"/>
          <w:lang w:val="en-US"/>
        </w:rPr>
        <w:t>our understanding of decisions-making mechanisms</w:t>
      </w:r>
      <w:r w:rsidR="00A56BE1">
        <w:rPr>
          <w:rFonts w:cstheme="minorHAnsi"/>
          <w:lang w:val="en-US"/>
        </w:rPr>
        <w:t xml:space="preserve"> during movement</w:t>
      </w:r>
      <w:ins w:id="77" w:author="Mara Thomas" w:date="2021-12-12T19:25:00Z">
        <w:r w:rsidR="00B72AE1">
          <w:rPr>
            <w:rFonts w:cstheme="minorHAnsi"/>
            <w:lang w:val="en-US"/>
          </w:rPr>
          <w:t xml:space="preserve"> and </w:t>
        </w:r>
      </w:ins>
      <w:del w:id="78" w:author="Mara Thomas" w:date="2021-12-12T18:57:00Z">
        <w:r w:rsidR="00A2316F" w:rsidDel="006046B8">
          <w:rPr>
            <w:rFonts w:cstheme="minorHAnsi"/>
            <w:lang w:val="en-US"/>
          </w:rPr>
          <w:delText xml:space="preserve">. </w:delText>
        </w:r>
        <w:r w:rsidR="006F4F47" w:rsidDel="006046B8">
          <w:rPr>
            <w:rFonts w:cstheme="minorHAnsi"/>
            <w:lang w:val="en-US"/>
          </w:rPr>
          <w:delText>They</w:delText>
        </w:r>
        <w:r w:rsidR="00190F98" w:rsidDel="006046B8">
          <w:rPr>
            <w:rFonts w:cstheme="minorHAnsi"/>
            <w:lang w:val="en-US"/>
          </w:rPr>
          <w:delText xml:space="preserve"> have for instance </w:delText>
        </w:r>
      </w:del>
      <w:r w:rsidR="00190F98">
        <w:rPr>
          <w:rFonts w:cstheme="minorHAnsi"/>
          <w:lang w:val="en-US"/>
        </w:rPr>
        <w:t>highlight</w:t>
      </w:r>
      <w:ins w:id="79" w:author="Mara Thomas" w:date="2021-12-12T19:25:00Z">
        <w:r w:rsidR="00B72AE1">
          <w:rPr>
            <w:rFonts w:cstheme="minorHAnsi"/>
            <w:lang w:val="en-US"/>
          </w:rPr>
          <w:t>ed</w:t>
        </w:r>
      </w:ins>
      <w:del w:id="80" w:author="Mara Thomas" w:date="2021-12-12T18:57:00Z">
        <w:r w:rsidR="00190F98" w:rsidDel="006046B8">
          <w:rPr>
            <w:rFonts w:cstheme="minorHAnsi"/>
            <w:lang w:val="en-US"/>
          </w:rPr>
          <w:delText xml:space="preserve">ed </w:delText>
        </w:r>
      </w:del>
      <w:r w:rsidR="006F4F47">
        <w:rPr>
          <w:rFonts w:cstheme="minorHAnsi"/>
          <w:lang w:val="en-US"/>
        </w:rPr>
        <w:t xml:space="preserve"> </w:t>
      </w:r>
      <w:r w:rsidR="00190F98">
        <w:rPr>
          <w:rFonts w:cstheme="minorHAnsi"/>
          <w:lang w:val="en-US"/>
        </w:rPr>
        <w:t xml:space="preserve">the diversity of </w:t>
      </w:r>
      <w:del w:id="81" w:author="Mara Thomas" w:date="2021-12-12T18:57:00Z">
        <w:r w:rsidR="00190F98" w:rsidDel="006046B8">
          <w:rPr>
            <w:rFonts w:cstheme="minorHAnsi"/>
            <w:lang w:val="en-US"/>
          </w:rPr>
          <w:delText>such mechanisms found</w:delText>
        </w:r>
      </w:del>
      <w:ins w:id="82" w:author="Mara Thomas" w:date="2021-12-12T18:57:00Z">
        <w:r w:rsidR="006046B8">
          <w:rPr>
            <w:rFonts w:cstheme="minorHAnsi"/>
            <w:lang w:val="en-US"/>
          </w:rPr>
          <w:t>influence patterns</w:t>
        </w:r>
      </w:ins>
      <w:r w:rsidR="00190F98">
        <w:rPr>
          <w:rFonts w:cstheme="minorHAnsi"/>
          <w:lang w:val="en-US"/>
        </w:rPr>
        <w:t xml:space="preserve"> in nature</w:t>
      </w:r>
      <w:del w:id="83" w:author="Mara Thomas" w:date="2021-12-12T19:25:00Z">
        <w:r w:rsidR="00190F98" w:rsidDel="00B72AE1">
          <w:rPr>
            <w:rFonts w:cstheme="minorHAnsi"/>
            <w:lang w:val="en-US"/>
          </w:rPr>
          <w:delText>,</w:delText>
        </w:r>
      </w:del>
      <w:r w:rsidR="00190F98">
        <w:rPr>
          <w:rFonts w:cstheme="minorHAnsi"/>
          <w:lang w:val="en-US"/>
        </w:rPr>
        <w:t xml:space="preserve"> from </w:t>
      </w:r>
      <w:ins w:id="84" w:author="Mara Thomas" w:date="2021-12-12T19:26:00Z">
        <w:r w:rsidR="00B72AE1">
          <w:rPr>
            <w:rFonts w:cstheme="minorHAnsi"/>
            <w:lang w:val="en-US"/>
          </w:rPr>
          <w:t xml:space="preserve">mostly distributed </w:t>
        </w:r>
      </w:ins>
      <w:del w:id="85" w:author="Mara Thomas" w:date="2021-12-12T19:26:00Z">
        <w:r w:rsidR="00190F98" w:rsidDel="00B72AE1">
          <w:rPr>
            <w:rFonts w:cstheme="minorHAnsi"/>
            <w:lang w:val="en-US"/>
          </w:rPr>
          <w:delText xml:space="preserve">systems where influence is mostly distributed </w:delText>
        </w:r>
      </w:del>
      <w:r w:rsidR="00190F98">
        <w:rPr>
          <w:rFonts w:cstheme="minorHAnsi"/>
          <w:lang w:val="en-US"/>
        </w:rPr>
        <w:t xml:space="preserve">(e.g. in baboons, </w:t>
      </w:r>
      <w:r w:rsidR="00190F98">
        <w:rPr>
          <w:rFonts w:cstheme="minorHAnsi"/>
          <w:lang w:val="en-US"/>
        </w:rPr>
        <w:fldChar w:fldCharType="begin"/>
      </w:r>
      <w:r w:rsidR="00762539">
        <w:rPr>
          <w:rFonts w:cstheme="minorHAnsi"/>
          <w:lang w:val="en-US"/>
        </w:rPr>
        <w:instrText xml:space="preserve"> ADDIN ZOTERO_ITEM CSL_CITATION {"citationID":"zBwTvlc4","properties":{"formattedCitation":"(Strandburg-Peshkin et al. 2015)","plainCitation":"(Strandburg-Peshkin et al. 2015)","dontUpdate":true,"noteIndex":0},"citationItems":[{"id":680,"uris":["http://zotero.org/users/5080349/items/7GZHNV8J"],"uri":["http://zotero.org/users/5080349/items/7GZHNV8J"],"itemData":{"id":680,"type":"article-journal","abstract":"Conflicts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190F98">
        <w:rPr>
          <w:rFonts w:cstheme="minorHAnsi"/>
          <w:lang w:val="en-US"/>
        </w:rPr>
        <w:fldChar w:fldCharType="separate"/>
      </w:r>
      <w:r w:rsidR="00190F98" w:rsidRPr="00190F98">
        <w:rPr>
          <w:rFonts w:ascii="Calibri" w:hAnsi="Calibri" w:cs="Calibri"/>
          <w:lang w:val="en-US"/>
        </w:rPr>
        <w:t>Strandburg-Peshkin et al. 2015)</w:t>
      </w:r>
      <w:r w:rsidR="00190F98">
        <w:rPr>
          <w:rFonts w:cstheme="minorHAnsi"/>
          <w:lang w:val="en-US"/>
        </w:rPr>
        <w:fldChar w:fldCharType="end"/>
      </w:r>
      <w:r w:rsidR="00190F98">
        <w:rPr>
          <w:rFonts w:cstheme="minorHAnsi"/>
          <w:lang w:val="en-US"/>
        </w:rPr>
        <w:t xml:space="preserve"> to </w:t>
      </w:r>
      <w:ins w:id="86" w:author="Mara Thomas" w:date="2021-12-12T19:26:00Z">
        <w:r w:rsidR="00B72AE1">
          <w:rPr>
            <w:rFonts w:cstheme="minorHAnsi"/>
            <w:lang w:val="en-US"/>
          </w:rPr>
          <w:t xml:space="preserve">mostly concentrated </w:t>
        </w:r>
      </w:ins>
      <w:r w:rsidR="00190F98">
        <w:rPr>
          <w:rFonts w:cstheme="minorHAnsi"/>
          <w:lang w:val="en-US"/>
        </w:rPr>
        <w:t>systems</w:t>
      </w:r>
      <w:del w:id="87" w:author="Mara Thomas" w:date="2021-12-12T19:26:00Z">
        <w:r w:rsidR="00190F98" w:rsidDel="00B72AE1">
          <w:rPr>
            <w:rFonts w:cstheme="minorHAnsi"/>
            <w:lang w:val="en-US"/>
          </w:rPr>
          <w:delText xml:space="preserve"> where it is mostly concentrated</w:delText>
        </w:r>
      </w:del>
      <w:r w:rsidR="001677D1">
        <w:rPr>
          <w:rFonts w:cstheme="minorHAnsi"/>
          <w:lang w:val="en-US"/>
        </w:rPr>
        <w:t>. A positive link between influence and social rank</w:t>
      </w:r>
      <w:r w:rsidR="00190F98">
        <w:rPr>
          <w:rFonts w:cstheme="minorHAnsi"/>
          <w:lang w:val="en-US"/>
        </w:rPr>
        <w:t xml:space="preserve"> </w:t>
      </w:r>
      <w:r w:rsidR="001677D1">
        <w:rPr>
          <w:rFonts w:cstheme="minorHAnsi"/>
          <w:lang w:val="en-US"/>
        </w:rPr>
        <w:t xml:space="preserve">has also </w:t>
      </w:r>
      <w:r w:rsidR="001677D1">
        <w:rPr>
          <w:rFonts w:cstheme="minorHAnsi"/>
          <w:lang w:val="en-US"/>
        </w:rPr>
        <w:lastRenderedPageBreak/>
        <w:t xml:space="preserve">often been established </w:t>
      </w:r>
      <w:r w:rsidR="001677D1">
        <w:rPr>
          <w:rFonts w:cstheme="minorHAnsi"/>
          <w:lang w:val="en-US"/>
        </w:rPr>
        <w:fldChar w:fldCharType="begin"/>
      </w:r>
      <w:r w:rsidR="001677D1">
        <w:rPr>
          <w:rFonts w:cstheme="minorHAnsi"/>
          <w:lang w:val="en-US"/>
        </w:rPr>
        <w:instrText xml:space="preserve"> ADDIN ZOTERO_ITEM CSL_CITATION {"citationID":"p4fugwL5","properties":{"formattedCitation":"(Smith et al. 2015)","plainCitation":"(Smith et al. 2015)","noteIndex":0},"citationItems":[{"id":610,"uris":["http://zotero.org/users/5080349/items/JPTFHYJE"],"uri":["http://zotero.org/users/5080349/items/JPTFHYJE"],"itemData":{"id":610,"type":"article-journal","abstract":"Because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(Smith et al. 2015)</w:t>
      </w:r>
      <w:r w:rsidR="001677D1">
        <w:rPr>
          <w:rFonts w:cstheme="minorHAnsi"/>
          <w:lang w:val="en-US"/>
        </w:rPr>
        <w:fldChar w:fldCharType="end"/>
      </w:r>
      <w:r w:rsidR="001677D1">
        <w:rPr>
          <w:rFonts w:cstheme="minorHAnsi"/>
          <w:lang w:val="en-US"/>
        </w:rPr>
        <w:t xml:space="preserve">, though systems with influential subordinates are also found </w:t>
      </w:r>
      <w:r w:rsidR="001677D1">
        <w:rPr>
          <w:rFonts w:cstheme="minorHAnsi"/>
          <w:lang w:val="en-US"/>
        </w:rPr>
        <w:fldChar w:fldCharType="begin"/>
      </w:r>
      <w:r w:rsidR="001677D1">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(Papageorgiou and Farine 2020)</w:t>
      </w:r>
      <w:r w:rsidR="001677D1">
        <w:rPr>
          <w:rFonts w:cstheme="minorHAnsi"/>
          <w:lang w:val="en-US"/>
        </w:rPr>
        <w:fldChar w:fldCharType="end"/>
      </w:r>
      <w:r w:rsidR="001677D1">
        <w:rPr>
          <w:rFonts w:cstheme="minorHAnsi"/>
          <w:lang w:val="en-US"/>
        </w:rPr>
        <w:t xml:space="preserve">. </w:t>
      </w:r>
      <w:r w:rsidR="00B779A3">
        <w:rPr>
          <w:rFonts w:cstheme="minorHAnsi"/>
          <w:lang w:val="en-US"/>
        </w:rPr>
        <w:t>Few</w:t>
      </w:r>
      <w:r w:rsidR="00A56BE1">
        <w:rPr>
          <w:rFonts w:cstheme="minorHAnsi"/>
          <w:lang w:val="en-US"/>
        </w:rPr>
        <w:t xml:space="preserve"> studies have look</w:t>
      </w:r>
      <w:ins w:id="88" w:author="Mara Thomas" w:date="2021-12-12T18:58:00Z">
        <w:r w:rsidR="00A55267">
          <w:rPr>
            <w:rFonts w:cstheme="minorHAnsi"/>
            <w:lang w:val="en-US"/>
          </w:rPr>
          <w:t>ed</w:t>
        </w:r>
      </w:ins>
      <w:r w:rsidR="00A56BE1">
        <w:rPr>
          <w:rFonts w:cstheme="minorHAnsi"/>
          <w:lang w:val="en-US"/>
        </w:rPr>
        <w:t xml:space="preserve"> </w:t>
      </w:r>
      <w:del w:id="89" w:author="Mara Thomas" w:date="2021-12-12T18:58:00Z">
        <w:r w:rsidR="00A56BE1" w:rsidDel="00A55267">
          <w:rPr>
            <w:rFonts w:cstheme="minorHAnsi"/>
            <w:lang w:val="en-US"/>
          </w:rPr>
          <w:delText xml:space="preserve">simultaneously </w:delText>
        </w:r>
      </w:del>
      <w:r w:rsidR="00A56BE1">
        <w:rPr>
          <w:rFonts w:cstheme="minorHAnsi"/>
          <w:lang w:val="en-US"/>
        </w:rPr>
        <w:t>at several measures of influence</w:t>
      </w:r>
      <w:r w:rsidR="000C05EA">
        <w:rPr>
          <w:rFonts w:cstheme="minorHAnsi"/>
          <w:lang w:val="en-US"/>
        </w:rPr>
        <w:t xml:space="preserve"> within one system</w:t>
      </w:r>
      <w:ins w:id="90" w:author="Mara Thomas" w:date="2021-12-12T18:59:00Z">
        <w:r w:rsidR="00A55267">
          <w:rPr>
            <w:rFonts w:cstheme="minorHAnsi"/>
            <w:lang w:val="en-US"/>
          </w:rPr>
          <w:t>, for example</w:t>
        </w:r>
      </w:ins>
      <w:r w:rsidR="00A56BE1">
        <w:rPr>
          <w:rFonts w:cstheme="minorHAnsi"/>
          <w:lang w:val="en-US"/>
        </w:rPr>
        <w:t xml:space="preserve"> </w:t>
      </w:r>
      <w:del w:id="91" w:author="Mara Thomas" w:date="2021-12-12T18:59:00Z">
        <w:r w:rsidR="00A56BE1" w:rsidDel="00A55267">
          <w:rPr>
            <w:rFonts w:cstheme="minorHAnsi"/>
            <w:lang w:val="en-US"/>
          </w:rPr>
          <w:delText xml:space="preserve">in order </w:delText>
        </w:r>
      </w:del>
      <w:r w:rsidR="00A56BE1">
        <w:rPr>
          <w:rFonts w:cstheme="minorHAnsi"/>
          <w:lang w:val="en-US"/>
        </w:rPr>
        <w:t>to evaluate</w:t>
      </w:r>
      <w:r w:rsidR="000E765A">
        <w:rPr>
          <w:rFonts w:cstheme="minorHAnsi"/>
          <w:lang w:val="en-US"/>
        </w:rPr>
        <w:t xml:space="preserve"> if individuals</w:t>
      </w:r>
      <w:r w:rsidR="00A56BE1">
        <w:rPr>
          <w:rFonts w:cstheme="minorHAnsi"/>
          <w:lang w:val="en-US"/>
        </w:rPr>
        <w:t xml:space="preserve"> </w:t>
      </w:r>
      <w:del w:id="92" w:author="Mara Thomas" w:date="2021-12-12T18:59:00Z">
        <w:r w:rsidR="005F2DCA" w:rsidDel="00A55267">
          <w:rPr>
            <w:rFonts w:cstheme="minorHAnsi"/>
            <w:lang w:val="en-US"/>
          </w:rPr>
          <w:delText>which have</w:delText>
        </w:r>
      </w:del>
      <w:ins w:id="93" w:author="Mara Thomas" w:date="2021-12-12T18:59:00Z">
        <w:r w:rsidR="00A55267">
          <w:rPr>
            <w:rFonts w:cstheme="minorHAnsi"/>
            <w:lang w:val="en-US"/>
          </w:rPr>
          <w:t>with</w:t>
        </w:r>
      </w:ins>
      <w:r w:rsidR="005F2DCA">
        <w:rPr>
          <w:rFonts w:cstheme="minorHAnsi"/>
          <w:lang w:val="en-US"/>
        </w:rPr>
        <w:t xml:space="preserve"> influence over direction of movement also have influence over speed or travel</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{"citationID":"dkIYBFiy","properties":{"formattedCitation":"(Katz et al. 2011; Herbert-Read 2016)","plainCitation":"(Katz et al. 2011; Herbert-Read 2016)","noteIndex":0},"citationItems":[{"id":2365,"uris":["http://zotero.org/users/5080349/items/D4GZE2DW"],"uri":["http://zotero.org/users/5080349/items/D4GZE2DW"],"itemData":{"id":2365,"type":"article-journal","abstract":"Determining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D."}],"issued":{"date-parts":[["2011",11,15]]}}},{"id":33,"uris":["http://zotero.org/users/5080349/items/QTQ2S5MN"],"uri":["http://zotero.org/users/5080349/items/QTQ2S5MN"],"itemData":{"id":33,"type":"article-journal","abstract":"Skip to Next Section\nMoving animal groups display remarkable feats of coordination. This coordination is largely achieved when individuals adjust their movement in response to their neighbours' movements and positions. Recent advancements in automated tracking technologies, including computer vision and GPS, now allow researchers to gather large amounts of data on the movements and positions of individuals in groups. Furthermore, analytical techniques from fields such as statistical physics now allow us to identify the precise interaction rules used by animals on the move. These interaction rules differ not only between species, but also between individuals in the same group. These differences have wide-ranging implications, affecting how groups make collective decisions and driving the evolution of collective motion. Here, I describe how trajectory data can be used to infer how animals interact in moving groups. I give examples of the similarities and differences in the spatial and directional organisations of animal groups between species, and discuss the rules that animals use to achieve this organisation. I then explore how groups of the same species can exhibit different structures, and ask whether this results from individuals adapting their interaction rules. I then examine how the interaction rules between individuals in the same groups can also differ, and discuss how this can affect ecological and evolutionary processes. Finally, I suggest areas of future research.","container-title":"Journal of Experimental Biology","DOI":"10.1242/jeb.129411","ISSN":"0022-0949, 1477-9145","issue":"19","language":"en","note":"PMID: 27707862","page":"2971-2983","source":"jeb.biologists.org","title":"Understanding how animal groups achieve coordinated movement","volume":"219","author":[{"family":"Herbert-Read","given":"J. E."}],"issued":{"date-parts":[["2016",10,1]]}}}],"schema":"https://github.com/citation-style-language/schema/raw/master/csl-citation.json"}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(Katz et al. 2011; Herbert-Read 2016)</w:t>
      </w:r>
      <w:r w:rsidR="00B779A3">
        <w:rPr>
          <w:rFonts w:cstheme="minorHAnsi"/>
          <w:lang w:val="en-US"/>
        </w:rPr>
        <w:fldChar w:fldCharType="end"/>
      </w:r>
      <w:r w:rsidR="00802E59">
        <w:rPr>
          <w:rFonts w:cstheme="minorHAnsi"/>
          <w:lang w:val="en-US"/>
        </w:rPr>
        <w:t xml:space="preserve">, or to validate the assumption that frontmost individuals </w:t>
      </w:r>
      <w:del w:id="94" w:author="Mara Thomas" w:date="2021-12-12T18:59:00Z">
        <w:r w:rsidR="00F8664F" w:rsidDel="00A55267">
          <w:rPr>
            <w:rFonts w:cstheme="minorHAnsi"/>
            <w:lang w:val="en-US"/>
          </w:rPr>
          <w:delText xml:space="preserve">do </w:delText>
        </w:r>
      </w:del>
      <w:r w:rsidR="00F8664F">
        <w:rPr>
          <w:rFonts w:cstheme="minorHAnsi"/>
          <w:lang w:val="en-US"/>
        </w:rPr>
        <w:t>have more influence</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{"citationID":"7mLNazTA","properties":{"formattedCitation":"(Pettit et al. 2015; Jolles et al. 2017)","plainCitation":"(Pettit et al. 2015; Jolles et al. 2017)","noteIndex":0},"citationItems":[{"id":2738,"uris":["http://zotero.org/users/5080349/items/3HLJXA46"],"uri":["http://zotero.org/users/5080349/items/3HLJXA46"],"itemData":{"id":2738,"type":"article-journal","abstract":"A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(Pettit et al. 2015; Jolles et al. 2017)</w:t>
      </w:r>
      <w:r w:rsidR="00B779A3">
        <w:rPr>
          <w:rFonts w:cstheme="minorHAnsi"/>
          <w:lang w:val="en-US"/>
        </w:rPr>
        <w:fldChar w:fldCharType="end"/>
      </w:r>
      <w:del w:id="95" w:author="Mara Thomas" w:date="2021-12-12T18:59:00Z">
        <w:r w:rsidR="00B779A3" w:rsidDel="00A55267">
          <w:rPr>
            <w:rFonts w:cstheme="minorHAnsi"/>
            <w:lang w:val="en-US"/>
          </w:rPr>
          <w:delText>, and even fewer in wild animals</w:delText>
        </w:r>
      </w:del>
      <w:r w:rsidR="00802E59">
        <w:rPr>
          <w:rFonts w:cstheme="minorHAnsi"/>
          <w:lang w:val="en-US"/>
        </w:rPr>
        <w:t xml:space="preserve">. </w:t>
      </w:r>
      <w:ins w:id="96" w:author="Mara Thomas" w:date="2021-12-12T18:59:00Z">
        <w:r w:rsidR="00A55267">
          <w:rPr>
            <w:rFonts w:cstheme="minorHAnsi"/>
            <w:lang w:val="en-US"/>
          </w:rPr>
          <w:t>However, these studies are scarce, particularly for wild animal gr</w:t>
        </w:r>
      </w:ins>
      <w:ins w:id="97" w:author="Mara Thomas" w:date="2021-12-12T19:00:00Z">
        <w:r w:rsidR="00A55267">
          <w:rPr>
            <w:rFonts w:cstheme="minorHAnsi"/>
            <w:lang w:val="en-US"/>
          </w:rPr>
          <w:t>oup</w:t>
        </w:r>
      </w:ins>
      <w:ins w:id="98" w:author="Mara Thomas" w:date="2021-12-12T18:59:00Z">
        <w:r w:rsidR="00A55267">
          <w:rPr>
            <w:rFonts w:cstheme="minorHAnsi"/>
            <w:lang w:val="en-US"/>
          </w:rPr>
          <w:t xml:space="preserve">s. </w:t>
        </w:r>
      </w:ins>
      <w:del w:id="99" w:author="Mara Thomas" w:date="2021-12-12T19:27:00Z">
        <w:r w:rsidR="001677D1" w:rsidDel="003D2FEF">
          <w:rPr>
            <w:rFonts w:cstheme="minorHAnsi"/>
            <w:lang w:val="en-US"/>
          </w:rPr>
          <w:delText xml:space="preserve">In addition, it is not always clear what type of </w:delText>
        </w:r>
      </w:del>
      <w:del w:id="100" w:author="Mara Thomas" w:date="2021-12-12T19:00:00Z">
        <w:r w:rsidR="00501BC4" w:rsidDel="005F77D2">
          <w:rPr>
            <w:rFonts w:cstheme="minorHAnsi"/>
            <w:lang w:val="en-US"/>
          </w:rPr>
          <w:delText xml:space="preserve">individual </w:delText>
        </w:r>
      </w:del>
      <w:del w:id="101" w:author="Mara Thomas" w:date="2021-12-12T19:27:00Z">
        <w:r w:rsidR="00501BC4" w:rsidDel="003D2FEF">
          <w:rPr>
            <w:rFonts w:cstheme="minorHAnsi"/>
            <w:lang w:val="en-US"/>
          </w:rPr>
          <w:delText>cues</w:delText>
        </w:r>
        <w:r w:rsidR="001677D1" w:rsidDel="003D2FEF">
          <w:rPr>
            <w:rFonts w:cstheme="minorHAnsi"/>
            <w:lang w:val="en-US"/>
          </w:rPr>
          <w:delText xml:space="preserve"> are</w:delText>
        </w:r>
        <w:r w:rsidR="00827A50" w:rsidDel="003D2FEF">
          <w:rPr>
            <w:rFonts w:cstheme="minorHAnsi"/>
            <w:lang w:val="en-US"/>
          </w:rPr>
          <w:delText xml:space="preserve"> most influential</w:delText>
        </w:r>
        <w:r w:rsidR="001677D1" w:rsidDel="003D2FEF">
          <w:rPr>
            <w:rFonts w:cstheme="minorHAnsi"/>
            <w:lang w:val="en-US"/>
          </w:rPr>
          <w:delText xml:space="preserve"> </w:delText>
        </w:r>
        <w:r w:rsidR="00827A50" w:rsidDel="003D2FEF">
          <w:rPr>
            <w:rFonts w:cstheme="minorHAnsi"/>
            <w:lang w:val="en-US"/>
          </w:rPr>
          <w:delText>over group movement</w:delText>
        </w:r>
      </w:del>
      <w:del w:id="102" w:author="Mara Thomas" w:date="2021-12-12T19:00:00Z">
        <w:r w:rsidR="00827A50" w:rsidDel="005F77D2">
          <w:rPr>
            <w:rFonts w:cstheme="minorHAnsi"/>
            <w:lang w:val="en-US"/>
          </w:rPr>
          <w:delText xml:space="preserve"> characteristics like direction and speed of travel</w:delText>
        </w:r>
      </w:del>
      <w:del w:id="103" w:author="Mara Thomas" w:date="2021-12-12T19:27:00Z">
        <w:r w:rsidR="00827A50" w:rsidDel="003D2FEF">
          <w:rPr>
            <w:rFonts w:cstheme="minorHAnsi"/>
            <w:lang w:val="en-US"/>
          </w:rPr>
          <w:delText>.</w:delText>
        </w:r>
        <w:r w:rsidR="001677D1" w:rsidDel="003D2FEF">
          <w:rPr>
            <w:rFonts w:cstheme="minorHAnsi"/>
            <w:lang w:val="en-US"/>
          </w:rPr>
          <w:delText xml:space="preserve">  </w:delText>
        </w:r>
      </w:del>
      <w:del w:id="104" w:author="Mara Thomas" w:date="2021-12-12T19:00:00Z">
        <w:r w:rsidR="00501BC4" w:rsidDel="005F77D2">
          <w:rPr>
            <w:rFonts w:cstheme="minorHAnsi"/>
            <w:lang w:val="en-US"/>
          </w:rPr>
          <w:delText>Pursuing the</w:delText>
        </w:r>
        <w:r w:rsidR="004E0C02" w:rsidRPr="006D69C5" w:rsidDel="005F77D2">
          <w:rPr>
            <w:rFonts w:cstheme="minorHAnsi"/>
            <w:lang w:val="en-US"/>
          </w:rPr>
          <w:delText xml:space="preserve"> assessment</w:delText>
        </w:r>
      </w:del>
      <w:del w:id="105" w:author="Mara Thomas" w:date="2021-12-12T19:27:00Z">
        <w:r w:rsidR="004E0C02" w:rsidRPr="006D69C5" w:rsidDel="003D2FEF">
          <w:rPr>
            <w:rFonts w:cstheme="minorHAnsi"/>
            <w:lang w:val="en-US"/>
          </w:rPr>
          <w:delText xml:space="preserve"> </w:delText>
        </w:r>
      </w:del>
      <w:del w:id="106" w:author="Mara Thomas" w:date="2021-12-12T19:00:00Z">
        <w:r w:rsidR="004E0C02" w:rsidRPr="006D69C5" w:rsidDel="005F77D2">
          <w:rPr>
            <w:rFonts w:cstheme="minorHAnsi"/>
            <w:lang w:val="en-US"/>
          </w:rPr>
          <w:delText xml:space="preserve">of </w:delText>
        </w:r>
      </w:del>
      <w:del w:id="107" w:author="Mara Thomas" w:date="2021-12-12T19:27:00Z">
        <w:r w:rsidR="004E0C02" w:rsidRPr="006D69C5" w:rsidDel="003D2FEF">
          <w:rPr>
            <w:rFonts w:cstheme="minorHAnsi"/>
            <w:lang w:val="en-US"/>
          </w:rPr>
          <w:delText xml:space="preserve">influence </w:delText>
        </w:r>
      </w:del>
      <w:del w:id="108" w:author="Mara Thomas" w:date="2021-12-12T19:00:00Z">
        <w:r w:rsidR="004E0C02" w:rsidRPr="006D69C5" w:rsidDel="005F77D2">
          <w:rPr>
            <w:rFonts w:cstheme="minorHAnsi"/>
            <w:lang w:val="en-US"/>
          </w:rPr>
          <w:delText xml:space="preserve">dynamics </w:delText>
        </w:r>
      </w:del>
      <w:del w:id="109" w:author="Mara Thomas" w:date="2021-12-12T19:27:00Z">
        <w:r w:rsidR="004E0C02" w:rsidRPr="006D69C5" w:rsidDel="003D2FEF">
          <w:rPr>
            <w:rFonts w:cstheme="minorHAnsi"/>
            <w:lang w:val="en-US"/>
          </w:rPr>
          <w:delText xml:space="preserve">in as many </w:delText>
        </w:r>
        <w:r w:rsidR="00501BC4" w:rsidDel="003D2FEF">
          <w:rPr>
            <w:rFonts w:cstheme="minorHAnsi"/>
            <w:lang w:val="en-US"/>
          </w:rPr>
          <w:delText>species</w:delText>
        </w:r>
        <w:r w:rsidR="004E0C02" w:rsidRPr="006D69C5" w:rsidDel="003D2FEF">
          <w:rPr>
            <w:rFonts w:cstheme="minorHAnsi"/>
            <w:lang w:val="en-US"/>
          </w:rPr>
          <w:delText xml:space="preserve"> as possible is crucial </w:delText>
        </w:r>
        <w:r w:rsidR="00501BC4" w:rsidDel="003D2FEF">
          <w:rPr>
            <w:rFonts w:cstheme="minorHAnsi"/>
            <w:lang w:val="en-US"/>
          </w:rPr>
          <w:delText>in order</w:delText>
        </w:r>
        <w:r w:rsidR="00802E59" w:rsidDel="003D2FEF">
          <w:rPr>
            <w:rFonts w:cstheme="minorHAnsi"/>
            <w:lang w:val="en-US"/>
          </w:rPr>
          <w:delText xml:space="preserve"> to </w:delText>
        </w:r>
        <w:r w:rsidR="00DD2E38" w:rsidDel="003D2FEF">
          <w:rPr>
            <w:rFonts w:cstheme="minorHAnsi"/>
            <w:lang w:val="en-US"/>
          </w:rPr>
          <w:delText xml:space="preserve">draw a broader picture of influence </w:delText>
        </w:r>
      </w:del>
      <w:del w:id="110" w:author="Mara Thomas" w:date="2021-12-12T19:01:00Z">
        <w:r w:rsidR="00DD2E38" w:rsidDel="005F77D2">
          <w:rPr>
            <w:rFonts w:cstheme="minorHAnsi"/>
            <w:lang w:val="en-US"/>
          </w:rPr>
          <w:delText xml:space="preserve">patterns and </w:delText>
        </w:r>
      </w:del>
      <w:del w:id="111" w:author="Mara Thomas" w:date="2021-12-12T19:27:00Z">
        <w:r w:rsidR="00DD2E38" w:rsidDel="003D2FEF">
          <w:rPr>
            <w:rFonts w:cstheme="minorHAnsi"/>
            <w:lang w:val="en-US"/>
          </w:rPr>
          <w:delText>mechanisms</w:delText>
        </w:r>
        <w:r w:rsidR="00802E59" w:rsidDel="003D2FEF">
          <w:rPr>
            <w:rFonts w:cstheme="minorHAnsi"/>
            <w:lang w:val="en-US"/>
          </w:rPr>
          <w:delText xml:space="preserve"> across</w:delText>
        </w:r>
        <w:r w:rsidR="00DD2E38" w:rsidDel="003D2FEF">
          <w:rPr>
            <w:rFonts w:cstheme="minorHAnsi"/>
            <w:lang w:val="en-US"/>
          </w:rPr>
          <w:delText xml:space="preserve"> social</w:delText>
        </w:r>
        <w:r w:rsidR="00802E59" w:rsidDel="003D2FEF">
          <w:rPr>
            <w:rFonts w:cstheme="minorHAnsi"/>
            <w:lang w:val="en-US"/>
          </w:rPr>
          <w:delText xml:space="preserve"> systems. </w:delText>
        </w:r>
      </w:del>
    </w:p>
    <w:p w14:paraId="17B9EDE2" w14:textId="01E420BA" w:rsidR="00B72AE1" w:rsidRPr="003D2FEF" w:rsidRDefault="00BD2757" w:rsidP="004202FE">
      <w:pPr>
        <w:spacing w:line="360" w:lineRule="auto"/>
        <w:jc w:val="both"/>
        <w:rPr>
          <w:ins w:id="112" w:author="Mara Thomas" w:date="2021-12-12T19:20:00Z"/>
          <w:rFonts w:eastAsia="Times New Roman" w:cstheme="minorHAnsi"/>
          <w:color w:val="000000"/>
          <w:lang w:val="en-US"/>
          <w:rPrChange w:id="113" w:author="Mara Thomas" w:date="2021-12-12T19:30:00Z">
            <w:rPr>
              <w:ins w:id="114" w:author="Mara Thomas" w:date="2021-12-12T19:20:00Z"/>
              <w:rFonts w:cstheme="minorHAnsi"/>
              <w:lang w:val="en-US"/>
            </w:rPr>
          </w:rPrChange>
        </w:rPr>
      </w:pPr>
      <w:del w:id="115" w:author="Mara Thomas" w:date="2021-12-12T19:28:00Z">
        <w:r w:rsidRPr="006D69C5" w:rsidDel="003D2FEF">
          <w:rPr>
            <w:rFonts w:cstheme="minorHAnsi"/>
            <w:lang w:val="en-US"/>
          </w:rPr>
          <w:delText xml:space="preserve">Meerkats </w:delText>
        </w:r>
      </w:del>
      <w:ins w:id="116" w:author="Mara Thomas" w:date="2021-12-12T19:28:00Z">
        <w:r w:rsidR="003D2FEF">
          <w:rPr>
            <w:rFonts w:cstheme="minorHAnsi"/>
            <w:lang w:val="en-US"/>
          </w:rPr>
          <w:t>Wild m</w:t>
        </w:r>
        <w:r w:rsidR="003D2FEF" w:rsidRPr="006D69C5">
          <w:rPr>
            <w:rFonts w:cstheme="minorHAnsi"/>
            <w:lang w:val="en-US"/>
          </w:rPr>
          <w:t xml:space="preserve">eerkats </w:t>
        </w:r>
      </w:ins>
      <w:r w:rsidR="005D2D09" w:rsidRPr="006D69C5">
        <w:rPr>
          <w:rFonts w:cstheme="minorHAnsi"/>
          <w:lang w:val="en-US"/>
        </w:rPr>
        <w:t>(</w:t>
      </w:r>
      <w:r w:rsidR="00772698" w:rsidRPr="006D69C5">
        <w:rPr>
          <w:rFonts w:cstheme="minorHAnsi"/>
          <w:i/>
          <w:lang w:val="en-US"/>
        </w:rPr>
        <w:t>Suricata suricatta</w:t>
      </w:r>
      <w:r w:rsidR="005D2D09" w:rsidRPr="006D69C5">
        <w:rPr>
          <w:rFonts w:cstheme="minorHAnsi"/>
          <w:i/>
          <w:lang w:val="en-US"/>
        </w:rPr>
        <w:t xml:space="preserve">) </w:t>
      </w:r>
      <w:r w:rsidR="005D2D09" w:rsidRPr="006D69C5">
        <w:rPr>
          <w:rFonts w:cstheme="minorHAnsi"/>
          <w:lang w:val="en-US"/>
        </w:rPr>
        <w:t>are a</w:t>
      </w:r>
      <w:ins w:id="117" w:author="Mara Thomas" w:date="2021-12-12T19:28:00Z">
        <w:r w:rsidR="003D2FEF">
          <w:rPr>
            <w:rFonts w:cstheme="minorHAnsi"/>
            <w:lang w:val="en-US"/>
          </w:rPr>
          <w:t xml:space="preserve"> very</w:t>
        </w:r>
      </w:ins>
      <w:del w:id="118" w:author="Mara Thomas" w:date="2021-12-12T19:28:00Z">
        <w:r w:rsidR="005D2D09" w:rsidRPr="006D69C5" w:rsidDel="003D2FEF">
          <w:rPr>
            <w:rFonts w:cstheme="minorHAnsi"/>
            <w:lang w:val="en-US"/>
          </w:rPr>
          <w:delText>n</w:delText>
        </w:r>
      </w:del>
      <w:r w:rsidR="005D2D09" w:rsidRPr="006D69C5">
        <w:rPr>
          <w:rFonts w:cstheme="minorHAnsi"/>
          <w:lang w:val="en-US"/>
        </w:rPr>
        <w:t xml:space="preserve"> </w:t>
      </w:r>
      <w:del w:id="119" w:author="Mara Thomas" w:date="2021-12-12T19:28:00Z">
        <w:r w:rsidR="005D2D09" w:rsidRPr="006D69C5" w:rsidDel="003D2FEF">
          <w:rPr>
            <w:rFonts w:cstheme="minorHAnsi"/>
            <w:lang w:val="en-US"/>
          </w:rPr>
          <w:delText xml:space="preserve">ideal </w:delText>
        </w:r>
      </w:del>
      <w:ins w:id="120" w:author="Mara Thomas" w:date="2021-12-12T19:28:00Z">
        <w:r w:rsidR="003D2FEF">
          <w:rPr>
            <w:rFonts w:cstheme="minorHAnsi"/>
            <w:lang w:val="en-US"/>
          </w:rPr>
          <w:t>interesting</w:t>
        </w:r>
        <w:r w:rsidR="003D2FEF" w:rsidRPr="006D69C5">
          <w:rPr>
            <w:rFonts w:cstheme="minorHAnsi"/>
            <w:lang w:val="en-US"/>
          </w:rPr>
          <w:t xml:space="preserve"> </w:t>
        </w:r>
      </w:ins>
      <w:ins w:id="121" w:author="Mara Thomas" w:date="2021-12-12T19:01:00Z">
        <w:r w:rsidR="005F77D2">
          <w:rPr>
            <w:rFonts w:cstheme="minorHAnsi"/>
            <w:lang w:val="en-US"/>
          </w:rPr>
          <w:t xml:space="preserve">study </w:t>
        </w:r>
      </w:ins>
      <w:r w:rsidR="005D2D09" w:rsidRPr="006D69C5">
        <w:rPr>
          <w:rFonts w:cstheme="minorHAnsi"/>
          <w:lang w:val="en-US"/>
        </w:rPr>
        <w:t xml:space="preserve">system </w:t>
      </w:r>
      <w:del w:id="122" w:author="Mara Thomas" w:date="2021-12-12T19:01:00Z">
        <w:r w:rsidR="005D2D09" w:rsidRPr="006D69C5" w:rsidDel="005F77D2">
          <w:rPr>
            <w:rFonts w:cstheme="minorHAnsi"/>
            <w:lang w:val="en-US"/>
          </w:rPr>
          <w:delText xml:space="preserve">in which </w:delText>
        </w:r>
      </w:del>
      <w:r w:rsidR="005D2D09" w:rsidRPr="006D69C5">
        <w:rPr>
          <w:rFonts w:cstheme="minorHAnsi"/>
          <w:lang w:val="en-US"/>
        </w:rPr>
        <w:t xml:space="preserve">to investigate </w:t>
      </w:r>
      <w:ins w:id="123" w:author="Mara Thomas" w:date="2021-12-12T19:30:00Z">
        <w:r w:rsidR="003D2FEF">
          <w:rPr>
            <w:rFonts w:cstheme="minorHAnsi"/>
            <w:lang w:val="en-US"/>
          </w:rPr>
          <w:t xml:space="preserve">individual </w:t>
        </w:r>
      </w:ins>
      <w:r w:rsidR="005D2D09" w:rsidRPr="006D69C5">
        <w:rPr>
          <w:rFonts w:cstheme="minorHAnsi"/>
          <w:lang w:val="en-US"/>
        </w:rPr>
        <w:t xml:space="preserve">influence </w:t>
      </w:r>
      <w:del w:id="124" w:author="Mara Thomas" w:date="2021-12-12T19:30:00Z">
        <w:r w:rsidR="005D2D09" w:rsidRPr="006D69C5" w:rsidDel="003D2FEF">
          <w:rPr>
            <w:rFonts w:cstheme="minorHAnsi"/>
            <w:lang w:val="en-US"/>
          </w:rPr>
          <w:delText>dynamics</w:delText>
        </w:r>
      </w:del>
      <w:ins w:id="125" w:author="Mara Thomas" w:date="2021-12-12T19:29:00Z">
        <w:r w:rsidR="003D2FEF">
          <w:rPr>
            <w:rFonts w:cstheme="minorHAnsi"/>
            <w:lang w:val="en-US"/>
          </w:rPr>
          <w:t>on movement decision</w:t>
        </w:r>
      </w:ins>
      <w:r w:rsidR="00EF39FF" w:rsidRPr="006D69C5">
        <w:rPr>
          <w:rFonts w:cstheme="minorHAnsi"/>
          <w:lang w:val="en-US"/>
        </w:rPr>
        <w:t xml:space="preserve">, </w:t>
      </w:r>
      <w:commentRangeStart w:id="126"/>
      <w:r w:rsidR="00EF39FF" w:rsidRPr="006D69C5">
        <w:rPr>
          <w:rFonts w:cstheme="minorHAnsi"/>
          <w:lang w:val="en-US"/>
        </w:rPr>
        <w:t>as these</w:t>
      </w:r>
      <w:r w:rsidR="00EF39FF" w:rsidRPr="006D69C5">
        <w:rPr>
          <w:rFonts w:cstheme="minorHAnsi"/>
          <w:i/>
          <w:lang w:val="en-US"/>
        </w:rPr>
        <w:t xml:space="preserve"> </w:t>
      </w:r>
      <w:r w:rsidR="00E477CA" w:rsidRPr="006D69C5">
        <w:rPr>
          <w:rFonts w:cstheme="minorHAnsi"/>
          <w:lang w:val="en-US"/>
        </w:rPr>
        <w:t>social mongooses</w:t>
      </w:r>
      <w:ins w:id="127" w:author="Mara Thomas" w:date="2021-12-12T19:13:00Z">
        <w:r w:rsidR="00134062">
          <w:rPr>
            <w:rFonts w:cstheme="minorHAnsi"/>
            <w:lang w:val="en-US"/>
          </w:rPr>
          <w:t xml:space="preserve"> </w:t>
        </w:r>
      </w:ins>
      <w:ins w:id="128" w:author="Mara Thomas" w:date="2021-12-12T19:14:00Z">
        <w:r w:rsidR="00134062">
          <w:rPr>
            <w:rFonts w:cstheme="minorHAnsi"/>
            <w:lang w:val="en-US"/>
          </w:rPr>
          <w:t xml:space="preserve">have </w:t>
        </w:r>
      </w:ins>
      <w:ins w:id="129" w:author="Mara Thomas" w:date="2021-12-12T19:30:00Z">
        <w:r w:rsidR="003D2FEF">
          <w:rPr>
            <w:rFonts w:cstheme="minorHAnsi"/>
            <w:lang w:val="en-US"/>
          </w:rPr>
          <w:t>both a</w:t>
        </w:r>
      </w:ins>
      <w:ins w:id="130" w:author="Mara Thomas" w:date="2021-12-12T19:28:00Z">
        <w:r w:rsidR="003D2FEF">
          <w:rPr>
            <w:rFonts w:cstheme="minorHAnsi"/>
            <w:lang w:val="en-US"/>
          </w:rPr>
          <w:t xml:space="preserve"> </w:t>
        </w:r>
      </w:ins>
      <w:ins w:id="131" w:author="Mara Thomas" w:date="2021-12-12T19:13:00Z">
        <w:r w:rsidR="00134062">
          <w:rPr>
            <w:rFonts w:eastAsia="Times New Roman" w:cstheme="minorHAnsi"/>
            <w:color w:val="000000"/>
            <w:lang w:val="en-US"/>
          </w:rPr>
          <w:t>very</w:t>
        </w:r>
        <w:r w:rsidR="00134062" w:rsidRPr="006D69C5">
          <w:rPr>
            <w:rFonts w:eastAsia="Times New Roman" w:cstheme="minorHAnsi"/>
            <w:color w:val="000000"/>
            <w:lang w:val="en-US"/>
          </w:rPr>
          <w:t xml:space="preserve"> </w:t>
        </w:r>
      </w:ins>
      <w:ins w:id="132" w:author="Mara Thomas" w:date="2021-12-12T19:14:00Z">
        <w:r w:rsidR="00134062">
          <w:rPr>
            <w:rFonts w:eastAsia="Times New Roman" w:cstheme="minorHAnsi"/>
            <w:color w:val="000000"/>
            <w:lang w:val="en-US"/>
          </w:rPr>
          <w:t>particular</w:t>
        </w:r>
      </w:ins>
      <w:ins w:id="133" w:author="Mara Thomas" w:date="2021-12-12T19:13:00Z">
        <w:r w:rsidR="00134062" w:rsidRPr="006D69C5">
          <w:rPr>
            <w:rFonts w:eastAsia="Times New Roman" w:cstheme="minorHAnsi"/>
            <w:color w:val="000000"/>
            <w:lang w:val="en-US"/>
          </w:rPr>
          <w:t xml:space="preserve"> social structure and </w:t>
        </w:r>
      </w:ins>
      <w:ins w:id="134" w:author="Mara Thomas" w:date="2021-12-12T19:31:00Z">
        <w:r w:rsidR="00C06C21">
          <w:rPr>
            <w:rFonts w:eastAsia="Times New Roman" w:cstheme="minorHAnsi"/>
            <w:color w:val="000000"/>
            <w:lang w:val="en-US"/>
          </w:rPr>
          <w:t xml:space="preserve">constantly have to </w:t>
        </w:r>
      </w:ins>
      <w:ins w:id="135" w:author="Mara Thomas" w:date="2021-12-12T19:33:00Z">
        <w:r w:rsidR="00C06C21">
          <w:rPr>
            <w:rFonts w:eastAsia="Times New Roman" w:cstheme="minorHAnsi"/>
            <w:color w:val="000000"/>
            <w:lang w:val="en-US"/>
          </w:rPr>
          <w:t xml:space="preserve">make </w:t>
        </w:r>
      </w:ins>
      <w:ins w:id="136" w:author="Mara Thomas" w:date="2021-12-12T19:31:00Z">
        <w:r w:rsidR="00C06C21">
          <w:rPr>
            <w:rFonts w:eastAsia="Times New Roman" w:cstheme="minorHAnsi"/>
            <w:color w:val="000000"/>
            <w:lang w:val="en-US"/>
          </w:rPr>
          <w:t>movement decisions, as they travel as a cohesive group</w:t>
        </w:r>
      </w:ins>
      <w:ins w:id="137" w:author="Mara Thomas" w:date="2021-12-12T19:13:00Z">
        <w:r w:rsidR="00134062">
          <w:rPr>
            <w:rFonts w:eastAsia="Times New Roman" w:cstheme="minorHAnsi"/>
            <w:color w:val="000000"/>
            <w:lang w:val="en-US"/>
          </w:rPr>
          <w:t>.</w:t>
        </w:r>
      </w:ins>
      <w:ins w:id="138" w:author="Mara Thomas" w:date="2021-12-12T19:30:00Z">
        <w:r w:rsidR="003D2FEF">
          <w:rPr>
            <w:rFonts w:eastAsia="Times New Roman" w:cstheme="minorHAnsi"/>
            <w:color w:val="000000"/>
            <w:lang w:val="en-US"/>
          </w:rPr>
          <w:t xml:space="preserve"> </w:t>
        </w:r>
      </w:ins>
      <w:del w:id="139" w:author="Mara Thomas" w:date="2021-12-12T19:29:00Z">
        <w:r w:rsidR="00E477CA" w:rsidRPr="006D69C5" w:rsidDel="003D2FEF">
          <w:rPr>
            <w:rFonts w:cstheme="minorHAnsi"/>
            <w:lang w:val="en-US"/>
          </w:rPr>
          <w:delText xml:space="preserve"> </w:delText>
        </w:r>
      </w:del>
      <w:ins w:id="140" w:author="Mara Thomas" w:date="2021-12-12T19:14:00Z">
        <w:r w:rsidR="00134062">
          <w:rPr>
            <w:rFonts w:cstheme="minorHAnsi"/>
            <w:lang w:val="en-US"/>
          </w:rPr>
          <w:t xml:space="preserve">Meerkats </w:t>
        </w:r>
      </w:ins>
      <w:r w:rsidR="00E477CA" w:rsidRPr="006D69C5">
        <w:rPr>
          <w:rFonts w:cstheme="minorHAnsi"/>
          <w:lang w:val="en-US"/>
        </w:rPr>
        <w:t>l</w:t>
      </w:r>
      <w:r w:rsidR="00B52EA1" w:rsidRPr="006D69C5">
        <w:rPr>
          <w:rFonts w:cstheme="minorHAnsi"/>
          <w:lang w:val="en-US"/>
        </w:rPr>
        <w:t>iv</w:t>
      </w:r>
      <w:r w:rsidR="00EF39FF" w:rsidRPr="006D69C5">
        <w:rPr>
          <w:rFonts w:cstheme="minorHAnsi"/>
          <w:lang w:val="en-US"/>
        </w:rPr>
        <w:t xml:space="preserve">e </w:t>
      </w:r>
      <w:del w:id="141" w:author="Mara Thomas" w:date="2021-12-12T19:33:00Z">
        <w:r w:rsidR="00EF39FF" w:rsidRPr="006D69C5" w:rsidDel="00C06C21">
          <w:rPr>
            <w:rFonts w:cstheme="minorHAnsi"/>
            <w:lang w:val="en-US"/>
          </w:rPr>
          <w:delText xml:space="preserve">in highly cohesive </w:delText>
        </w:r>
      </w:del>
      <w:r w:rsidR="00EF39FF" w:rsidRPr="006D69C5">
        <w:rPr>
          <w:rFonts w:cstheme="minorHAnsi"/>
          <w:lang w:val="en-US"/>
        </w:rPr>
        <w:t>groups of up to 50 individuals</w:t>
      </w:r>
      <w:del w:id="142" w:author="Mara Thomas" w:date="2021-12-12T19:04:00Z">
        <w:r w:rsidR="00EF39FF" w:rsidRPr="006D69C5" w:rsidDel="005F77D2">
          <w:rPr>
            <w:rFonts w:cstheme="minorHAnsi"/>
            <w:lang w:val="en-US"/>
          </w:rPr>
          <w:delText>,</w:delText>
        </w:r>
      </w:del>
      <w:r w:rsidR="00E477CA" w:rsidRPr="006D69C5">
        <w:rPr>
          <w:rFonts w:cstheme="minorHAnsi"/>
          <w:lang w:val="en-US"/>
        </w:rPr>
        <w:t xml:space="preserve"> in the arid parts of southern Africa</w:t>
      </w:r>
      <w:r w:rsidR="00503804">
        <w:rPr>
          <w:rFonts w:cstheme="minorHAnsi"/>
          <w:lang w:val="en-US"/>
        </w:rPr>
        <w:t xml:space="preserve"> </w:t>
      </w:r>
      <w:r w:rsidR="00503804">
        <w:rPr>
          <w:rFonts w:cstheme="minorHAnsi"/>
          <w:lang w:val="en-US"/>
        </w:rPr>
        <w:fldChar w:fldCharType="begin"/>
      </w:r>
      <w:r w:rsidR="00503804">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sidR="00503804">
        <w:rPr>
          <w:rFonts w:cstheme="minorHAnsi"/>
          <w:lang w:val="en-US"/>
        </w:rPr>
        <w:fldChar w:fldCharType="separate"/>
      </w:r>
      <w:r w:rsidR="00503804" w:rsidRPr="00503804">
        <w:rPr>
          <w:rFonts w:ascii="Calibri" w:hAnsi="Calibri" w:cs="Calibri"/>
          <w:szCs w:val="24"/>
          <w:lang w:val="en-US"/>
        </w:rPr>
        <w:t>(D</w:t>
      </w:r>
      <w:r w:rsidR="00503804" w:rsidRPr="00503804">
        <w:rPr>
          <w:rFonts w:ascii="Calibri" w:hAnsi="Calibri" w:cs="Calibri"/>
          <w:szCs w:val="24"/>
        </w:rPr>
        <w:t>oolan and Macdonald 1997; Manser and Clutton‐Brock 2016)</w:t>
      </w:r>
      <w:r w:rsidR="00503804">
        <w:rPr>
          <w:rFonts w:cstheme="minorHAnsi"/>
          <w:lang w:val="en-US"/>
        </w:rPr>
        <w:fldChar w:fldCharType="end"/>
      </w:r>
      <w:commentRangeEnd w:id="126"/>
      <w:r w:rsidR="005F77D2">
        <w:rPr>
          <w:rStyle w:val="Kommentarzeichen"/>
          <w:lang w:val="en-CA" w:bidi="he-IL"/>
        </w:rPr>
        <w:commentReference w:id="126"/>
      </w:r>
      <w:ins w:id="143" w:author="Mara Thomas" w:date="2021-12-12T19:15:00Z">
        <w:r w:rsidR="00134062">
          <w:rPr>
            <w:rFonts w:cstheme="minorHAnsi"/>
            <w:lang w:val="en-US"/>
          </w:rPr>
          <w:t>.</w:t>
        </w:r>
      </w:ins>
      <w:ins w:id="144" w:author="Mara Thomas" w:date="2021-12-12T19:14:00Z">
        <w:r w:rsidR="00134062">
          <w:rPr>
            <w:rFonts w:cstheme="minorHAnsi"/>
            <w:lang w:val="en-US"/>
          </w:rPr>
          <w:t xml:space="preserve"> </w:t>
        </w:r>
      </w:ins>
      <w:moveToRangeStart w:id="145" w:author="Mara Thomas" w:date="2021-12-12T19:14:00Z" w:name="move90228909"/>
      <w:moveTo w:id="146" w:author="Mara Thomas" w:date="2021-12-12T19:14:00Z">
        <w:del w:id="147" w:author="Mara Thomas" w:date="2021-12-12T19:15:00Z">
          <w:r w:rsidR="00134062" w:rsidRPr="006D69C5" w:rsidDel="00134062">
            <w:rPr>
              <w:rFonts w:eastAsia="Times New Roman" w:cstheme="minorHAnsi"/>
              <w:color w:val="000000"/>
              <w:lang w:val="en-US"/>
            </w:rPr>
            <w:delText xml:space="preserve">with </w:delText>
          </w:r>
        </w:del>
      </w:moveTo>
      <w:ins w:id="148" w:author="Mara Thomas" w:date="2021-12-12T19:15:00Z">
        <w:r w:rsidR="00134062">
          <w:rPr>
            <w:rFonts w:eastAsia="Times New Roman" w:cstheme="minorHAnsi"/>
            <w:color w:val="000000"/>
            <w:lang w:val="en-US"/>
          </w:rPr>
          <w:t>T</w:t>
        </w:r>
      </w:ins>
      <w:moveTo w:id="149" w:author="Mara Thomas" w:date="2021-12-12T19:14:00Z">
        <w:del w:id="150" w:author="Mara Thomas" w:date="2021-12-12T19:15:00Z">
          <w:r w:rsidR="00134062" w:rsidRPr="006D69C5" w:rsidDel="00134062">
            <w:rPr>
              <w:rFonts w:eastAsia="Times New Roman" w:cstheme="minorHAnsi"/>
              <w:color w:val="000000"/>
              <w:lang w:val="en-US"/>
            </w:rPr>
            <w:delText>t</w:delText>
          </w:r>
        </w:del>
        <w:r w:rsidR="00134062" w:rsidRPr="006D69C5">
          <w:rPr>
            <w:rFonts w:eastAsia="Times New Roman" w:cstheme="minorHAnsi"/>
            <w:color w:val="000000"/>
            <w:lang w:val="en-US"/>
          </w:rPr>
          <w:t>wo dominant individuals monopoliz</w:t>
        </w:r>
      </w:moveTo>
      <w:ins w:id="151" w:author="Mara Thomas" w:date="2021-12-12T19:15:00Z">
        <w:r w:rsidR="00134062">
          <w:rPr>
            <w:rFonts w:eastAsia="Times New Roman" w:cstheme="minorHAnsi"/>
            <w:color w:val="000000"/>
            <w:lang w:val="en-US"/>
          </w:rPr>
          <w:t>e</w:t>
        </w:r>
      </w:ins>
      <w:moveTo w:id="152" w:author="Mara Thomas" w:date="2021-12-12T19:14:00Z">
        <w:del w:id="153" w:author="Mara Thomas" w:date="2021-12-12T19:15:00Z">
          <w:r w:rsidR="00134062" w:rsidRPr="006D69C5" w:rsidDel="00134062">
            <w:rPr>
              <w:rFonts w:eastAsia="Times New Roman" w:cstheme="minorHAnsi"/>
              <w:color w:val="000000"/>
              <w:lang w:val="en-US"/>
            </w:rPr>
            <w:delText>ing</w:delText>
          </w:r>
        </w:del>
        <w:r w:rsidR="00134062" w:rsidRPr="006D69C5">
          <w:rPr>
            <w:rFonts w:eastAsia="Times New Roman" w:cstheme="minorHAnsi"/>
            <w:color w:val="000000"/>
            <w:lang w:val="en-US"/>
          </w:rPr>
          <w:t xml:space="preserve"> most of the breeding</w:t>
        </w:r>
        <w:r w:rsidR="00134062">
          <w:rPr>
            <w:rFonts w:eastAsia="Times New Roman" w:cstheme="minorHAnsi"/>
            <w:color w:val="000000"/>
            <w:lang w:val="en-US"/>
          </w:rPr>
          <w:t xml:space="preserve"> </w:t>
        </w:r>
        <w:r w:rsidR="00134062">
          <w:rPr>
            <w:rFonts w:eastAsia="Times New Roman" w:cstheme="minorHAnsi"/>
            <w:color w:val="000000"/>
            <w:lang w:val="en-US"/>
          </w:rPr>
          <w:fldChar w:fldCharType="begin"/>
        </w:r>
        <w:r w:rsidR="00134062">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sidR="00134062">
          <w:rPr>
            <w:rFonts w:eastAsia="Times New Roman" w:cstheme="minorHAnsi"/>
            <w:color w:val="000000"/>
            <w:lang w:val="en-US"/>
          </w:rPr>
          <w:fldChar w:fldCharType="separate"/>
        </w:r>
        <w:r w:rsidR="00134062" w:rsidRPr="00AD1AF1">
          <w:rPr>
            <w:rFonts w:ascii="Calibri" w:hAnsi="Calibri" w:cs="Calibri"/>
            <w:lang w:val="en-US"/>
          </w:rPr>
          <w:t>(Clutton-Brock et al. 2001; Griffin et al. 2003)</w:t>
        </w:r>
        <w:r w:rsidR="00134062">
          <w:rPr>
            <w:rFonts w:eastAsia="Times New Roman" w:cstheme="minorHAnsi"/>
            <w:color w:val="000000"/>
            <w:lang w:val="en-US"/>
          </w:rPr>
          <w:fldChar w:fldCharType="end"/>
        </w:r>
      </w:moveTo>
      <w:ins w:id="154" w:author="Mara Thomas" w:date="2021-12-12T19:33:00Z">
        <w:r w:rsidR="00C06C21">
          <w:rPr>
            <w:rFonts w:eastAsia="Times New Roman" w:cstheme="minorHAnsi"/>
            <w:color w:val="000000"/>
            <w:lang w:val="en-US"/>
          </w:rPr>
          <w:t xml:space="preserve">, but </w:t>
        </w:r>
      </w:ins>
      <w:moveTo w:id="155" w:author="Mara Thomas" w:date="2021-12-12T19:14:00Z">
        <w:del w:id="156" w:author="Mara Thomas" w:date="2021-12-12T19:15:00Z">
          <w:r w:rsidR="00134062" w:rsidRPr="006D69C5" w:rsidDel="00134062">
            <w:rPr>
              <w:rFonts w:eastAsia="Times New Roman" w:cstheme="minorHAnsi"/>
              <w:color w:val="000000"/>
              <w:lang w:val="en-US"/>
            </w:rPr>
            <w:delText>,</w:delText>
          </w:r>
        </w:del>
        <w:del w:id="157" w:author="Mara Thomas" w:date="2021-12-12T19:34:00Z">
          <w:r w:rsidR="00134062" w:rsidRPr="006D69C5" w:rsidDel="00C06C21">
            <w:rPr>
              <w:rFonts w:eastAsia="Times New Roman" w:cstheme="minorHAnsi"/>
              <w:color w:val="000000"/>
              <w:lang w:val="en-US"/>
            </w:rPr>
            <w:delText xml:space="preserve"> and </w:delText>
          </w:r>
        </w:del>
      </w:moveTo>
      <w:ins w:id="158" w:author="Mara Thomas" w:date="2021-12-12T19:15:00Z">
        <w:r w:rsidR="00134062">
          <w:rPr>
            <w:rFonts w:eastAsia="Times New Roman" w:cstheme="minorHAnsi"/>
            <w:color w:val="000000"/>
            <w:lang w:val="en-US"/>
          </w:rPr>
          <w:t xml:space="preserve">there is </w:t>
        </w:r>
      </w:ins>
      <w:moveTo w:id="159" w:author="Mara Thomas" w:date="2021-12-12T19:14:00Z">
        <w:r w:rsidR="00134062" w:rsidRPr="006D69C5">
          <w:rPr>
            <w:rFonts w:eastAsia="Times New Roman" w:cstheme="minorHAnsi"/>
            <w:color w:val="000000"/>
            <w:lang w:val="en-US"/>
          </w:rPr>
          <w:t xml:space="preserve">no strong social hierarchy </w:t>
        </w:r>
        <w:del w:id="160" w:author="Mara Thomas" w:date="2021-12-12T19:34:00Z">
          <w:r w:rsidR="00134062" w:rsidRPr="006D69C5" w:rsidDel="00C06C21">
            <w:rPr>
              <w:rFonts w:eastAsia="Times New Roman" w:cstheme="minorHAnsi"/>
              <w:color w:val="000000"/>
              <w:lang w:val="en-US"/>
            </w:rPr>
            <w:delText>between</w:delText>
          </w:r>
        </w:del>
      </w:moveTo>
      <w:ins w:id="161" w:author="Mara Thomas" w:date="2021-12-12T19:34:00Z">
        <w:r w:rsidR="00C06C21">
          <w:rPr>
            <w:rFonts w:eastAsia="Times New Roman" w:cstheme="minorHAnsi"/>
            <w:color w:val="000000"/>
            <w:lang w:val="en-US"/>
          </w:rPr>
          <w:t>among the remaining,</w:t>
        </w:r>
      </w:ins>
      <w:moveTo w:id="162" w:author="Mara Thomas" w:date="2021-12-12T19:14:00Z">
        <w:r w:rsidR="00134062" w:rsidRPr="006D69C5">
          <w:rPr>
            <w:rFonts w:eastAsia="Times New Roman" w:cstheme="minorHAnsi"/>
            <w:color w:val="000000"/>
            <w:lang w:val="en-US"/>
          </w:rPr>
          <w:t xml:space="preserve"> subordinate group members</w:t>
        </w:r>
      </w:moveTo>
      <w:moveToRangeEnd w:id="145"/>
      <w:ins w:id="163" w:author="Mara Thomas" w:date="2021-12-12T19:15:00Z">
        <w:r w:rsidR="00134062">
          <w:rPr>
            <w:rFonts w:eastAsia="Times New Roman" w:cstheme="minorHAnsi"/>
            <w:color w:val="000000"/>
            <w:lang w:val="en-US"/>
          </w:rPr>
          <w:t xml:space="preserve">. </w:t>
        </w:r>
      </w:ins>
      <w:del w:id="164" w:author="Mara Thomas" w:date="2021-12-12T19:14:00Z">
        <w:r w:rsidR="00EB19ED" w:rsidRPr="006D69C5" w:rsidDel="00134062">
          <w:rPr>
            <w:rFonts w:cstheme="minorHAnsi"/>
            <w:lang w:val="en-US"/>
          </w:rPr>
          <w:delText>.</w:delText>
        </w:r>
        <w:r w:rsidR="00B52EA1" w:rsidRPr="006D69C5" w:rsidDel="00134062">
          <w:rPr>
            <w:rFonts w:cstheme="minorHAnsi"/>
            <w:lang w:val="en-US"/>
          </w:rPr>
          <w:delText xml:space="preserve"> </w:delText>
        </w:r>
      </w:del>
      <w:del w:id="165" w:author="Mara Thomas" w:date="2021-12-12T19:15:00Z">
        <w:r w:rsidR="00EF39FF" w:rsidRPr="006D69C5" w:rsidDel="00134062">
          <w:rPr>
            <w:rFonts w:cstheme="minorHAnsi"/>
            <w:lang w:val="en-US"/>
          </w:rPr>
          <w:delText>Meerkat</w:delText>
        </w:r>
      </w:del>
      <w:ins w:id="166" w:author="Mara Thomas" w:date="2021-12-12T19:15:00Z">
        <w:r w:rsidR="00134062">
          <w:rPr>
            <w:rFonts w:cstheme="minorHAnsi"/>
            <w:lang w:val="en-US"/>
          </w:rPr>
          <w:t xml:space="preserve">All </w:t>
        </w:r>
      </w:ins>
      <w:del w:id="167" w:author="Mara Thomas" w:date="2021-12-12T19:34:00Z">
        <w:r w:rsidR="00EF39FF" w:rsidRPr="006D69C5" w:rsidDel="00C06C21">
          <w:rPr>
            <w:rFonts w:cstheme="minorHAnsi"/>
            <w:lang w:val="en-US"/>
          </w:rPr>
          <w:delText xml:space="preserve"> </w:delText>
        </w:r>
      </w:del>
      <w:r w:rsidR="00EF39FF" w:rsidRPr="006D69C5">
        <w:rPr>
          <w:rFonts w:cstheme="minorHAnsi"/>
          <w:lang w:val="en-US"/>
        </w:rPr>
        <w:t xml:space="preserve">group members sleep together </w:t>
      </w:r>
      <w:r w:rsidR="00B52EA1" w:rsidRPr="006D69C5">
        <w:rPr>
          <w:rFonts w:cstheme="minorHAnsi"/>
          <w:lang w:val="en-US"/>
        </w:rPr>
        <w:t xml:space="preserve">inside communal burrows </w:t>
      </w:r>
      <w:r w:rsidR="00EF39FF" w:rsidRPr="006D69C5">
        <w:rPr>
          <w:rFonts w:cstheme="minorHAnsi"/>
          <w:lang w:val="en-US"/>
        </w:rPr>
        <w:t>at</w:t>
      </w:r>
      <w:r w:rsidR="00B52EA1" w:rsidRPr="006D69C5">
        <w:rPr>
          <w:rFonts w:cstheme="minorHAnsi"/>
          <w:lang w:val="en-US"/>
        </w:rPr>
        <w:t xml:space="preserve"> night and </w:t>
      </w:r>
      <w:r w:rsidR="00B20200" w:rsidRPr="006D69C5">
        <w:rPr>
          <w:rFonts w:cstheme="minorHAnsi"/>
          <w:lang w:val="en-US"/>
        </w:rPr>
        <w:t xml:space="preserve">continually </w:t>
      </w:r>
      <w:r w:rsidR="00B52EA1" w:rsidRPr="006D69C5">
        <w:rPr>
          <w:rFonts w:cstheme="minorHAnsi"/>
          <w:lang w:val="en-US"/>
        </w:rPr>
        <w:t>mov</w:t>
      </w:r>
      <w:r w:rsidR="00EF39FF" w:rsidRPr="006D69C5">
        <w:rPr>
          <w:rFonts w:cstheme="minorHAnsi"/>
          <w:lang w:val="en-US"/>
        </w:rPr>
        <w:t>e</w:t>
      </w:r>
      <w:r w:rsidR="00B52EA1" w:rsidRPr="006D69C5">
        <w:rPr>
          <w:rFonts w:cstheme="minorHAnsi"/>
          <w:lang w:val="en-US"/>
        </w:rPr>
        <w:t xml:space="preserve"> as a </w:t>
      </w:r>
      <w:ins w:id="168" w:author="Mara Thomas" w:date="2021-12-12T19:34:00Z">
        <w:r w:rsidR="00C06C21">
          <w:rPr>
            <w:rFonts w:cstheme="minorHAnsi"/>
            <w:lang w:val="en-US"/>
          </w:rPr>
          <w:t xml:space="preserve">highly </w:t>
        </w:r>
      </w:ins>
      <w:r w:rsidR="00B52EA1" w:rsidRPr="006D69C5">
        <w:rPr>
          <w:rFonts w:cstheme="minorHAnsi"/>
          <w:lang w:val="en-US"/>
        </w:rPr>
        <w:t>cohesive unit throughout their 2-</w:t>
      </w:r>
      <w:r w:rsidR="00B20200" w:rsidRPr="006D69C5">
        <w:rPr>
          <w:rFonts w:cstheme="minorHAnsi"/>
          <w:lang w:val="en-US"/>
        </w:rPr>
        <w:t>5</w:t>
      </w:r>
      <w:r w:rsidR="00B52EA1" w:rsidRPr="006D69C5">
        <w:rPr>
          <w:rFonts w:cstheme="minorHAnsi"/>
          <w:lang w:val="en-US"/>
        </w:rPr>
        <w:t xml:space="preserve"> km2 territory </w:t>
      </w:r>
      <w:r w:rsidR="00B20200" w:rsidRPr="006D69C5">
        <w:rPr>
          <w:rFonts w:cstheme="minorHAnsi"/>
          <w:lang w:val="en-US"/>
        </w:rPr>
        <w:fldChar w:fldCharType="begin"/>
      </w:r>
      <w:r w:rsidR="00EF39FF" w:rsidRPr="006D69C5">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B20200" w:rsidRPr="006D69C5">
        <w:rPr>
          <w:rFonts w:cstheme="minorHAnsi"/>
          <w:lang w:val="en-US"/>
        </w:rPr>
        <w:fldChar w:fldCharType="separate"/>
      </w:r>
      <w:r w:rsidR="00EF39FF" w:rsidRPr="006D69C5">
        <w:rPr>
          <w:rFonts w:ascii="Calibri" w:hAnsi="Calibri" w:cs="Calibri"/>
          <w:lang w:val="en-US"/>
        </w:rPr>
        <w:t>(Kranstauber et al. 2019)</w:t>
      </w:r>
      <w:r w:rsidR="00B20200" w:rsidRPr="006D69C5">
        <w:rPr>
          <w:rFonts w:cstheme="minorHAnsi"/>
          <w:lang w:val="en-US"/>
        </w:rPr>
        <w:fldChar w:fldCharType="end"/>
      </w:r>
      <w:r w:rsidR="00B20200" w:rsidRPr="006D69C5">
        <w:rPr>
          <w:rFonts w:cstheme="minorHAnsi"/>
          <w:lang w:val="en-US"/>
        </w:rPr>
        <w:t xml:space="preserve"> </w:t>
      </w:r>
      <w:r w:rsidR="00B52EA1" w:rsidRPr="006D69C5">
        <w:rPr>
          <w:rFonts w:cstheme="minorHAnsi"/>
          <w:lang w:val="en-US"/>
        </w:rPr>
        <w:t xml:space="preserve">in search of food during the day. Group splits </w:t>
      </w:r>
      <w:del w:id="169" w:author="Mara Thomas" w:date="2021-12-12T19:05:00Z">
        <w:r w:rsidR="00B52EA1" w:rsidRPr="006D69C5" w:rsidDel="00134062">
          <w:rPr>
            <w:rFonts w:cstheme="minorHAnsi"/>
            <w:lang w:val="en-US"/>
          </w:rPr>
          <w:delText xml:space="preserve">may </w:delText>
        </w:r>
      </w:del>
      <w:r w:rsidR="00B52EA1" w:rsidRPr="006D69C5">
        <w:rPr>
          <w:rFonts w:cstheme="minorHAnsi"/>
          <w:lang w:val="en-US"/>
        </w:rPr>
        <w:t xml:space="preserve">happen </w:t>
      </w:r>
      <w:r w:rsidR="00D179EB" w:rsidRPr="006D69C5">
        <w:rPr>
          <w:rFonts w:cstheme="minorHAnsi"/>
          <w:lang w:val="en-US"/>
        </w:rPr>
        <w:t xml:space="preserve">very rarely </w:t>
      </w:r>
      <w:r w:rsidR="00D179EB" w:rsidRPr="006D69C5">
        <w:rPr>
          <w:rFonts w:cstheme="minorHAnsi"/>
          <w:lang w:val="en-US"/>
        </w:rPr>
        <w:fldChar w:fldCharType="begin"/>
      </w:r>
      <w:r w:rsidR="00275504" w:rsidRPr="006D69C5">
        <w:rPr>
          <w:rFonts w:cstheme="minorHAnsi"/>
          <w:lang w:val="en-US"/>
        </w:rPr>
        <w:instrText xml:space="preserve"> ADDIN ZOTERO_ITEM CSL_CITATION {"citationID":"bNaJCnGh","properties":{"formattedCitation":"(Strandburg-Peshkin et al. 2019)","plainCitation":"(Strandburg-Peshkin et al. 2019)","noteIndex":0},"citationItems":[{"id":727,"uris":["http://zotero.org/users/5080349/items/RH85W692"],"uri":["http://zotero.org/users/5080349/items/RH85W692"],"itemData":{"id":727,"type":"article-journal","abstract":"Everyone has to rest sometimes—but where? Meerkats prefer large sleeping burrows near the center of their ranges and are more selective when rearing pups. They","container-title":"Behavioral Ecology","DOI":"10.1093/beheco/arz190","journalAbbreviation":"Behav Ecol","language":"en","source":"academic.oup.com","title":"Burrow usage patterns and decision-making in meerkat groups","URL":"https://academic.oup.com/beheco/advance-article/doi/10.1093/beheco/arz190/5613753","author":[{"family":"Strandburg-Peshkin","given":"Ariana"},{"family":"Clutton-Brock","given":"Tim"},{"family":"Manser","given":"Marta B."}],"accessed":{"date-parts":[["2019",11,8]]},"issued":{"date-parts":[["2019"]]}}}],"schema":"https://github.com/citation-style-language/schema/raw/master/csl-citation.json"} </w:instrText>
      </w:r>
      <w:r w:rsidR="00D179EB" w:rsidRPr="006D69C5">
        <w:rPr>
          <w:rFonts w:cstheme="minorHAnsi"/>
          <w:lang w:val="en-US"/>
        </w:rPr>
        <w:fldChar w:fldCharType="separate"/>
      </w:r>
      <w:r w:rsidR="00275504" w:rsidRPr="006D69C5">
        <w:rPr>
          <w:rFonts w:ascii="Calibri" w:hAnsi="Calibri" w:cs="Calibri"/>
          <w:lang w:val="en-US"/>
        </w:rPr>
        <w:t>(Strandburg-Peshkin et al. 2019)</w:t>
      </w:r>
      <w:r w:rsidR="00D179EB" w:rsidRPr="006D69C5">
        <w:rPr>
          <w:rFonts w:cstheme="minorHAnsi"/>
          <w:lang w:val="en-US"/>
        </w:rPr>
        <w:fldChar w:fldCharType="end"/>
      </w:r>
      <w:r w:rsidR="00B52EA1" w:rsidRPr="006D69C5">
        <w:rPr>
          <w:rFonts w:cstheme="minorHAnsi"/>
          <w:lang w:val="en-US"/>
        </w:rPr>
        <w:t xml:space="preserve"> and never last more than a couple of </w:t>
      </w:r>
      <w:r w:rsidR="00EB19ED" w:rsidRPr="006D69C5">
        <w:rPr>
          <w:rFonts w:cstheme="minorHAnsi"/>
          <w:lang w:val="en-US"/>
        </w:rPr>
        <w:t>hours</w:t>
      </w:r>
      <w:r w:rsidR="002E6FDA">
        <w:rPr>
          <w:rFonts w:cstheme="minorHAnsi"/>
          <w:lang w:val="en-US"/>
        </w:rPr>
        <w:t>.</w:t>
      </w:r>
      <w:r w:rsidR="00EB19ED" w:rsidRPr="006D69C5">
        <w:rPr>
          <w:rFonts w:cstheme="minorHAnsi"/>
          <w:lang w:val="en-US"/>
        </w:rPr>
        <w:t xml:space="preserve"> Meerkats</w:t>
      </w:r>
      <w:r w:rsidR="00662DE6" w:rsidRPr="006D69C5">
        <w:rPr>
          <w:rFonts w:cstheme="minorHAnsi"/>
          <w:lang w:val="en-US"/>
        </w:rPr>
        <w:t xml:space="preserve"> are opportunistic generalists, their</w:t>
      </w:r>
      <w:r w:rsidR="00EB19ED" w:rsidRPr="006D69C5">
        <w:rPr>
          <w:rFonts w:cstheme="minorHAnsi"/>
          <w:lang w:val="en-US"/>
        </w:rPr>
        <w:t xml:space="preserve"> diet </w:t>
      </w:r>
      <w:r w:rsidR="00662DE6" w:rsidRPr="006D69C5">
        <w:rPr>
          <w:rFonts w:cstheme="minorHAnsi"/>
          <w:lang w:val="en-US"/>
        </w:rPr>
        <w:t>being</w:t>
      </w:r>
      <w:r w:rsidR="00EB19ED" w:rsidRPr="006D69C5">
        <w:rPr>
          <w:rFonts w:cstheme="minorHAnsi"/>
          <w:lang w:val="en-US"/>
        </w:rPr>
        <w:t xml:space="preserve"> mainly composed of small invertebrates that they dig out of the ground</w:t>
      </w:r>
      <w:r w:rsidR="00662DE6" w:rsidRPr="006D69C5">
        <w:rPr>
          <w:rFonts w:cstheme="minorHAnsi"/>
          <w:lang w:val="en-US"/>
        </w:rPr>
        <w:t xml:space="preserve"> </w:t>
      </w:r>
      <w:r w:rsidR="00662DE6" w:rsidRPr="006D69C5">
        <w:rPr>
          <w:rFonts w:cstheme="minorHAnsi"/>
          <w:lang w:val="en-US"/>
        </w:rPr>
        <w:fldChar w:fldCharType="begin"/>
      </w:r>
      <w:r w:rsidR="00BF692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00662DE6" w:rsidRPr="006D69C5">
        <w:rPr>
          <w:rFonts w:cstheme="minorHAnsi"/>
          <w:lang w:val="en-US"/>
        </w:rPr>
        <w:fldChar w:fldCharType="separate"/>
      </w:r>
      <w:r w:rsidR="00BF692C" w:rsidRPr="00BF692C">
        <w:rPr>
          <w:rFonts w:ascii="Calibri" w:hAnsi="Calibri" w:cs="Calibri"/>
          <w:lang w:val="en-US"/>
        </w:rPr>
        <w:t>(S. Doolan and Macdonald 1996)</w:t>
      </w:r>
      <w:r w:rsidR="00662DE6" w:rsidRPr="006D69C5">
        <w:rPr>
          <w:rFonts w:cstheme="minorHAnsi"/>
          <w:lang w:val="en-US"/>
        </w:rPr>
        <w:fldChar w:fldCharType="end"/>
      </w:r>
      <w:r w:rsidR="00EB19ED" w:rsidRPr="006D69C5">
        <w:rPr>
          <w:rFonts w:cstheme="minorHAnsi"/>
          <w:lang w:val="en-US"/>
        </w:rPr>
        <w:t xml:space="preserve">, therefore food resource is not clumped like for </w:t>
      </w:r>
      <w:r w:rsidR="00D733E9" w:rsidRPr="006D69C5">
        <w:rPr>
          <w:rFonts w:cstheme="minorHAnsi"/>
          <w:lang w:val="en-US"/>
        </w:rPr>
        <w:t xml:space="preserve">several </w:t>
      </w:r>
      <w:r w:rsidR="00EB19ED" w:rsidRPr="006D69C5">
        <w:rPr>
          <w:rFonts w:cstheme="minorHAnsi"/>
          <w:lang w:val="en-US"/>
        </w:rPr>
        <w:t>other social species (Ref capuchins</w:t>
      </w:r>
      <w:r w:rsidR="002C026B" w:rsidRPr="006D69C5">
        <w:rPr>
          <w:rFonts w:cstheme="minorHAnsi"/>
          <w:lang w:val="en-US"/>
        </w:rPr>
        <w:t>, dolphins,…?</w:t>
      </w:r>
      <w:r w:rsidR="00EB19ED" w:rsidRPr="006D69C5">
        <w:rPr>
          <w:rFonts w:cstheme="minorHAnsi"/>
          <w:lang w:val="en-US"/>
        </w:rPr>
        <w:t xml:space="preserve">) but rather distributed across the desert landscape. </w:t>
      </w:r>
      <w:r w:rsidR="002C026B" w:rsidRPr="006D69C5">
        <w:rPr>
          <w:rFonts w:cstheme="minorHAnsi"/>
          <w:lang w:val="en-US"/>
        </w:rPr>
        <w:t xml:space="preserve">This particularity is reflected in the </w:t>
      </w:r>
      <w:r w:rsidR="00FB5844" w:rsidRPr="006D69C5">
        <w:rPr>
          <w:rFonts w:cstheme="minorHAnsi"/>
          <w:lang w:val="en-US"/>
        </w:rPr>
        <w:t xml:space="preserve">groups’ </w:t>
      </w:r>
      <w:r w:rsidR="002C026B" w:rsidRPr="006D69C5">
        <w:rPr>
          <w:rFonts w:cstheme="minorHAnsi"/>
          <w:lang w:val="en-US"/>
        </w:rPr>
        <w:t xml:space="preserve">movement dynamics: </w:t>
      </w:r>
      <w:r w:rsidR="00662DE6" w:rsidRPr="006D69C5">
        <w:rPr>
          <w:rFonts w:cstheme="minorHAnsi"/>
          <w:lang w:val="en-US"/>
        </w:rPr>
        <w:t>rather than</w:t>
      </w:r>
      <w:r w:rsidR="00362555" w:rsidRPr="006D69C5">
        <w:rPr>
          <w:rFonts w:cstheme="minorHAnsi"/>
          <w:lang w:val="en-US"/>
        </w:rPr>
        <w:t xml:space="preserve"> </w:t>
      </w:r>
      <w:r w:rsidR="00FB5844" w:rsidRPr="006D69C5">
        <w:rPr>
          <w:rFonts w:cstheme="minorHAnsi"/>
          <w:lang w:val="en-US"/>
        </w:rPr>
        <w:t>alternating clearly distinct foraging and moving phases</w:t>
      </w:r>
      <w:r w:rsidR="00362555" w:rsidRPr="006D69C5">
        <w:rPr>
          <w:rFonts w:cstheme="minorHAnsi"/>
          <w:lang w:val="en-US"/>
        </w:rPr>
        <w:t>,</w:t>
      </w:r>
      <w:r w:rsidR="00662DE6" w:rsidRPr="006D69C5">
        <w:rPr>
          <w:rFonts w:cstheme="minorHAnsi"/>
          <w:lang w:val="en-US"/>
        </w:rPr>
        <w:t xml:space="preserve"> </w:t>
      </w:r>
      <w:del w:id="170" w:author="Mara Thomas" w:date="2021-12-12T19:06:00Z">
        <w:r w:rsidR="002C026B" w:rsidRPr="006D69C5" w:rsidDel="00134062">
          <w:rPr>
            <w:rFonts w:cstheme="minorHAnsi"/>
            <w:lang w:val="en-US"/>
          </w:rPr>
          <w:delText>most of tim</w:delText>
        </w:r>
        <w:r w:rsidR="00362555" w:rsidRPr="006D69C5" w:rsidDel="00134062">
          <w:rPr>
            <w:rFonts w:cstheme="minorHAnsi"/>
            <w:lang w:val="en-US"/>
          </w:rPr>
          <w:delText xml:space="preserve">e </w:delText>
        </w:r>
      </w:del>
      <w:r w:rsidR="00362555" w:rsidRPr="006D69C5">
        <w:rPr>
          <w:rFonts w:cstheme="minorHAnsi"/>
          <w:lang w:val="en-US"/>
        </w:rPr>
        <w:t xml:space="preserve">the </w:t>
      </w:r>
      <w:ins w:id="171" w:author="Mara Thomas" w:date="2021-12-12T19:06:00Z">
        <w:r w:rsidR="00134062">
          <w:rPr>
            <w:rFonts w:cstheme="minorHAnsi"/>
            <w:lang w:val="en-US"/>
          </w:rPr>
          <w:t xml:space="preserve">whole </w:t>
        </w:r>
      </w:ins>
      <w:r w:rsidR="00362555" w:rsidRPr="006D69C5">
        <w:rPr>
          <w:rFonts w:cstheme="minorHAnsi"/>
          <w:lang w:val="en-US"/>
        </w:rPr>
        <w:t xml:space="preserve">group </w:t>
      </w:r>
      <w:del w:id="172" w:author="Mara Thomas" w:date="2021-12-12T19:06:00Z">
        <w:r w:rsidR="00362555" w:rsidRPr="006D69C5" w:rsidDel="00134062">
          <w:rPr>
            <w:rFonts w:cstheme="minorHAnsi"/>
            <w:lang w:val="en-US"/>
          </w:rPr>
          <w:delText xml:space="preserve">as a whole </w:delText>
        </w:r>
      </w:del>
      <w:r w:rsidR="00362555" w:rsidRPr="006D69C5">
        <w:rPr>
          <w:rFonts w:cstheme="minorHAnsi"/>
          <w:lang w:val="en-US"/>
        </w:rPr>
        <w:t xml:space="preserve">is </w:t>
      </w:r>
      <w:r w:rsidR="00FB5844" w:rsidRPr="006D69C5">
        <w:rPr>
          <w:rFonts w:cstheme="minorHAnsi"/>
          <w:lang w:val="en-US"/>
        </w:rPr>
        <w:t>slowly travelling across the environment</w:t>
      </w:r>
      <w:r w:rsidR="00362555" w:rsidRPr="006D69C5">
        <w:rPr>
          <w:rFonts w:cstheme="minorHAnsi"/>
          <w:lang w:val="en-US"/>
        </w:rPr>
        <w:t xml:space="preserve"> in a cohesive manner</w:t>
      </w:r>
      <w:r w:rsidR="002C026B" w:rsidRPr="006D69C5">
        <w:rPr>
          <w:rFonts w:cstheme="minorHAnsi"/>
          <w:lang w:val="en-US"/>
        </w:rPr>
        <w:t>,</w:t>
      </w:r>
      <w:ins w:id="173" w:author="Mara Thomas" w:date="2021-12-12T19:07:00Z">
        <w:r w:rsidR="00134062">
          <w:rPr>
            <w:rFonts w:cstheme="minorHAnsi"/>
            <w:lang w:val="en-US"/>
          </w:rPr>
          <w:t xml:space="preserve"> while</w:t>
        </w:r>
      </w:ins>
      <w:r w:rsidR="002C026B" w:rsidRPr="006D69C5">
        <w:rPr>
          <w:rFonts w:cstheme="minorHAnsi"/>
          <w:lang w:val="en-US"/>
        </w:rPr>
        <w:t xml:space="preserve"> </w:t>
      </w:r>
      <w:del w:id="174" w:author="Mara Thomas" w:date="2021-12-12T19:07:00Z">
        <w:r w:rsidR="00FB5844" w:rsidRPr="006D69C5" w:rsidDel="00134062">
          <w:rPr>
            <w:rFonts w:cstheme="minorHAnsi"/>
            <w:lang w:val="en-US"/>
          </w:rPr>
          <w:delText>despite</w:delText>
        </w:r>
        <w:r w:rsidR="00362555" w:rsidRPr="006D69C5" w:rsidDel="00134062">
          <w:rPr>
            <w:rFonts w:cstheme="minorHAnsi"/>
            <w:lang w:val="en-US"/>
          </w:rPr>
          <w:delText xml:space="preserve"> </w:delText>
        </w:r>
        <w:r w:rsidR="002C026B" w:rsidRPr="006D69C5" w:rsidDel="00134062">
          <w:rPr>
            <w:rFonts w:cstheme="minorHAnsi"/>
            <w:lang w:val="en-US"/>
          </w:rPr>
          <w:delText xml:space="preserve">all </w:delText>
        </w:r>
      </w:del>
      <w:r w:rsidR="002C026B" w:rsidRPr="006D69C5">
        <w:rPr>
          <w:rFonts w:cstheme="minorHAnsi"/>
          <w:lang w:val="en-US"/>
        </w:rPr>
        <w:t>individuals forag</w:t>
      </w:r>
      <w:ins w:id="175" w:author="Mara Thomas" w:date="2021-12-12T19:07:00Z">
        <w:r w:rsidR="00134062">
          <w:rPr>
            <w:rFonts w:cstheme="minorHAnsi"/>
            <w:lang w:val="en-US"/>
          </w:rPr>
          <w:t>e</w:t>
        </w:r>
      </w:ins>
      <w:del w:id="176" w:author="Mara Thomas" w:date="2021-12-12T19:07:00Z">
        <w:r w:rsidR="00FB5844" w:rsidRPr="006D69C5" w:rsidDel="00134062">
          <w:rPr>
            <w:rFonts w:cstheme="minorHAnsi"/>
            <w:lang w:val="en-US"/>
          </w:rPr>
          <w:delText>ing</w:delText>
        </w:r>
      </w:del>
      <w:r w:rsidR="002C026B" w:rsidRPr="006D69C5">
        <w:rPr>
          <w:rFonts w:cstheme="minorHAnsi"/>
          <w:lang w:val="en-US"/>
        </w:rPr>
        <w:t xml:space="preserve"> independently a few meters apart</w:t>
      </w:r>
      <w:r w:rsidR="00362555" w:rsidRPr="006D69C5">
        <w:rPr>
          <w:rFonts w:cstheme="minorHAnsi"/>
          <w:lang w:val="en-US"/>
        </w:rPr>
        <w:t xml:space="preserve"> </w:t>
      </w:r>
      <w:r w:rsidR="006F4F47" w:rsidRPr="006D69C5">
        <w:rPr>
          <w:rFonts w:cstheme="minorHAnsi"/>
          <w:lang w:val="en-US"/>
        </w:rPr>
        <w:t>from</w:t>
      </w:r>
      <w:r w:rsidR="00362555" w:rsidRPr="006D69C5">
        <w:rPr>
          <w:rFonts w:cstheme="minorHAnsi"/>
          <w:lang w:val="en-US"/>
        </w:rPr>
        <w:t xml:space="preserve"> each other</w:t>
      </w:r>
      <w:r w:rsidR="00150BB9" w:rsidRPr="006D69C5">
        <w:rPr>
          <w:rFonts w:cstheme="minorHAnsi"/>
          <w:lang w:val="en-US"/>
        </w:rPr>
        <w:t xml:space="preserve">. </w:t>
      </w:r>
      <w:r w:rsidR="00FB5844" w:rsidRPr="006D69C5">
        <w:rPr>
          <w:rFonts w:cstheme="minorHAnsi"/>
          <w:lang w:val="en-US"/>
        </w:rPr>
        <w:t xml:space="preserve"> </w:t>
      </w:r>
      <w:ins w:id="177" w:author="Mara Thomas" w:date="2021-12-12T19:15:00Z">
        <w:r w:rsidR="007E39C9">
          <w:rPr>
            <w:rFonts w:cstheme="minorHAnsi"/>
            <w:lang w:val="en-US"/>
          </w:rPr>
          <w:t xml:space="preserve">However, </w:t>
        </w:r>
      </w:ins>
      <w:ins w:id="178" w:author="Mara Thomas" w:date="2021-12-12T19:17:00Z">
        <w:r w:rsidR="00B72AE1">
          <w:rPr>
            <w:rFonts w:cstheme="minorHAnsi"/>
            <w:lang w:val="en-US"/>
          </w:rPr>
          <w:t xml:space="preserve">it is not yet understood how the group </w:t>
        </w:r>
      </w:ins>
      <w:ins w:id="179" w:author="Mara Thomas" w:date="2021-12-12T19:18:00Z">
        <w:r w:rsidR="00B72AE1">
          <w:rPr>
            <w:rFonts w:cstheme="minorHAnsi"/>
            <w:lang w:val="en-US"/>
          </w:rPr>
          <w:t xml:space="preserve">makes decisions about direction of movement, </w:t>
        </w:r>
      </w:ins>
      <w:ins w:id="180" w:author="Mara Thomas" w:date="2021-12-12T19:19:00Z">
        <w:r w:rsidR="00B72AE1">
          <w:rPr>
            <w:rFonts w:cstheme="minorHAnsi"/>
            <w:lang w:val="en-US"/>
          </w:rPr>
          <w:t xml:space="preserve">movement </w:t>
        </w:r>
      </w:ins>
      <w:ins w:id="181" w:author="Mara Thomas" w:date="2021-12-12T19:18:00Z">
        <w:r w:rsidR="00B72AE1">
          <w:rPr>
            <w:rFonts w:cstheme="minorHAnsi"/>
            <w:lang w:val="en-US"/>
          </w:rPr>
          <w:t>speed or timing</w:t>
        </w:r>
      </w:ins>
      <w:ins w:id="182" w:author="Mara Thomas" w:date="2021-12-12T19:19:00Z">
        <w:r w:rsidR="00B72AE1">
          <w:rPr>
            <w:rFonts w:cstheme="minorHAnsi"/>
            <w:lang w:val="en-US"/>
          </w:rPr>
          <w:t xml:space="preserve"> of departure and </w:t>
        </w:r>
      </w:ins>
      <w:ins w:id="183" w:author="Mara Thomas" w:date="2021-12-12T19:20:00Z">
        <w:r w:rsidR="00B72AE1">
          <w:rPr>
            <w:rFonts w:cstheme="minorHAnsi"/>
            <w:lang w:val="en-US"/>
          </w:rPr>
          <w:t>how</w:t>
        </w:r>
      </w:ins>
      <w:ins w:id="184" w:author="Mara Thomas" w:date="2021-12-12T19:19:00Z">
        <w:r w:rsidR="00B72AE1">
          <w:rPr>
            <w:rFonts w:cstheme="minorHAnsi"/>
            <w:lang w:val="en-US"/>
          </w:rPr>
          <w:t xml:space="preserve"> individual</w:t>
        </w:r>
      </w:ins>
      <w:ins w:id="185" w:author="Mara Thomas" w:date="2021-12-12T19:20:00Z">
        <w:r w:rsidR="00B72AE1">
          <w:rPr>
            <w:rFonts w:cstheme="minorHAnsi"/>
            <w:lang w:val="en-US"/>
          </w:rPr>
          <w:t xml:space="preserve"> animal</w:t>
        </w:r>
      </w:ins>
      <w:ins w:id="186" w:author="Mara Thomas" w:date="2021-12-12T19:19:00Z">
        <w:r w:rsidR="00B72AE1">
          <w:rPr>
            <w:rFonts w:cstheme="minorHAnsi"/>
            <w:lang w:val="en-US"/>
          </w:rPr>
          <w:t>s</w:t>
        </w:r>
      </w:ins>
      <w:ins w:id="187" w:author="Mara Thomas" w:date="2021-12-12T19:20:00Z">
        <w:r w:rsidR="00B72AE1">
          <w:rPr>
            <w:rFonts w:cstheme="minorHAnsi"/>
            <w:lang w:val="en-US"/>
          </w:rPr>
          <w:t xml:space="preserve"> influence these decisions. Vocal communication likely plays a big role, as it was shown </w:t>
        </w:r>
      </w:ins>
      <w:ins w:id="188" w:author="Mara Thomas" w:date="2021-12-12T19:21:00Z">
        <w:r w:rsidR="00B72AE1">
          <w:rPr>
            <w:rFonts w:cstheme="minorHAnsi"/>
            <w:lang w:val="en-US"/>
          </w:rPr>
          <w:t>that specific can initiate group movement</w:t>
        </w:r>
      </w:ins>
    </w:p>
    <w:p w14:paraId="52BE8A9E" w14:textId="313C4027" w:rsidR="00D20D90" w:rsidRPr="00B72AE1" w:rsidRDefault="008A134C" w:rsidP="004202FE">
      <w:pPr>
        <w:spacing w:line="360" w:lineRule="auto"/>
        <w:jc w:val="both"/>
        <w:rPr>
          <w:rFonts w:eastAsia="Times New Roman" w:cstheme="minorHAnsi"/>
          <w:color w:val="000000"/>
          <w:lang w:val="en-US"/>
        </w:rPr>
      </w:pPr>
      <w:del w:id="189" w:author="Mara Thomas" w:date="2021-12-12T19:07:00Z">
        <w:r w:rsidRPr="006D69C5" w:rsidDel="00134062">
          <w:rPr>
            <w:rFonts w:cstheme="minorHAnsi"/>
            <w:lang w:val="en-US"/>
          </w:rPr>
          <w:delText>Discrete i</w:delText>
        </w:r>
      </w:del>
      <w:del w:id="190" w:author="Mara Thomas" w:date="2021-12-12T19:21:00Z">
        <w:r w:rsidRPr="006D69C5" w:rsidDel="00B72AE1">
          <w:rPr>
            <w:rFonts w:cstheme="minorHAnsi"/>
            <w:lang w:val="en-US"/>
          </w:rPr>
          <w:delText xml:space="preserve">nitiation of group movement </w:delText>
        </w:r>
      </w:del>
      <w:del w:id="191" w:author="Mara Thomas" w:date="2021-12-12T19:07:00Z">
        <w:r w:rsidRPr="006D69C5" w:rsidDel="00134062">
          <w:rPr>
            <w:rFonts w:cstheme="minorHAnsi"/>
            <w:lang w:val="en-US"/>
          </w:rPr>
          <w:delText>do also happen,</w:delText>
        </w:r>
      </w:del>
      <w:del w:id="192" w:author="Mara Thomas" w:date="2021-12-12T19:21:00Z">
        <w:r w:rsidRPr="006D69C5" w:rsidDel="00B72AE1">
          <w:rPr>
            <w:rFonts w:cstheme="minorHAnsi"/>
            <w:lang w:val="en-US"/>
          </w:rPr>
          <w:delText xml:space="preserve"> mainly through the use of specific calls</w:delText>
        </w:r>
      </w:del>
      <w:del w:id="193" w:author="Mara Thomas" w:date="2021-12-12T19:34:00Z">
        <w:r w:rsidR="00EF3D3D" w:rsidRPr="006D69C5" w:rsidDel="00C06C21">
          <w:rPr>
            <w:rFonts w:cstheme="minorHAnsi"/>
            <w:lang w:val="en-US"/>
          </w:rPr>
          <w:delText xml:space="preserve"> </w:delText>
        </w:r>
      </w:del>
      <w:r w:rsidRPr="006D69C5">
        <w:rPr>
          <w:rFonts w:cstheme="minorHAnsi"/>
          <w:lang w:val="en-US"/>
        </w:rPr>
        <w:fldChar w:fldCharType="begin"/>
      </w:r>
      <w:r w:rsidRPr="006D69C5">
        <w:rPr>
          <w:rFonts w:cstheme="minorHAnsi"/>
          <w:lang w:val="en-US"/>
        </w:rPr>
        <w:instrText xml:space="preserve"> ADDIN ZOTERO_ITEM CSL_CITATION {"citationID":"DP637mUQ","properties":{"formattedCitation":"(Bousquet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Pr="006D69C5">
        <w:rPr>
          <w:rFonts w:ascii="Calibri" w:hAnsi="Calibri" w:cs="Calibri"/>
          <w:lang w:val="en-US"/>
        </w:rPr>
        <w:t>(Bousquet et al. 2011)</w:t>
      </w:r>
      <w:r w:rsidRPr="006D69C5">
        <w:rPr>
          <w:rFonts w:cstheme="minorHAnsi"/>
          <w:lang w:val="en-US"/>
        </w:rPr>
        <w:fldChar w:fldCharType="end"/>
      </w:r>
      <w:ins w:id="194" w:author="Mara Thomas" w:date="2021-12-12T19:21:00Z">
        <w:r w:rsidR="00B72AE1">
          <w:rPr>
            <w:rFonts w:cstheme="minorHAnsi"/>
            <w:lang w:val="en-US"/>
          </w:rPr>
          <w:t>, whereas others are given to maintain group cohesion</w:t>
        </w:r>
      </w:ins>
      <w:ins w:id="195" w:author="Mara Thomas" w:date="2021-12-12T19:22:00Z">
        <w:r w:rsidR="00B72AE1">
          <w:rPr>
            <w:rFonts w:cstheme="minorHAnsi"/>
            <w:lang w:val="en-US"/>
          </w:rPr>
          <w:t xml:space="preserve"> </w:t>
        </w:r>
        <w:r w:rsidR="00B72AE1" w:rsidRPr="006D69C5">
          <w:rPr>
            <w:rFonts w:cstheme="minorHAnsi"/>
            <w:lang w:val="en-US"/>
          </w:rPr>
          <w:fldChar w:fldCharType="begin"/>
        </w:r>
        <w:r w:rsidR="00B72AE1" w:rsidRPr="006D69C5">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00B72AE1" w:rsidRPr="006D69C5">
          <w:rPr>
            <w:rFonts w:cstheme="minorHAnsi"/>
            <w:lang w:val="en-US"/>
          </w:rPr>
          <w:fldChar w:fldCharType="separate"/>
        </w:r>
        <w:r w:rsidR="00B72AE1" w:rsidRPr="006D69C5">
          <w:rPr>
            <w:rFonts w:ascii="Calibri" w:hAnsi="Calibri" w:cs="Calibri"/>
            <w:lang w:val="en-US"/>
          </w:rPr>
          <w:t>(Gall and Manser 2017)</w:t>
        </w:r>
        <w:r w:rsidR="00B72AE1" w:rsidRPr="006D69C5">
          <w:rPr>
            <w:rFonts w:cstheme="minorHAnsi"/>
            <w:lang w:val="en-US"/>
          </w:rPr>
          <w:fldChar w:fldCharType="end"/>
        </w:r>
      </w:ins>
      <w:ins w:id="196" w:author="Mara Thomas" w:date="2021-12-12T19:12:00Z">
        <w:r w:rsidR="00134062">
          <w:rPr>
            <w:rFonts w:cstheme="minorHAnsi"/>
            <w:lang w:val="en-US"/>
          </w:rPr>
          <w:t xml:space="preserve">. </w:t>
        </w:r>
      </w:ins>
      <w:del w:id="197" w:author="Mara Thomas" w:date="2021-12-12T19:12:00Z">
        <w:r w:rsidRPr="006D69C5" w:rsidDel="00134062">
          <w:rPr>
            <w:rFonts w:cstheme="minorHAnsi"/>
            <w:lang w:val="en-US"/>
          </w:rPr>
          <w:delText xml:space="preserve">. </w:delText>
        </w:r>
      </w:del>
      <w:del w:id="198" w:author="Mara Thomas" w:date="2021-12-12T19:07:00Z">
        <w:r w:rsidRPr="006D69C5" w:rsidDel="00134062">
          <w:rPr>
            <w:rFonts w:cstheme="minorHAnsi"/>
            <w:lang w:val="en-US"/>
          </w:rPr>
          <w:delText>M</w:delText>
        </w:r>
      </w:del>
      <w:del w:id="199" w:author="Mara Thomas" w:date="2021-12-12T19:23:00Z">
        <w:r w:rsidRPr="006D69C5" w:rsidDel="00B72AE1">
          <w:rPr>
            <w:rFonts w:cstheme="minorHAnsi"/>
            <w:lang w:val="en-US"/>
          </w:rPr>
          <w:delText xml:space="preserve">eerkats </w:delText>
        </w:r>
      </w:del>
      <w:del w:id="200" w:author="Mara Thomas" w:date="2021-12-12T19:07:00Z">
        <w:r w:rsidRPr="006D69C5" w:rsidDel="00134062">
          <w:rPr>
            <w:rFonts w:cstheme="minorHAnsi"/>
            <w:lang w:val="en-US"/>
          </w:rPr>
          <w:delText xml:space="preserve">indeed </w:delText>
        </w:r>
      </w:del>
      <w:del w:id="201" w:author="Mara Thomas" w:date="2021-12-12T19:23:00Z">
        <w:r w:rsidRPr="006D69C5" w:rsidDel="00B72AE1">
          <w:rPr>
            <w:rFonts w:cstheme="minorHAnsi"/>
            <w:lang w:val="en-US"/>
          </w:rPr>
          <w:delText>have a highly</w:delText>
        </w:r>
        <w:r w:rsidR="00BC603B" w:rsidRPr="006D69C5" w:rsidDel="00B72AE1">
          <w:rPr>
            <w:rFonts w:cstheme="minorHAnsi"/>
            <w:lang w:val="en-US"/>
          </w:rPr>
          <w:delText xml:space="preserve"> developed vocal repertoire </w:delText>
        </w:r>
      </w:del>
      <w:del w:id="202" w:author="Mara Thomas" w:date="2021-12-12T19:22:00Z">
        <w:r w:rsidR="00BC603B" w:rsidRPr="006D69C5" w:rsidDel="00B72AE1">
          <w:rPr>
            <w:rFonts w:cstheme="minorHAnsi"/>
            <w:lang w:val="en-US"/>
          </w:rPr>
          <w:fldChar w:fldCharType="begin"/>
        </w:r>
        <w:r w:rsidR="00BC603B" w:rsidRPr="006D69C5" w:rsidDel="00B72AE1">
          <w:rPr>
            <w:rFonts w:cstheme="minorHAnsi"/>
            <w:lang w:val="en-US"/>
          </w:rPr>
          <w:del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delInstrText>
        </w:r>
        <w:r w:rsidR="00BC603B" w:rsidRPr="006D69C5" w:rsidDel="00B72AE1">
          <w:rPr>
            <w:rFonts w:cstheme="minorHAnsi"/>
            <w:lang w:val="en-US"/>
          </w:rPr>
          <w:fldChar w:fldCharType="separate"/>
        </w:r>
        <w:r w:rsidR="00BC603B" w:rsidRPr="006D69C5" w:rsidDel="00B72AE1">
          <w:rPr>
            <w:rFonts w:ascii="Calibri" w:hAnsi="Calibri" w:cs="Calibri"/>
            <w:lang w:val="en-US"/>
          </w:rPr>
          <w:delText>(Manser et al. 2014)</w:delText>
        </w:r>
        <w:r w:rsidR="00BC603B" w:rsidRPr="006D69C5" w:rsidDel="00B72AE1">
          <w:rPr>
            <w:rFonts w:cstheme="minorHAnsi"/>
            <w:lang w:val="en-US"/>
          </w:rPr>
          <w:fldChar w:fldCharType="end"/>
        </w:r>
      </w:del>
      <w:del w:id="203" w:author="Mara Thomas" w:date="2021-12-12T19:23:00Z">
        <w:r w:rsidR="00BC603B" w:rsidRPr="006D69C5" w:rsidDel="00B72AE1">
          <w:rPr>
            <w:rFonts w:cstheme="minorHAnsi"/>
            <w:lang w:val="en-US"/>
          </w:rPr>
          <w:delText xml:space="preserve"> </w:delText>
        </w:r>
        <w:r w:rsidRPr="006D69C5" w:rsidDel="00B72AE1">
          <w:rPr>
            <w:rFonts w:cstheme="minorHAnsi"/>
            <w:lang w:val="en-US"/>
          </w:rPr>
          <w:delText xml:space="preserve">and calls </w:delText>
        </w:r>
        <w:r w:rsidR="00BC603B" w:rsidRPr="006D69C5" w:rsidDel="00B72AE1">
          <w:rPr>
            <w:rFonts w:cstheme="minorHAnsi"/>
            <w:lang w:val="en-US"/>
          </w:rPr>
          <w:delText>ha</w:delText>
        </w:r>
        <w:r w:rsidRPr="006D69C5" w:rsidDel="00B72AE1">
          <w:rPr>
            <w:rFonts w:cstheme="minorHAnsi"/>
            <w:lang w:val="en-US"/>
          </w:rPr>
          <w:delText>ve</w:delText>
        </w:r>
        <w:r w:rsidR="00BC603B" w:rsidRPr="006D69C5" w:rsidDel="00B72AE1">
          <w:rPr>
            <w:rFonts w:cstheme="minorHAnsi"/>
            <w:lang w:val="en-US"/>
          </w:rPr>
          <w:delText xml:space="preserve"> been shown to play an important role in maintaining cohesion </w:delText>
        </w:r>
      </w:del>
      <w:del w:id="204" w:author="Mara Thomas" w:date="2021-12-12T19:22:00Z">
        <w:r w:rsidR="00BC603B" w:rsidRPr="006D69C5" w:rsidDel="00B72AE1">
          <w:rPr>
            <w:rFonts w:cstheme="minorHAnsi"/>
            <w:lang w:val="en-US"/>
          </w:rPr>
          <w:fldChar w:fldCharType="begin"/>
        </w:r>
        <w:r w:rsidR="00BC603B" w:rsidRPr="006D69C5" w:rsidDel="00B72AE1">
          <w:rPr>
            <w:rFonts w:cstheme="minorHAnsi"/>
            <w:lang w:val="en-US"/>
          </w:rPr>
          <w:del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delInstrText>
        </w:r>
        <w:r w:rsidR="00BC603B" w:rsidRPr="006D69C5" w:rsidDel="00B72AE1">
          <w:rPr>
            <w:rFonts w:cstheme="minorHAnsi"/>
            <w:lang w:val="en-US"/>
          </w:rPr>
          <w:fldChar w:fldCharType="separate"/>
        </w:r>
        <w:r w:rsidR="00BC603B" w:rsidRPr="006D69C5" w:rsidDel="00B72AE1">
          <w:rPr>
            <w:rFonts w:ascii="Calibri" w:hAnsi="Calibri" w:cs="Calibri"/>
            <w:lang w:val="en-US"/>
          </w:rPr>
          <w:delText>(Gall and Manser 2017)</w:delText>
        </w:r>
        <w:r w:rsidR="00BC603B" w:rsidRPr="006D69C5" w:rsidDel="00B72AE1">
          <w:rPr>
            <w:rFonts w:cstheme="minorHAnsi"/>
            <w:lang w:val="en-US"/>
          </w:rPr>
          <w:fldChar w:fldCharType="end"/>
        </w:r>
        <w:r w:rsidR="00BC603B" w:rsidRPr="006D69C5" w:rsidDel="00B72AE1">
          <w:rPr>
            <w:rFonts w:cstheme="minorHAnsi"/>
            <w:lang w:val="en-US"/>
          </w:rPr>
          <w:delText xml:space="preserve"> </w:delText>
        </w:r>
      </w:del>
      <w:del w:id="205" w:author="Mara Thomas" w:date="2021-12-12T19:07:00Z">
        <w:r w:rsidR="00EF3D3D" w:rsidRPr="006D69C5" w:rsidDel="00134062">
          <w:rPr>
            <w:rFonts w:cstheme="minorHAnsi"/>
            <w:lang w:val="en-US"/>
          </w:rPr>
          <w:delText>or</w:delText>
        </w:r>
        <w:r w:rsidR="00BC603B" w:rsidRPr="006D69C5" w:rsidDel="00134062">
          <w:rPr>
            <w:rFonts w:cstheme="minorHAnsi"/>
            <w:lang w:val="en-US"/>
          </w:rPr>
          <w:delText xml:space="preserve"> </w:delText>
        </w:r>
      </w:del>
      <w:del w:id="206" w:author="Mara Thomas" w:date="2021-12-12T19:23:00Z">
        <w:r w:rsidR="00E72FB7" w:rsidRPr="006D69C5" w:rsidDel="00B72AE1">
          <w:rPr>
            <w:rFonts w:cstheme="minorHAnsi"/>
            <w:lang w:val="en-US"/>
          </w:rPr>
          <w:delText xml:space="preserve">in mechanisms of shared decision-making </w:delText>
        </w:r>
        <w:r w:rsidR="00E72FB7" w:rsidRPr="006D69C5" w:rsidDel="00B72AE1">
          <w:rPr>
            <w:rFonts w:cstheme="minorHAnsi"/>
            <w:lang w:val="en-US"/>
          </w:rPr>
          <w:fldChar w:fldCharType="begin"/>
        </w:r>
        <w:r w:rsidR="00E72FB7" w:rsidRPr="006D69C5" w:rsidDel="00B72AE1">
          <w:rPr>
            <w:rFonts w:cstheme="minorHAnsi"/>
            <w:lang w:val="en-US"/>
          </w:rPr>
          <w:del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delInstrText>
        </w:r>
        <w:r w:rsidR="00E72FB7" w:rsidRPr="006D69C5" w:rsidDel="00B72AE1">
          <w:rPr>
            <w:rFonts w:cstheme="minorHAnsi"/>
            <w:lang w:val="en-US"/>
          </w:rPr>
          <w:fldChar w:fldCharType="separate"/>
        </w:r>
        <w:r w:rsidR="00E72FB7" w:rsidRPr="006D69C5" w:rsidDel="00B72AE1">
          <w:rPr>
            <w:rFonts w:ascii="Calibri" w:hAnsi="Calibri" w:cs="Calibri"/>
            <w:lang w:val="en-US"/>
          </w:rPr>
          <w:delText>(Bousquet et al. 2011)</w:delText>
        </w:r>
        <w:r w:rsidR="00E72FB7" w:rsidRPr="006D69C5" w:rsidDel="00B72AE1">
          <w:rPr>
            <w:rFonts w:cstheme="minorHAnsi"/>
            <w:lang w:val="en-US"/>
          </w:rPr>
          <w:fldChar w:fldCharType="end"/>
        </w:r>
      </w:del>
      <w:del w:id="207" w:author="Mara Thomas" w:date="2021-12-12T19:08:00Z">
        <w:r w:rsidR="00EF3D3D" w:rsidRPr="006D69C5" w:rsidDel="00134062">
          <w:rPr>
            <w:rFonts w:cstheme="minorHAnsi"/>
            <w:lang w:val="en-US"/>
          </w:rPr>
          <w:delText>,</w:delText>
        </w:r>
        <w:r w:rsidR="00E72FB7" w:rsidRPr="006D69C5" w:rsidDel="00134062">
          <w:rPr>
            <w:rFonts w:cstheme="minorHAnsi"/>
            <w:lang w:val="en-US"/>
          </w:rPr>
          <w:delText xml:space="preserve"> </w:delText>
        </w:r>
        <w:r w:rsidR="00275504" w:rsidRPr="006D69C5" w:rsidDel="00134062">
          <w:rPr>
            <w:rFonts w:cstheme="minorHAnsi"/>
            <w:lang w:val="en-US"/>
          </w:rPr>
          <w:delText>yet</w:delText>
        </w:r>
      </w:del>
      <w:ins w:id="208" w:author="Mara Thomas" w:date="2021-12-12T19:23:00Z">
        <w:r w:rsidR="00B72AE1">
          <w:rPr>
            <w:rFonts w:cstheme="minorHAnsi"/>
            <w:lang w:val="en-US"/>
          </w:rPr>
          <w:t xml:space="preserve">Further, several </w:t>
        </w:r>
      </w:ins>
      <w:del w:id="209" w:author="Mara Thomas" w:date="2021-12-12T19:23:00Z">
        <w:r w:rsidR="00275504" w:rsidRPr="006D69C5" w:rsidDel="00B72AE1">
          <w:rPr>
            <w:rFonts w:cstheme="minorHAnsi"/>
            <w:lang w:val="en-US"/>
          </w:rPr>
          <w:delText xml:space="preserve"> </w:delText>
        </w:r>
      </w:del>
      <w:del w:id="210" w:author="Mara Thomas" w:date="2021-12-12T19:08:00Z">
        <w:r w:rsidR="00275504" w:rsidRPr="006D69C5" w:rsidDel="00134062">
          <w:rPr>
            <w:rFonts w:cstheme="minorHAnsi"/>
            <w:lang w:val="en-US"/>
          </w:rPr>
          <w:delText>much</w:delText>
        </w:r>
        <w:r w:rsidR="00E72FB7" w:rsidRPr="006D69C5" w:rsidDel="00134062">
          <w:rPr>
            <w:rFonts w:cstheme="minorHAnsi"/>
            <w:lang w:val="en-US"/>
          </w:rPr>
          <w:delText xml:space="preserve"> remains unclear </w:delText>
        </w:r>
      </w:del>
      <w:del w:id="211" w:author="Mara Thomas" w:date="2021-12-12T19:23:00Z">
        <w:r w:rsidR="00E72FB7" w:rsidRPr="006D69C5" w:rsidDel="00B72AE1">
          <w:rPr>
            <w:rFonts w:cstheme="minorHAnsi"/>
            <w:lang w:val="en-US"/>
          </w:rPr>
          <w:delText xml:space="preserve">about </w:delText>
        </w:r>
      </w:del>
      <w:del w:id="212" w:author="Mara Thomas" w:date="2021-12-12T19:08:00Z">
        <w:r w:rsidR="00E72FB7" w:rsidRPr="006D69C5" w:rsidDel="00134062">
          <w:rPr>
            <w:rFonts w:cstheme="minorHAnsi"/>
            <w:lang w:val="en-US"/>
          </w:rPr>
          <w:delText xml:space="preserve">how </w:delText>
        </w:r>
      </w:del>
      <w:del w:id="213" w:author="Mara Thomas" w:date="2021-12-12T19:23:00Z">
        <w:r w:rsidR="00E72FB7" w:rsidRPr="006D69C5" w:rsidDel="00B72AE1">
          <w:rPr>
            <w:rFonts w:cstheme="minorHAnsi"/>
            <w:lang w:val="en-US"/>
          </w:rPr>
          <w:delText xml:space="preserve">influence </w:delText>
        </w:r>
      </w:del>
      <w:del w:id="214" w:author="Mara Thomas" w:date="2021-12-12T19:08:00Z">
        <w:r w:rsidR="00E72FB7" w:rsidRPr="006D69C5" w:rsidDel="00134062">
          <w:rPr>
            <w:rFonts w:cstheme="minorHAnsi"/>
            <w:lang w:val="en-US"/>
          </w:rPr>
          <w:delText xml:space="preserve">is distributed </w:delText>
        </w:r>
      </w:del>
      <w:del w:id="215" w:author="Mara Thomas" w:date="2021-12-12T19:11:00Z">
        <w:r w:rsidR="00E72FB7" w:rsidRPr="006D69C5" w:rsidDel="00134062">
          <w:rPr>
            <w:rFonts w:cstheme="minorHAnsi"/>
            <w:lang w:val="en-US"/>
          </w:rPr>
          <w:delText>among</w:delText>
        </w:r>
      </w:del>
      <w:del w:id="216" w:author="Mara Thomas" w:date="2021-12-12T19:23:00Z">
        <w:r w:rsidR="00E72FB7" w:rsidRPr="006D69C5" w:rsidDel="00B72AE1">
          <w:rPr>
            <w:rFonts w:cstheme="minorHAnsi"/>
            <w:lang w:val="en-US"/>
          </w:rPr>
          <w:delText xml:space="preserve"> group </w:delText>
        </w:r>
      </w:del>
      <w:del w:id="217" w:author="Mara Thomas" w:date="2021-12-12T19:11:00Z">
        <w:r w:rsidR="00E72FB7" w:rsidRPr="006D69C5" w:rsidDel="00134062">
          <w:rPr>
            <w:rFonts w:cstheme="minorHAnsi"/>
            <w:lang w:val="en-US"/>
          </w:rPr>
          <w:delText xml:space="preserve">members during </w:delText>
        </w:r>
      </w:del>
      <w:del w:id="218" w:author="Mara Thomas" w:date="2021-12-12T19:23:00Z">
        <w:r w:rsidR="00E72FB7" w:rsidRPr="006D69C5" w:rsidDel="00B72AE1">
          <w:rPr>
            <w:rFonts w:cstheme="minorHAnsi"/>
            <w:lang w:val="en-US"/>
          </w:rPr>
          <w:delText>movement.</w:delText>
        </w:r>
        <w:r w:rsidR="00BC603B" w:rsidRPr="006D69C5" w:rsidDel="00B72AE1">
          <w:rPr>
            <w:rFonts w:cstheme="minorHAnsi"/>
            <w:lang w:val="en-US"/>
          </w:rPr>
          <w:delText xml:space="preserve"> </w:delText>
        </w:r>
      </w:del>
      <w:ins w:id="219" w:author="Mara Thomas" w:date="2021-12-12T19:09:00Z">
        <w:r w:rsidR="00134062">
          <w:rPr>
            <w:rFonts w:cstheme="minorHAnsi"/>
            <w:lang w:val="en-US"/>
          </w:rPr>
          <w:t xml:space="preserve">studies report that </w:t>
        </w:r>
      </w:ins>
      <w:ins w:id="220" w:author="Mara Thomas" w:date="2021-12-12T19:10:00Z">
        <w:r w:rsidR="00134062">
          <w:rPr>
            <w:rFonts w:cstheme="minorHAnsi"/>
            <w:lang w:val="en-US"/>
          </w:rPr>
          <w:t>dominant indiviuals</w:t>
        </w:r>
      </w:ins>
      <w:ins w:id="221" w:author="Mara Thomas" w:date="2021-12-12T19:23:00Z">
        <w:r w:rsidR="00B72AE1">
          <w:rPr>
            <w:rFonts w:cstheme="minorHAnsi"/>
            <w:lang w:val="en-US"/>
          </w:rPr>
          <w:t xml:space="preserve"> have more influence on </w:t>
        </w:r>
      </w:ins>
      <w:del w:id="222" w:author="Mara Thomas" w:date="2021-12-12T19:23:00Z">
        <w:r w:rsidR="00275504" w:rsidRPr="006D69C5" w:rsidDel="00B72AE1">
          <w:rPr>
            <w:rFonts w:cstheme="minorHAnsi"/>
            <w:lang w:val="en-US"/>
          </w:rPr>
          <w:delText xml:space="preserve">Particularly, </w:delText>
        </w:r>
        <w:r w:rsidR="006F4F47" w:rsidDel="00B72AE1">
          <w:rPr>
            <w:rFonts w:cstheme="minorHAnsi"/>
            <w:lang w:val="en-US"/>
          </w:rPr>
          <w:delText>t</w:delText>
        </w:r>
        <w:r w:rsidR="00E72FB7" w:rsidRPr="006D69C5" w:rsidDel="00B72AE1">
          <w:rPr>
            <w:rFonts w:cstheme="minorHAnsi"/>
            <w:lang w:val="en-US"/>
          </w:rPr>
          <w:delText>hough meerkat</w:delText>
        </w:r>
        <w:r w:rsidR="00D733E9" w:rsidRPr="006D69C5" w:rsidDel="00B72AE1">
          <w:rPr>
            <w:rFonts w:eastAsia="Times New Roman" w:cstheme="minorHAnsi"/>
            <w:color w:val="000000"/>
            <w:lang w:val="en-US"/>
          </w:rPr>
          <w:delText xml:space="preserve"> groups are socially structured</w:delText>
        </w:r>
      </w:del>
      <w:moveFromRangeStart w:id="223" w:author="Mara Thomas" w:date="2021-12-12T19:14:00Z" w:name="move90228909"/>
      <w:moveFrom w:id="224" w:author="Mara Thomas" w:date="2021-12-12T19:14:00Z">
        <w:del w:id="225" w:author="Mara Thomas" w:date="2021-12-12T19:23:00Z">
          <w:r w:rsidR="00D733E9" w:rsidRPr="006D69C5" w:rsidDel="00B72AE1">
            <w:rPr>
              <w:rFonts w:eastAsia="Times New Roman" w:cstheme="minorHAnsi"/>
              <w:color w:val="000000"/>
              <w:lang w:val="en-US"/>
            </w:rPr>
            <w:delText xml:space="preserve"> with two dominant individuals monopolizing most of the breeding</w:delText>
          </w:r>
          <w:r w:rsidR="00CC4AF3" w:rsidDel="00B72AE1">
            <w:rPr>
              <w:rFonts w:eastAsia="Times New Roman" w:cstheme="minorHAnsi"/>
              <w:color w:val="000000"/>
              <w:lang w:val="en-US"/>
            </w:rPr>
            <w:delText xml:space="preserve"> </w:delText>
          </w:r>
          <w:r w:rsidR="00DC395E" w:rsidDel="00B72AE1">
            <w:rPr>
              <w:rFonts w:eastAsia="Times New Roman" w:cstheme="minorHAnsi"/>
              <w:color w:val="000000"/>
              <w:lang w:val="en-US"/>
            </w:rPr>
            <w:fldChar w:fldCharType="begin"/>
          </w:r>
          <w:r w:rsidR="00AD1AF1" w:rsidDel="00B72AE1">
            <w:rPr>
              <w:rFonts w:eastAsia="Times New Roman" w:cstheme="minorHAnsi"/>
              <w:color w:val="000000"/>
              <w:lang w:val="en-US"/>
            </w:rPr>
            <w:del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delInstrText>
          </w:r>
          <w:r w:rsidR="00DC395E" w:rsidDel="00B72AE1">
            <w:rPr>
              <w:rFonts w:eastAsia="Times New Roman" w:cstheme="minorHAnsi"/>
              <w:color w:val="000000"/>
              <w:lang w:val="en-US"/>
            </w:rPr>
            <w:fldChar w:fldCharType="separate"/>
          </w:r>
          <w:r w:rsidR="00AD1AF1" w:rsidRPr="00AD1AF1" w:rsidDel="00B72AE1">
            <w:rPr>
              <w:rFonts w:ascii="Calibri" w:hAnsi="Calibri" w:cs="Calibri"/>
              <w:lang w:val="en-US"/>
            </w:rPr>
            <w:delText>(Clutton-Brock et al. 2001; Griffin et al. 2003)</w:delText>
          </w:r>
          <w:r w:rsidR="00DC395E" w:rsidDel="00B72AE1">
            <w:rPr>
              <w:rFonts w:eastAsia="Times New Roman" w:cstheme="minorHAnsi"/>
              <w:color w:val="000000"/>
              <w:lang w:val="en-US"/>
            </w:rPr>
            <w:fldChar w:fldCharType="end"/>
          </w:r>
          <w:r w:rsidR="00D733E9" w:rsidRPr="006D69C5" w:rsidDel="00B72AE1">
            <w:rPr>
              <w:rFonts w:eastAsia="Times New Roman" w:cstheme="minorHAnsi"/>
              <w:color w:val="000000"/>
              <w:lang w:val="en-US"/>
            </w:rPr>
            <w:delText>, and no strong social hierarchy between subordinate group members</w:delText>
          </w:r>
        </w:del>
      </w:moveFrom>
      <w:moveFromRangeEnd w:id="223"/>
      <w:del w:id="226" w:author="Mara Thomas" w:date="2021-12-12T19:23:00Z">
        <w:r w:rsidR="00E72FB7" w:rsidRPr="006D69C5" w:rsidDel="00B72AE1">
          <w:rPr>
            <w:rFonts w:eastAsia="Times New Roman" w:cstheme="minorHAnsi"/>
            <w:color w:val="000000"/>
            <w:lang w:val="en-US"/>
          </w:rPr>
          <w:delText>, t</w:delText>
        </w:r>
        <w:r w:rsidR="002473B7" w:rsidRPr="006D69C5" w:rsidDel="00B72AE1">
          <w:rPr>
            <w:rFonts w:eastAsia="Times New Roman" w:cstheme="minorHAnsi"/>
            <w:color w:val="000000"/>
            <w:lang w:val="en-US"/>
          </w:rPr>
          <w:delText xml:space="preserve">here are few evidences that dominance status also translates to more influence during </w:delText>
        </w:r>
      </w:del>
      <w:r w:rsidR="002473B7" w:rsidRPr="006D69C5">
        <w:rPr>
          <w:rFonts w:eastAsia="Times New Roman" w:cstheme="minorHAnsi"/>
          <w:color w:val="000000"/>
          <w:lang w:val="en-US"/>
        </w:rPr>
        <w:t xml:space="preserve">non-breeding activities such as </w:t>
      </w:r>
      <w:r w:rsidR="00607FDE" w:rsidRPr="006D69C5">
        <w:rPr>
          <w:rFonts w:eastAsia="Times New Roman" w:cstheme="minorHAnsi"/>
          <w:color w:val="000000"/>
          <w:lang w:val="en-US"/>
        </w:rPr>
        <w:t xml:space="preserve">foraging </w:t>
      </w:r>
      <w:r w:rsidR="004C2092" w:rsidRPr="006D69C5">
        <w:rPr>
          <w:rFonts w:eastAsia="Times New Roman" w:cstheme="minorHAnsi"/>
          <w:color w:val="000000"/>
          <w:lang w:val="en-US"/>
        </w:rPr>
        <w:fldChar w:fldCharType="begin"/>
      </w:r>
      <w:r w:rsidR="00E4383D">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4C2092" w:rsidRPr="006D69C5">
        <w:rPr>
          <w:rFonts w:eastAsia="Times New Roman" w:cstheme="minorHAnsi"/>
          <w:color w:val="000000"/>
          <w:lang w:val="en-US"/>
        </w:rPr>
        <w:fldChar w:fldCharType="separate"/>
      </w:r>
      <w:r w:rsidR="00E4383D" w:rsidRPr="00275CE7">
        <w:rPr>
          <w:rFonts w:ascii="Calibri" w:hAnsi="Calibri" w:cs="Calibri"/>
          <w:lang w:val="en-US"/>
        </w:rPr>
        <w:t>(Bousquet and Manser 2011; Gall et al. 2017; Strandburg-Peshkin et al. 2020)</w:t>
      </w:r>
      <w:r w:rsidR="004C2092" w:rsidRPr="006D69C5">
        <w:rPr>
          <w:rFonts w:eastAsia="Times New Roman" w:cstheme="minorHAnsi"/>
          <w:color w:val="000000"/>
          <w:lang w:val="en-US"/>
        </w:rPr>
        <w:fldChar w:fldCharType="end"/>
      </w:r>
      <w:r w:rsidR="004C2092" w:rsidRPr="006D69C5">
        <w:rPr>
          <w:rFonts w:eastAsia="Times New Roman" w:cstheme="minorHAnsi"/>
          <w:color w:val="000000"/>
          <w:lang w:val="en-US"/>
        </w:rPr>
        <w:t xml:space="preserve">. </w:t>
      </w:r>
      <w:del w:id="227" w:author="Mara Thomas" w:date="2021-12-12T19:23:00Z">
        <w:r w:rsidR="000A5E06" w:rsidRPr="006D69C5" w:rsidDel="00B72AE1">
          <w:rPr>
            <w:rFonts w:eastAsia="Times New Roman" w:cstheme="minorHAnsi"/>
            <w:color w:val="000000"/>
            <w:lang w:val="en-US"/>
          </w:rPr>
          <w:delText xml:space="preserve">Their particular social structure and movement dynamics, make meerkat an interesting model species to further our understanding of the diversity of collective movement mechanisms in the wild. </w:delText>
        </w:r>
      </w:del>
    </w:p>
    <w:p w14:paraId="71317B0D" w14:textId="55784F99" w:rsidR="00DD2F55" w:rsidRPr="006D69C5" w:rsidRDefault="00D20D90" w:rsidP="005D20C4">
      <w:pPr>
        <w:spacing w:line="360" w:lineRule="auto"/>
        <w:jc w:val="both"/>
        <w:rPr>
          <w:rFonts w:cstheme="minorHAnsi"/>
          <w:lang w:val="en-US"/>
        </w:rPr>
      </w:pPr>
      <w:r w:rsidRPr="006D69C5">
        <w:rPr>
          <w:rFonts w:cstheme="minorHAnsi"/>
          <w:lang w:val="en-US"/>
        </w:rPr>
        <w:t>Here, we implement a simple method to infer individual influence</w:t>
      </w:r>
      <w:r w:rsidR="00700ED8" w:rsidRPr="006D69C5">
        <w:rPr>
          <w:rFonts w:cstheme="minorHAnsi"/>
          <w:lang w:val="en-US"/>
        </w:rPr>
        <w:t xml:space="preserve"> </w:t>
      </w:r>
      <w:r w:rsidR="001268B6" w:rsidRPr="006D69C5">
        <w:rPr>
          <w:rFonts w:cstheme="minorHAnsi"/>
          <w:lang w:val="en-US"/>
        </w:rPr>
        <w:t xml:space="preserve">from very-high resolution GPS tracks of wild </w:t>
      </w:r>
      <w:del w:id="228" w:author="Mara Thomas" w:date="2021-12-12T19:35:00Z">
        <w:r w:rsidR="001268B6" w:rsidRPr="006D69C5" w:rsidDel="001C716B">
          <w:rPr>
            <w:rFonts w:cstheme="minorHAnsi"/>
            <w:lang w:val="en-US"/>
          </w:rPr>
          <w:delText xml:space="preserve">habituated </w:delText>
        </w:r>
      </w:del>
      <w:r w:rsidR="001268B6" w:rsidRPr="006D69C5">
        <w:rPr>
          <w:rFonts w:cstheme="minorHAnsi"/>
          <w:lang w:val="en-US"/>
        </w:rPr>
        <w:t xml:space="preserve">meerkats in </w:t>
      </w:r>
      <w:r w:rsidR="0025674C">
        <w:rPr>
          <w:rFonts w:cstheme="minorHAnsi"/>
          <w:lang w:val="en-US"/>
        </w:rPr>
        <w:t>five</w:t>
      </w:r>
      <w:r w:rsidR="001268B6" w:rsidRPr="006D69C5">
        <w:rPr>
          <w:rFonts w:cstheme="minorHAnsi"/>
          <w:lang w:val="en-US"/>
        </w:rPr>
        <w:t xml:space="preserve"> different groups of varying size. </w:t>
      </w:r>
      <w:r w:rsidR="002C6171" w:rsidRPr="006D69C5">
        <w:rPr>
          <w:rFonts w:cstheme="minorHAnsi"/>
          <w:lang w:val="en-US"/>
        </w:rPr>
        <w:t xml:space="preserve">Because of the particular type of collective movement of meerkats described above, this method does not focus on particular events at the transition between foraging and moving, but rather aims to capture an aggregated measure of </w:t>
      </w:r>
      <w:r w:rsidR="002C6171" w:rsidRPr="006D69C5">
        <w:rPr>
          <w:rFonts w:cstheme="minorHAnsi"/>
          <w:lang w:val="en-US"/>
        </w:rPr>
        <w:lastRenderedPageBreak/>
        <w:t>influence over continuous foraging times.</w:t>
      </w:r>
      <w:r w:rsidR="00547FC0" w:rsidRPr="006D69C5">
        <w:rPr>
          <w:rFonts w:cstheme="minorHAnsi"/>
          <w:lang w:val="en-US"/>
        </w:rPr>
        <w:t xml:space="preserve"> We designed it to explicitly differentiate and compare influence over two complementary components of moving animal groups, direction</w:t>
      </w:r>
      <w:r w:rsidR="004B4639" w:rsidRPr="006D69C5">
        <w:rPr>
          <w:rFonts w:cstheme="minorHAnsi"/>
          <w:lang w:val="en-US"/>
        </w:rPr>
        <w:t xml:space="preserve"> of movement (</w:t>
      </w:r>
      <w:r w:rsidR="00E72DFE" w:rsidRPr="006D69C5">
        <w:rPr>
          <w:rFonts w:cstheme="minorHAnsi"/>
          <w:lang w:val="en-US"/>
        </w:rPr>
        <w:t>=</w:t>
      </w:r>
      <w:r w:rsidR="004B4639" w:rsidRPr="006D69C5">
        <w:rPr>
          <w:rFonts w:cstheme="minorHAnsi"/>
          <w:b/>
          <w:lang w:val="en-US"/>
        </w:rPr>
        <w:t>turning influence</w:t>
      </w:r>
      <w:r w:rsidR="004B4639" w:rsidRPr="006D69C5">
        <w:rPr>
          <w:rFonts w:cstheme="minorHAnsi"/>
          <w:lang w:val="en-US"/>
        </w:rPr>
        <w:t>)</w:t>
      </w:r>
      <w:r w:rsidR="00547FC0" w:rsidRPr="006D69C5">
        <w:rPr>
          <w:rFonts w:cstheme="minorHAnsi"/>
          <w:lang w:val="en-US"/>
        </w:rPr>
        <w:t xml:space="preserve"> and speed of movement</w:t>
      </w:r>
      <w:r w:rsidR="004B4639" w:rsidRPr="006D69C5">
        <w:rPr>
          <w:rFonts w:cstheme="minorHAnsi"/>
          <w:lang w:val="en-US"/>
        </w:rPr>
        <w:t xml:space="preserve"> (</w:t>
      </w:r>
      <w:r w:rsidR="00E72DFE" w:rsidRPr="006D69C5">
        <w:rPr>
          <w:rFonts w:cstheme="minorHAnsi"/>
          <w:lang w:val="en-US"/>
        </w:rPr>
        <w:t>=</w:t>
      </w:r>
      <w:r w:rsidR="004B4639" w:rsidRPr="006D69C5">
        <w:rPr>
          <w:rFonts w:cstheme="minorHAnsi"/>
          <w:b/>
          <w:lang w:val="en-US"/>
        </w:rPr>
        <w:t>speeding influence</w:t>
      </w:r>
      <w:r w:rsidR="004B4639" w:rsidRPr="006D69C5">
        <w:rPr>
          <w:rFonts w:cstheme="minorHAnsi"/>
          <w:lang w:val="en-US"/>
        </w:rPr>
        <w:t>)</w:t>
      </w:r>
      <w:r w:rsidR="002C6171" w:rsidRPr="006D69C5">
        <w:rPr>
          <w:rFonts w:cstheme="minorHAnsi"/>
          <w:lang w:val="en-US"/>
        </w:rPr>
        <w:t>, as well as two potential cues</w:t>
      </w:r>
      <w:r w:rsidR="00DE5857" w:rsidRPr="006D69C5">
        <w:rPr>
          <w:rFonts w:cstheme="minorHAnsi"/>
          <w:lang w:val="en-US"/>
        </w:rPr>
        <w:t>, position within the group and movement in a given direction.</w:t>
      </w:r>
      <w:r w:rsidR="00700ED8" w:rsidRPr="006D69C5">
        <w:rPr>
          <w:rFonts w:cstheme="minorHAnsi"/>
          <w:lang w:val="en-US"/>
        </w:rPr>
        <w:t xml:space="preserve"> </w:t>
      </w:r>
      <w:r w:rsidR="00DE5857" w:rsidRPr="006D69C5">
        <w:rPr>
          <w:rFonts w:cstheme="minorHAnsi"/>
          <w:lang w:val="en-US"/>
        </w:rPr>
        <w:t xml:space="preserve">Since frontmost individual are often assumed to have more influence during collective movement, we compared our metrics of influence </w:t>
      </w:r>
      <w:r w:rsidR="001268B6" w:rsidRPr="006D69C5">
        <w:rPr>
          <w:rFonts w:cstheme="minorHAnsi"/>
          <w:lang w:val="en-US"/>
        </w:rPr>
        <w:t xml:space="preserve">with the proportion of time spent in the front half of the group, to try and </w:t>
      </w:r>
      <w:r w:rsidR="00111A6D" w:rsidRPr="006D69C5">
        <w:rPr>
          <w:rFonts w:cstheme="minorHAnsi"/>
          <w:lang w:val="en-US"/>
        </w:rPr>
        <w:t xml:space="preserve">assess if this is true in meerkats. </w:t>
      </w:r>
      <w:r w:rsidR="0036157B" w:rsidRPr="006D69C5">
        <w:rPr>
          <w:rFonts w:cstheme="minorHAnsi"/>
          <w:lang w:val="en-US"/>
        </w:rPr>
        <w:t>Our questions</w:t>
      </w:r>
      <w:r w:rsidR="00111A6D" w:rsidRPr="006D69C5">
        <w:rPr>
          <w:rFonts w:cstheme="minorHAnsi"/>
          <w:lang w:val="en-US"/>
        </w:rPr>
        <w:t xml:space="preserve"> are thus the following:</w:t>
      </w:r>
      <w:r w:rsidR="0036157B" w:rsidRPr="006D69C5">
        <w:rPr>
          <w:rFonts w:cstheme="minorHAnsi"/>
          <w:lang w:val="en-US"/>
        </w:rPr>
        <w:t xml:space="preserve"> </w:t>
      </w:r>
      <w:r w:rsidR="00111A6D" w:rsidRPr="006D69C5">
        <w:rPr>
          <w:rFonts w:cstheme="minorHAnsi"/>
          <w:lang w:val="en-US"/>
        </w:rPr>
        <w:t>(1) Are meerkats more influenced by the position</w:t>
      </w:r>
      <w:r w:rsidR="00E72DFE" w:rsidRPr="006D69C5">
        <w:rPr>
          <w:rFonts w:cstheme="minorHAnsi"/>
          <w:lang w:val="en-US"/>
        </w:rPr>
        <w:t xml:space="preserve"> of others within the group</w:t>
      </w:r>
      <w:r w:rsidR="00111A6D" w:rsidRPr="006D69C5">
        <w:rPr>
          <w:rFonts w:cstheme="minorHAnsi"/>
          <w:lang w:val="en-US"/>
        </w:rPr>
        <w:t xml:space="preserve"> or the</w:t>
      </w:r>
      <w:r w:rsidR="00E72DFE" w:rsidRPr="006D69C5">
        <w:rPr>
          <w:rFonts w:cstheme="minorHAnsi"/>
          <w:lang w:val="en-US"/>
        </w:rPr>
        <w:t>ir</w:t>
      </w:r>
      <w:r w:rsidR="00111A6D" w:rsidRPr="006D69C5">
        <w:rPr>
          <w:rFonts w:cstheme="minorHAnsi"/>
          <w:lang w:val="en-US"/>
        </w:rPr>
        <w:t xml:space="preserve"> movement </w:t>
      </w:r>
      <w:r w:rsidR="00E72DFE" w:rsidRPr="006D69C5">
        <w:rPr>
          <w:rFonts w:cstheme="minorHAnsi"/>
          <w:lang w:val="en-US"/>
        </w:rPr>
        <w:t>in specific directions</w:t>
      </w:r>
      <w:r w:rsidR="00111A6D" w:rsidRPr="006D69C5">
        <w:rPr>
          <w:rFonts w:cstheme="minorHAnsi"/>
          <w:lang w:val="en-US"/>
        </w:rPr>
        <w:t xml:space="preserve">? </w:t>
      </w:r>
      <w:r w:rsidR="0036157B" w:rsidRPr="006D69C5">
        <w:rPr>
          <w:rFonts w:cstheme="minorHAnsi"/>
          <w:lang w:val="en-US"/>
        </w:rPr>
        <w:t>(</w:t>
      </w:r>
      <w:r w:rsidR="004B4639" w:rsidRPr="006D69C5">
        <w:rPr>
          <w:rFonts w:cstheme="minorHAnsi"/>
          <w:lang w:val="en-US"/>
        </w:rPr>
        <w:t>2</w:t>
      </w:r>
      <w:r w:rsidR="0036157B" w:rsidRPr="006D69C5">
        <w:rPr>
          <w:rFonts w:cstheme="minorHAnsi"/>
          <w:lang w:val="en-US"/>
        </w:rPr>
        <w:t xml:space="preserve">) </w:t>
      </w:r>
      <w:r w:rsidR="004B4639" w:rsidRPr="006D69C5">
        <w:rPr>
          <w:rFonts w:cstheme="minorHAnsi"/>
          <w:lang w:val="en-US"/>
        </w:rPr>
        <w:t xml:space="preserve">Are </w:t>
      </w:r>
      <w:del w:id="229" w:author="Mara Thomas" w:date="2021-12-12T19:36:00Z">
        <w:r w:rsidR="004B4639" w:rsidRPr="006D69C5" w:rsidDel="001C716B">
          <w:rPr>
            <w:rFonts w:cstheme="minorHAnsi"/>
            <w:lang w:val="en-US"/>
          </w:rPr>
          <w:delText xml:space="preserve">their </w:delText>
        </w:r>
      </w:del>
      <w:ins w:id="230" w:author="Mara Thomas" w:date="2021-12-12T19:36:00Z">
        <w:r w:rsidR="001C716B">
          <w:rPr>
            <w:rFonts w:cstheme="minorHAnsi"/>
            <w:lang w:val="en-US"/>
          </w:rPr>
          <w:t>there</w:t>
        </w:r>
        <w:r w:rsidR="001C716B" w:rsidRPr="006D69C5">
          <w:rPr>
            <w:rFonts w:cstheme="minorHAnsi"/>
            <w:lang w:val="en-US"/>
          </w:rPr>
          <w:t xml:space="preserve"> </w:t>
        </w:r>
      </w:ins>
      <w:r w:rsidR="004B4639" w:rsidRPr="006D69C5">
        <w:rPr>
          <w:rFonts w:cstheme="minorHAnsi"/>
          <w:lang w:val="en-US"/>
        </w:rPr>
        <w:t>consistent patterns of influence</w:t>
      </w:r>
      <w:r w:rsidR="00E72DFE" w:rsidRPr="006D69C5">
        <w:rPr>
          <w:rFonts w:cstheme="minorHAnsi"/>
          <w:lang w:val="en-US"/>
        </w:rPr>
        <w:t xml:space="preserve"> between age classes</w:t>
      </w:r>
      <w:r w:rsidR="004B4639" w:rsidRPr="006D69C5">
        <w:rPr>
          <w:rFonts w:cstheme="minorHAnsi"/>
          <w:lang w:val="en-US"/>
        </w:rPr>
        <w:t xml:space="preserve"> </w:t>
      </w:r>
      <w:r w:rsidR="00E72DFE" w:rsidRPr="006D69C5">
        <w:rPr>
          <w:rFonts w:cstheme="minorHAnsi"/>
          <w:lang w:val="en-US"/>
        </w:rPr>
        <w:t>across different meerkat groups?</w:t>
      </w:r>
      <w:r w:rsidR="004B4639" w:rsidRPr="006D69C5">
        <w:rPr>
          <w:rFonts w:cstheme="minorHAnsi"/>
          <w:lang w:val="en-US"/>
        </w:rPr>
        <w:t xml:space="preserve"> </w:t>
      </w:r>
      <w:r w:rsidR="0036157B" w:rsidRPr="006D69C5">
        <w:rPr>
          <w:rFonts w:cstheme="minorHAnsi"/>
          <w:lang w:val="en-US"/>
        </w:rPr>
        <w:t>(</w:t>
      </w:r>
      <w:r w:rsidR="00BD0F5E" w:rsidRPr="006D69C5">
        <w:rPr>
          <w:rFonts w:cstheme="minorHAnsi"/>
          <w:lang w:val="en-US"/>
        </w:rPr>
        <w:t>3</w:t>
      </w:r>
      <w:r w:rsidR="0036157B" w:rsidRPr="006D69C5">
        <w:rPr>
          <w:rFonts w:cstheme="minorHAnsi"/>
          <w:lang w:val="en-US"/>
        </w:rPr>
        <w:t xml:space="preserve">) Do individuals </w:t>
      </w:r>
      <w:del w:id="231" w:author="Mara Thomas" w:date="2021-12-12T19:36:00Z">
        <w:r w:rsidR="0036157B" w:rsidRPr="006D69C5" w:rsidDel="001C716B">
          <w:rPr>
            <w:rFonts w:cstheme="minorHAnsi"/>
            <w:lang w:val="en-US"/>
          </w:rPr>
          <w:delText>which have</w:delText>
        </w:r>
      </w:del>
      <w:ins w:id="232" w:author="Mara Thomas" w:date="2021-12-12T19:36:00Z">
        <w:r w:rsidR="001C716B">
          <w:rPr>
            <w:rFonts w:cstheme="minorHAnsi"/>
            <w:lang w:val="en-US"/>
          </w:rPr>
          <w:t>with</w:t>
        </w:r>
      </w:ins>
      <w:r w:rsidR="0036157B" w:rsidRPr="006D69C5">
        <w:rPr>
          <w:rFonts w:cstheme="minorHAnsi"/>
          <w:lang w:val="en-US"/>
        </w:rPr>
        <w:t xml:space="preserve"> high influence over direction of movement also have a </w:t>
      </w:r>
      <w:r w:rsidR="00E72DFE" w:rsidRPr="006D69C5">
        <w:rPr>
          <w:rFonts w:cstheme="minorHAnsi"/>
          <w:lang w:val="en-US"/>
        </w:rPr>
        <w:t>high</w:t>
      </w:r>
      <w:r w:rsidR="0036157B" w:rsidRPr="006D69C5">
        <w:rPr>
          <w:rFonts w:cstheme="minorHAnsi"/>
          <w:lang w:val="en-US"/>
        </w:rPr>
        <w:t xml:space="preserve"> influence </w:t>
      </w:r>
      <w:r w:rsidR="00E72DFE" w:rsidRPr="006D69C5">
        <w:rPr>
          <w:rFonts w:cstheme="minorHAnsi"/>
          <w:lang w:val="en-US"/>
        </w:rPr>
        <w:t>over</w:t>
      </w:r>
      <w:r w:rsidR="0036157B" w:rsidRPr="006D69C5">
        <w:rPr>
          <w:rFonts w:cstheme="minorHAnsi"/>
          <w:lang w:val="en-US"/>
        </w:rPr>
        <w:t xml:space="preserve"> </w:t>
      </w:r>
      <w:r w:rsidR="00C17A45" w:rsidRPr="006D69C5">
        <w:rPr>
          <w:rFonts w:cstheme="minorHAnsi"/>
          <w:lang w:val="en-US"/>
        </w:rPr>
        <w:t>speed</w:t>
      </w:r>
      <w:r w:rsidR="0036157B" w:rsidRPr="006D69C5">
        <w:rPr>
          <w:rFonts w:cstheme="minorHAnsi"/>
          <w:lang w:val="en-US"/>
        </w:rPr>
        <w:t xml:space="preserve"> and vice-versa?</w:t>
      </w:r>
      <w:ins w:id="233" w:author="Microsoft Office User" w:date="2021-11-04T12:35:00Z">
        <w:r w:rsidR="00E57E14" w:rsidRPr="006D69C5">
          <w:rPr>
            <w:rFonts w:cstheme="minorHAnsi"/>
            <w:lang w:val="en-US"/>
          </w:rPr>
          <w:t xml:space="preserve"> </w:t>
        </w:r>
      </w:ins>
      <w:r w:rsidR="004B4639" w:rsidRPr="006D69C5">
        <w:rPr>
          <w:rFonts w:cstheme="minorHAnsi"/>
          <w:lang w:val="en-US"/>
        </w:rPr>
        <w:t>(4) Are individuals with more turning or speeding influence</w:t>
      </w:r>
      <w:r w:rsidR="006F4F47">
        <w:rPr>
          <w:rFonts w:cstheme="minorHAnsi"/>
          <w:lang w:val="en-US"/>
        </w:rPr>
        <w:t xml:space="preserve"> </w:t>
      </w:r>
      <w:r w:rsidR="004B4639" w:rsidRPr="006D69C5">
        <w:rPr>
          <w:rFonts w:cstheme="minorHAnsi"/>
          <w:lang w:val="en-US"/>
        </w:rPr>
        <w:t>also the ones who are generally more in the front of the group?</w:t>
      </w:r>
    </w:p>
    <w:bookmarkEnd w:id="2"/>
    <w:p w14:paraId="10EDA90D" w14:textId="77777777" w:rsidR="005D20C4" w:rsidRPr="006D69C5" w:rsidRDefault="005D20C4" w:rsidP="005D20C4">
      <w:pPr>
        <w:spacing w:line="360" w:lineRule="auto"/>
        <w:jc w:val="both"/>
        <w:rPr>
          <w:ins w:id="234"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729BDC94"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Kuruman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275504" w:rsidRPr="006D69C5">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AE4386" w:rsidRPr="006D69C5">
        <w:rPr>
          <w:rFonts w:eastAsia="Times New Roman" w:cstheme="minorHAnsi"/>
          <w:color w:val="000000"/>
          <w:lang w:val="en-US"/>
        </w:rPr>
        <w:t xml:space="preserve">, where </w:t>
      </w:r>
      <w:commentRangeStart w:id="235"/>
      <w:r w:rsidR="00E44329" w:rsidRPr="006D69C5">
        <w:rPr>
          <w:rFonts w:eastAsia="Times New Roman" w:cstheme="minorHAnsi"/>
          <w:color w:val="000000"/>
          <w:lang w:val="en-US"/>
        </w:rPr>
        <w:t>7-15</w:t>
      </w:r>
      <w:r w:rsidR="00660ADA" w:rsidRPr="006D69C5">
        <w:rPr>
          <w:rFonts w:eastAsia="Times New Roman" w:cstheme="minorHAnsi"/>
          <w:color w:val="000000"/>
          <w:lang w:val="en-US"/>
        </w:rPr>
        <w:t xml:space="preserve"> </w:t>
      </w:r>
      <w:commentRangeEnd w:id="235"/>
      <w:r w:rsidR="003B2685">
        <w:rPr>
          <w:rStyle w:val="Kommentarzeichen"/>
          <w:lang w:val="en-CA" w:bidi="he-IL"/>
        </w:rPr>
        <w:commentReference w:id="235"/>
      </w:r>
      <w:r w:rsidR="00660ADA" w:rsidRPr="006D69C5">
        <w:rPr>
          <w:rFonts w:eastAsia="Times New Roman" w:cstheme="minorHAnsi"/>
          <w:color w:val="000000"/>
          <w:lang w:val="en-US"/>
        </w:rPr>
        <w:t xml:space="preserve">meerkat groups are </w:t>
      </w:r>
      <w:r w:rsidR="009035B2" w:rsidRPr="006D69C5">
        <w:rPr>
          <w:rFonts w:eastAsia="Times New Roman" w:cstheme="minorHAnsi"/>
          <w:color w:val="000000"/>
          <w:lang w:val="en-US"/>
        </w:rPr>
        <w:t xml:space="preserve">brought to a very high level of habituation to humans and </w:t>
      </w:r>
      <w:r w:rsidR="00660ADA" w:rsidRPr="006D69C5">
        <w:rPr>
          <w:rFonts w:eastAsia="Times New Roman" w:cstheme="minorHAnsi"/>
          <w:color w:val="000000"/>
          <w:lang w:val="en-US"/>
        </w:rPr>
        <w:t xml:space="preserve">monitored on a </w:t>
      </w:r>
      <w:r w:rsidR="00EB517F" w:rsidRPr="006D69C5">
        <w:rPr>
          <w:rFonts w:eastAsia="Times New Roman" w:cstheme="minorHAnsi"/>
          <w:color w:val="000000"/>
          <w:lang w:val="en-US"/>
        </w:rPr>
        <w:t>regular</w:t>
      </w:r>
      <w:r w:rsidR="00660ADA" w:rsidRPr="006D69C5">
        <w:rPr>
          <w:rFonts w:eastAsia="Times New Roman" w:cstheme="minorHAnsi"/>
          <w:color w:val="000000"/>
          <w:lang w:val="en-US"/>
        </w:rPr>
        <w:t xml:space="preserve"> basis all year round</w:t>
      </w:r>
      <w:r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We collected simultaneous, high-resolution (1 Hz) movement data on the majority of individuals within five </w:t>
      </w:r>
      <w:r w:rsidRPr="006D69C5">
        <w:rPr>
          <w:rFonts w:eastAsia="Times New Roman" w:cstheme="minorHAnsi"/>
          <w:color w:val="000000"/>
          <w:lang w:val="en-US"/>
        </w:rPr>
        <w:t>distinct habituated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based on ongoing classification 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Three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with different statuses</w:t>
      </w:r>
      <w:r w:rsidR="00EB517F" w:rsidRPr="006D69C5">
        <w:rPr>
          <w:rFonts w:eastAsia="Times New Roman" w:cstheme="minorHAnsi"/>
          <w:color w:val="000000"/>
          <w:lang w:val="en-US"/>
        </w:rPr>
        <w:t xml:space="preserve"> (see Supplemental Table 1)</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71D9253F" w:rsidR="00F85EAE" w:rsidRPr="006D69C5" w:rsidRDefault="00F85EAE"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Tag design</w:t>
      </w:r>
    </w:p>
    <w:p w14:paraId="6A4DD6E4" w14:textId="796C96CD" w:rsidR="001A246C" w:rsidRPr="006D69C5" w:rsidRDefault="001A246C" w:rsidP="001A246C">
      <w:pPr>
        <w:spacing w:after="0" w:line="360" w:lineRule="auto"/>
        <w:jc w:val="both"/>
        <w:rPr>
          <w:rFonts w:eastAsia="Times New Roman" w:cstheme="minorHAnsi"/>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all individuals in a</w:t>
      </w:r>
      <w:r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meerkat </w:t>
      </w:r>
      <w:r w:rsidRPr="006D69C5">
        <w:rPr>
          <w:rFonts w:eastAsia="Times New Roman" w:cstheme="minorHAnsi"/>
          <w:color w:val="000000"/>
          <w:lang w:val="en-US"/>
        </w:rPr>
        <w:t>group, we designed small (&lt;25 g) collars consisting of a GPS unit (Gipsy 5</w:t>
      </w:r>
      <w:r w:rsidR="00587B41">
        <w:rPr>
          <w:rFonts w:eastAsia="Times New Roman" w:cstheme="minorHAnsi"/>
          <w:color w:val="000000"/>
          <w:lang w:val="en-US"/>
        </w:rPr>
        <w:t xml:space="preserve"> in 2017 and 2019, Axy-Treck Mini in 2021</w:t>
      </w:r>
      <w:r w:rsidRPr="006D69C5">
        <w:rPr>
          <w:rFonts w:eastAsia="Times New Roman" w:cstheme="minorHAnsi"/>
          <w:color w:val="000000"/>
          <w:lang w:val="en-US"/>
        </w:rPr>
        <w:t>, Tech</w:t>
      </w:r>
      <w:r w:rsidR="00AE4386" w:rsidRPr="006D69C5">
        <w:rPr>
          <w:rFonts w:eastAsia="Times New Roman" w:cstheme="minorHAnsi"/>
          <w:color w:val="000000"/>
          <w:lang w:val="en-US"/>
        </w:rPr>
        <w:t>n</w:t>
      </w:r>
      <w:r w:rsidRPr="006D69C5">
        <w:rPr>
          <w:rFonts w:eastAsia="Times New Roman" w:cstheme="minorHAnsi"/>
          <w:color w:val="000000"/>
          <w:lang w:val="en-US"/>
        </w:rPr>
        <w:t xml:space="preserve">osmart, </w:t>
      </w:r>
      <w:r w:rsidRPr="006D69C5">
        <w:rPr>
          <w:rFonts w:eastAsia="Times New Roman" w:cstheme="minorHAnsi"/>
          <w:color w:val="000000"/>
          <w:lang w:val="en-US"/>
        </w:rPr>
        <w:lastRenderedPageBreak/>
        <w:t>Colleverde, Italy) and its battery (ER14250M) fixed on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del w:id="236" w:author="Mara Thomas" w:date="2021-12-12T19:39:00Z">
        <w:r w:rsidR="00797978" w:rsidDel="003B2685">
          <w:rPr>
            <w:rFonts w:eastAsia="Times New Roman" w:cstheme="minorHAnsi"/>
            <w:color w:val="000000"/>
            <w:lang w:val="en-US"/>
          </w:rPr>
          <w:delText xml:space="preserve">Collars </w:delText>
        </w:r>
        <w:r w:rsidR="00587B41" w:rsidDel="003B2685">
          <w:rPr>
            <w:rFonts w:eastAsia="Times New Roman" w:cstheme="minorHAnsi"/>
            <w:color w:val="000000"/>
            <w:lang w:val="en-US"/>
          </w:rPr>
          <w:delText xml:space="preserve">also included a small audio recorder (Edic-mini Tiny+ A77, Ts-Market, Russia), and Axy-Treck units in 2021 </w:delText>
        </w:r>
      </w:del>
      <w:del w:id="237" w:author="Mara Thomas" w:date="2021-12-12T19:38:00Z">
        <w:r w:rsidR="00587B41" w:rsidDel="003B2685">
          <w:rPr>
            <w:rFonts w:eastAsia="Times New Roman" w:cstheme="minorHAnsi"/>
            <w:color w:val="000000"/>
            <w:lang w:val="en-US"/>
          </w:rPr>
          <w:delText xml:space="preserve">were </w:delText>
        </w:r>
      </w:del>
      <w:del w:id="238" w:author="Mara Thomas" w:date="2021-12-12T19:39:00Z">
        <w:r w:rsidR="00587B41" w:rsidDel="003B2685">
          <w:rPr>
            <w:rFonts w:eastAsia="Times New Roman" w:cstheme="minorHAnsi"/>
            <w:color w:val="000000"/>
            <w:lang w:val="en-US"/>
          </w:rPr>
          <w:delText xml:space="preserve">also </w:delText>
        </w:r>
      </w:del>
      <w:del w:id="239" w:author="Mara Thomas" w:date="2021-12-12T19:38:00Z">
        <w:r w:rsidR="00587B41" w:rsidDel="003B2685">
          <w:rPr>
            <w:rFonts w:eastAsia="Times New Roman" w:cstheme="minorHAnsi"/>
            <w:color w:val="000000"/>
            <w:lang w:val="en-US"/>
          </w:rPr>
          <w:delText xml:space="preserve">collecting </w:delText>
        </w:r>
      </w:del>
      <w:del w:id="240" w:author="Mara Thomas" w:date="2021-12-12T19:39:00Z">
        <w:r w:rsidR="00587B41" w:rsidDel="003B2685">
          <w:rPr>
            <w:rFonts w:eastAsia="Times New Roman" w:cstheme="minorHAnsi"/>
            <w:color w:val="000000"/>
            <w:lang w:val="en-US"/>
          </w:rPr>
          <w:delText xml:space="preserve">accelerometry data, but only GPS data was used in the present study. </w:delText>
        </w:r>
      </w:del>
      <w:r w:rsidRPr="006D69C5">
        <w:rPr>
          <w:rFonts w:eastAsia="Times New Roman" w:cstheme="minorHAnsi"/>
          <w:color w:val="000000"/>
          <w:lang w:val="en-US"/>
        </w:rPr>
        <w:t xml:space="preserve">The length of the strap was adjusted individually for each meerkat </w:t>
      </w:r>
      <w:r w:rsidR="00C05760" w:rsidRPr="006D69C5">
        <w:rPr>
          <w:rFonts w:eastAsia="Times New Roman" w:cstheme="minorHAnsi"/>
          <w:color w:val="000000"/>
          <w:lang w:val="en-US"/>
        </w:rPr>
        <w:t>based on</w:t>
      </w:r>
      <w:r w:rsidRPr="006D69C5">
        <w:rPr>
          <w:rFonts w:eastAsia="Times New Roman" w:cstheme="minorHAnsi"/>
          <w:color w:val="000000"/>
          <w:lang w:val="en-US"/>
        </w:rPr>
        <w:t xml:space="preserve"> prior neck measurements. The closing mechanism </w:t>
      </w:r>
      <w:r w:rsidR="001540EF" w:rsidRPr="006D69C5">
        <w:rPr>
          <w:rFonts w:eastAsia="Times New Roman" w:cstheme="minorHAnsi"/>
          <w:color w:val="000000"/>
          <w:lang w:val="en-US"/>
        </w:rPr>
        <w:t>consisted</w:t>
      </w:r>
      <w:r w:rsidRPr="006D69C5">
        <w:rPr>
          <w:rFonts w:eastAsia="Times New Roman" w:cstheme="minorHAnsi"/>
          <w:color w:val="000000"/>
          <w:lang w:val="en-US"/>
        </w:rPr>
        <w:t xml:space="preserve"> of 2 magnets (1*5*5mm) glued to 3-D printed plastic clasps at each end of the leather strap, designed to be able to close easily but to require human intervention to open.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xml:space="preserve">, which was never more than 5% of the </w:t>
      </w:r>
      <w:del w:id="241" w:author="Mara Thomas" w:date="2021-12-12T19:39:00Z">
        <w:r w:rsidR="00C05760" w:rsidRPr="006D69C5" w:rsidDel="003B2685">
          <w:rPr>
            <w:rFonts w:eastAsia="Times New Roman" w:cstheme="minorHAnsi"/>
            <w:color w:val="000000"/>
            <w:lang w:val="en-US"/>
          </w:rPr>
          <w:delText xml:space="preserve">wearer’s </w:delText>
        </w:r>
      </w:del>
      <w:ins w:id="242" w:author="Mara Thomas" w:date="2021-12-12T19:39:00Z">
        <w:r w:rsidR="003B2685">
          <w:rPr>
            <w:rFonts w:eastAsia="Times New Roman" w:cstheme="minorHAnsi"/>
            <w:color w:val="000000"/>
            <w:lang w:val="en-US"/>
          </w:rPr>
          <w:t>animal’s</w:t>
        </w:r>
        <w:r w:rsidR="003B2685" w:rsidRPr="006D69C5">
          <w:rPr>
            <w:rFonts w:eastAsia="Times New Roman" w:cstheme="minorHAnsi"/>
            <w:color w:val="000000"/>
            <w:lang w:val="en-US"/>
          </w:rPr>
          <w:t xml:space="preserve"> </w:t>
        </w:r>
      </w:ins>
      <w:r w:rsidR="00C05760" w:rsidRPr="006D69C5">
        <w:rPr>
          <w:rFonts w:eastAsia="Times New Roman" w:cstheme="minorHAnsi"/>
          <w:color w:val="000000"/>
          <w:lang w:val="en-US"/>
        </w:rPr>
        <w:t>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on back of the neck, with the whip antenna pointing down the back of the individual (Figure 1a). </w:t>
      </w:r>
    </w:p>
    <w:p w14:paraId="357C6E92" w14:textId="5C139B0A" w:rsidR="00F85EAE" w:rsidRPr="006D69C5" w:rsidRDefault="00F576F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Collar</w:t>
      </w:r>
      <w:r w:rsidR="00F85EAE" w:rsidRPr="006D69C5">
        <w:rPr>
          <w:rFonts w:eastAsia="Times New Roman" w:cstheme="minorHAnsi"/>
          <w:i/>
          <w:color w:val="434343"/>
          <w:lang w:val="en-US"/>
        </w:rPr>
        <w:t xml:space="preserve"> deployment</w:t>
      </w:r>
      <w:r w:rsidRPr="006D69C5">
        <w:rPr>
          <w:rFonts w:eastAsia="Times New Roman" w:cstheme="minorHAnsi"/>
          <w:i/>
          <w:color w:val="434343"/>
          <w:lang w:val="en-US"/>
        </w:rPr>
        <w:t>,</w:t>
      </w:r>
      <w:r w:rsidR="00F85EAE" w:rsidRPr="006D69C5">
        <w:rPr>
          <w:rFonts w:eastAsia="Times New Roman" w:cstheme="minorHAnsi"/>
          <w:i/>
          <w:color w:val="434343"/>
          <w:lang w:val="en-US"/>
        </w:rPr>
        <w:t xml:space="preserve"> duty cycle and retrieval</w:t>
      </w:r>
    </w:p>
    <w:p w14:paraId="67E61FCA" w14:textId="40D12127" w:rsidR="00C17A45" w:rsidRPr="006D69C5" w:rsidRDefault="00096793" w:rsidP="003B2685">
      <w:pPr>
        <w:spacing w:after="240" w:line="360" w:lineRule="auto"/>
        <w:jc w:val="both"/>
        <w:rPr>
          <w:rFonts w:eastAsia="Times New Roman" w:cstheme="minorHAnsi"/>
          <w:color w:val="000000"/>
          <w:lang w:val="en-US"/>
        </w:rPr>
      </w:pPr>
      <w:r w:rsidRPr="006D69C5">
        <w:rPr>
          <w:rFonts w:eastAsia="Times New Roman" w:cstheme="minorHAnsi"/>
          <w:noProof/>
          <w:color w:val="000000"/>
          <w:lang w:val="en-US"/>
        </w:rPr>
        <mc:AlternateContent>
          <mc:Choice Requires="wpg">
            <w:drawing>
              <wp:anchor distT="0" distB="0" distL="114300" distR="114300" simplePos="0" relativeHeight="251653120" behindDoc="1" locked="0" layoutInCell="1" allowOverlap="1" wp14:anchorId="390E09F7" wp14:editId="44FFA351">
                <wp:simplePos x="0" y="0"/>
                <wp:positionH relativeFrom="margin">
                  <wp:align>right</wp:align>
                </wp:positionH>
                <wp:positionV relativeFrom="paragraph">
                  <wp:posOffset>1057819</wp:posOffset>
                </wp:positionV>
                <wp:extent cx="1885315" cy="2968625"/>
                <wp:effectExtent l="0" t="0" r="0" b="3175"/>
                <wp:wrapSquare wrapText="bothSides"/>
                <wp:docPr id="1" name="Group 108"/>
                <wp:cNvGraphicFramePr/>
                <a:graphic xmlns:a="http://schemas.openxmlformats.org/drawingml/2006/main">
                  <a:graphicData uri="http://schemas.microsoft.com/office/word/2010/wordprocessingGroup">
                    <wpg:wgp>
                      <wpg:cNvGrpSpPr/>
                      <wpg:grpSpPr>
                        <a:xfrm>
                          <a:off x="0" y="0"/>
                          <a:ext cx="1885315" cy="2968625"/>
                          <a:chOff x="0" y="0"/>
                          <a:chExt cx="1885690" cy="2969030"/>
                        </a:xfrm>
                      </wpg:grpSpPr>
                      <pic:pic xmlns:pic="http://schemas.openxmlformats.org/drawingml/2006/picture">
                        <pic:nvPicPr>
                          <pic:cNvPr id="2" name="Image 3" descr="DSC_6732"/>
                          <pic:cNvPicPr>
                            <a:picLocks noChangeAspect="1"/>
                          </pic:cNvPicPr>
                        </pic:nvPicPr>
                        <pic:blipFill rotWithShape="1">
                          <a:blip r:embed="rId12"/>
                          <a:srcRect l="13958" t="12730" r="54450" b="10237"/>
                          <a:stretch/>
                        </pic:blipFill>
                        <pic:spPr>
                          <a:xfrm>
                            <a:off x="4739" y="0"/>
                            <a:ext cx="1825914" cy="2969030"/>
                          </a:xfrm>
                          <a:prstGeom prst="roundRect">
                            <a:avLst/>
                          </a:prstGeom>
                        </pic:spPr>
                      </pic:pic>
                      <wps:wsp>
                        <wps:cNvPr id="4" name="Straight Arrow Connector 4"/>
                        <wps:cNvCnPr/>
                        <wps:spPr>
                          <a:xfrm flipH="1" flipV="1">
                            <a:off x="1249036" y="1082734"/>
                            <a:ext cx="248478" cy="350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056220" y="1489431"/>
                            <a:ext cx="769069" cy="221200"/>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10"/>
                        <wps:cNvSpPr txBox="1"/>
                        <wps:spPr>
                          <a:xfrm>
                            <a:off x="984497" y="1394546"/>
                            <a:ext cx="901193" cy="369332"/>
                          </a:xfrm>
                          <a:prstGeom prst="rect">
                            <a:avLst/>
                          </a:prstGeom>
                          <a:noFill/>
                          <a:ln>
                            <a:noFill/>
                          </a:ln>
                        </wps:spPr>
                        <wps:txbx>
                          <w:txbxContent>
                            <w:p w14:paraId="545A49F4"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battery</w:t>
                              </w:r>
                            </w:p>
                          </w:txbxContent>
                        </wps:txbx>
                        <wps:bodyPr wrap="square" rtlCol="0">
                          <a:spAutoFit/>
                        </wps:bodyPr>
                      </wps:wsp>
                      <wps:wsp>
                        <wps:cNvPr id="9" name="Straight Arrow Connector 9"/>
                        <wps:cNvCnPr>
                          <a:cxnSpLocks/>
                        </wps:cNvCnPr>
                        <wps:spPr>
                          <a:xfrm flipH="1" flipV="1">
                            <a:off x="628722" y="934952"/>
                            <a:ext cx="64704" cy="4156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5632" y="1422820"/>
                            <a:ext cx="466142" cy="511565"/>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41"/>
                        <wps:cNvSpPr txBox="1"/>
                        <wps:spPr>
                          <a:xfrm>
                            <a:off x="392977" y="1332115"/>
                            <a:ext cx="574092" cy="646331"/>
                          </a:xfrm>
                          <a:prstGeom prst="rect">
                            <a:avLst/>
                          </a:prstGeom>
                          <a:noFill/>
                          <a:ln>
                            <a:noFill/>
                          </a:ln>
                        </wps:spPr>
                        <wps:txbx>
                          <w:txbxContent>
                            <w:p w14:paraId="2F51686C"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unit</w:t>
                              </w:r>
                            </w:p>
                          </w:txbxContent>
                        </wps:txbx>
                        <wps:bodyPr wrap="square" rtlCol="0">
                          <a:spAutoFit/>
                        </wps:bodyPr>
                      </wps:wsp>
                      <wps:wsp>
                        <wps:cNvPr id="12" name="Straight Arrow Connector 12"/>
                        <wps:cNvCnPr>
                          <a:cxnSpLocks/>
                        </wps:cNvCnPr>
                        <wps:spPr>
                          <a:xfrm flipH="1" flipV="1">
                            <a:off x="253993" y="1332116"/>
                            <a:ext cx="81974" cy="858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30693" y="2285505"/>
                            <a:ext cx="787785" cy="213101"/>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Box 47"/>
                        <wps:cNvSpPr txBox="1"/>
                        <wps:spPr>
                          <a:xfrm>
                            <a:off x="0" y="2190943"/>
                            <a:ext cx="1046664" cy="369332"/>
                          </a:xfrm>
                          <a:prstGeom prst="rect">
                            <a:avLst/>
                          </a:prstGeom>
                          <a:noFill/>
                          <a:ln>
                            <a:noFill/>
                          </a:ln>
                        </wps:spPr>
                        <wps:txbx>
                          <w:txbxContent>
                            <w:p w14:paraId="662C9D9F"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antenna</w:t>
                              </w:r>
                            </w:p>
                          </w:txbxContent>
                        </wps:txbx>
                        <wps:bodyPr wrap="square" rtlCol="0">
                          <a:spAutoFit/>
                        </wps:bodyPr>
                      </wps:wsp>
                    </wpg:wgp>
                  </a:graphicData>
                </a:graphic>
                <wp14:sizeRelH relativeFrom="margin">
                  <wp14:pctWidth>0</wp14:pctWidth>
                </wp14:sizeRelH>
              </wp:anchor>
            </w:drawing>
          </mc:Choice>
          <mc:Fallback>
            <w:pict>
              <v:group w14:anchorId="390E09F7" id="Group 108" o:spid="_x0000_s1026" style="position:absolute;left:0;text-align:left;margin-left:97.25pt;margin-top:83.3pt;width:148.45pt;height:233.75pt;z-index:-251663360;mso-position-horizontal:right;mso-position-horizontal-relative:margin;mso-width-relative:margin" coordsize="18856,2969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&#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DSC_6732" style="position:absolute;left:47;width:18259;height:296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" adj="3600">
                  <v:imagedata r:id="rId13" o:title="DSC_6732" croptop="8343f" cropbottom="6709f" cropleft="9148f" cropright="35684f"/>
                </v:shape>
                <v:shapetype id="_x0000_t32" coordsize="21600,21600" o:spt="32" o:oned="t" path="m,l21600,21600e" filled="f">
                  <v:path arrowok="t" fillok="f" o:connecttype="none"/>
                  <o:lock v:ext="edit" shapetype="t"/>
                </v:shapetype>
                <v:shape id="Straight Arrow Connector 4" o:spid="_x0000_s1028" type="#_x0000_t32" style="position:absolute;left:12490;top:10827;width:2485;height:351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" strokecolor="red" strokeweight="3pt">
                  <v:stroke endarrow="block" joinstyle="miter"/>
                </v:shape>
                <v:rect id="Rectangle 5" o:spid="_x0000_s1029" style="position:absolute;left:10562;top:14894;width:7690;height:22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" fillcolor="white [3212]" stroked="f" strokeweight="1pt">
                  <v:fill opacity="33410f"/>
                </v:rect>
                <v:shapetype id="_x0000_t202" coordsize="21600,21600" o:spt="202" path="m,l,21600r21600,l21600,xe">
                  <v:stroke joinstyle="miter"/>
                  <v:path gradientshapeok="t" o:connecttype="rect"/>
                </v:shapetype>
                <v:shape id="TextBox 10" o:spid="_x0000_s1030" type="#_x0000_t202" style="position:absolute;left:9844;top:13945;width:9012;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" filled="f" stroked="f">
                  <v:textbox style="mso-fit-shape-to-text:t">
                    <w:txbxContent>
                      <w:p w14:paraId="545A49F4"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battery</w:t>
                        </w:r>
                      </w:p>
                    </w:txbxContent>
                  </v:textbox>
                </v:shape>
                <v:shape id="Straight Arrow Connector 9" o:spid="_x0000_s1031" type="#_x0000_t32" style="position:absolute;left:6287;top:9349;width:647;height:415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" strokecolor="red" strokeweight="3pt">
                  <v:stroke endarrow="block" joinstyle="miter"/>
                  <o:lock v:ext="edit" shapetype="f"/>
                </v:shape>
                <v:rect id="Rectangle 10" o:spid="_x0000_s1032" style="position:absolute;left:4656;top:14228;width:4661;height:5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" fillcolor="white [3212]" stroked="f" strokeweight="1pt">
                  <v:fill opacity="33410f"/>
                </v:rect>
                <v:shape id="TextBox 41" o:spid="_x0000_s1033" type="#_x0000_t202" style="position:absolute;left:3929;top:13321;width:5741;height:6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" filled="f" stroked="f">
                  <v:textbox style="mso-fit-shape-to-text:t">
                    <w:txbxContent>
                      <w:p w14:paraId="2F51686C"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unit</w:t>
                        </w:r>
                      </w:p>
                    </w:txbxContent>
                  </v:textbox>
                </v:shape>
                <v:shape id="Straight Arrow Connector 12" o:spid="_x0000_s1034" type="#_x0000_t32" style="position:absolute;left:2539;top:13321;width:820;height:85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" strokecolor="red" strokeweight="3pt">
                  <v:stroke endarrow="block" joinstyle="miter"/>
                  <o:lock v:ext="edit" shapetype="f"/>
                </v:shape>
                <v:rect id="Rectangle 14" o:spid="_x0000_s1035" style="position:absolute;left:1306;top:22855;width:7878;height:21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" fillcolor="white [3212]" stroked="f" strokeweight="1pt">
                  <v:fill opacity="33410f"/>
                </v:rect>
                <v:shape id="TextBox 47" o:spid="_x0000_s1036" type="#_x0000_t202" style="position:absolute;top:21909;width:10466;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" filled="f" stroked="f">
                  <v:textbox style="mso-fit-shape-to-text:t">
                    <w:txbxContent>
                      <w:p w14:paraId="662C9D9F" w14:textId="77777777" w:rsidR="00C0611B" w:rsidRDefault="00C0611B" w:rsidP="00096793">
                        <w:pPr>
                          <w:pStyle w:val="StandardWeb"/>
                          <w:spacing w:before="0" w:beforeAutospacing="0" w:after="0" w:afterAutospacing="0"/>
                          <w:jc w:val="center"/>
                        </w:pPr>
                        <w:r>
                          <w:rPr>
                            <w:rFonts w:asciiTheme="minorHAnsi" w:hAnsi="Calibri" w:cstheme="minorBidi"/>
                            <w:b/>
                            <w:bCs/>
                            <w:color w:val="FF0000"/>
                            <w:kern w:val="24"/>
                            <w:sz w:val="36"/>
                            <w:szCs w:val="36"/>
                            <w:lang w:val="en-US"/>
                          </w:rPr>
                          <w:t>antenna</w:t>
                        </w:r>
                      </w:p>
                    </w:txbxContent>
                  </v:textbox>
                </v:shape>
                <w10:wrap type="square" anchorx="margin"/>
              </v:group>
            </w:pict>
          </mc:Fallback>
        </mc:AlternateContent>
      </w:r>
      <w:ins w:id="243" w:author="Mara Thomas" w:date="2021-12-12T19:53:00Z">
        <w:r w:rsidR="00FA6DD8">
          <w:rPr>
            <w:rFonts w:eastAsia="Times New Roman" w:cstheme="minorHAnsi"/>
            <w:color w:val="000000"/>
            <w:lang w:val="en-US"/>
          </w:rPr>
          <w:t>Collars were deployed in the morning hour</w:t>
        </w:r>
      </w:ins>
      <w:ins w:id="244" w:author="Mara Thomas" w:date="2021-12-12T19:54:00Z">
        <w:r w:rsidR="00FA6DD8">
          <w:rPr>
            <w:rFonts w:eastAsia="Times New Roman" w:cstheme="minorHAnsi"/>
            <w:color w:val="000000"/>
            <w:lang w:val="en-US"/>
          </w:rPr>
          <w:t>s</w:t>
        </w:r>
      </w:ins>
      <w:ins w:id="245" w:author="Mara Thomas" w:date="2021-12-12T19:53:00Z">
        <w:r w:rsidR="00FA6DD8">
          <w:rPr>
            <w:rFonts w:eastAsia="Times New Roman" w:cstheme="minorHAnsi"/>
            <w:color w:val="000000"/>
            <w:lang w:val="en-US"/>
          </w:rPr>
          <w:t xml:space="preserve">, when </w:t>
        </w:r>
      </w:ins>
      <w:ins w:id="246" w:author="Mara Thomas" w:date="2021-12-12T19:54:00Z">
        <w:r w:rsidR="00FA6DD8">
          <w:rPr>
            <w:rFonts w:eastAsia="Times New Roman" w:cstheme="minorHAnsi"/>
            <w:color w:val="000000"/>
            <w:lang w:val="en-US"/>
          </w:rPr>
          <w:t>meerkats were at</w:t>
        </w:r>
      </w:ins>
      <w:del w:id="247" w:author="Mara Thomas" w:date="2021-12-12T19:54:00Z">
        <w:r w:rsidR="00F576F0" w:rsidRPr="006D69C5" w:rsidDel="00FA6DD8">
          <w:rPr>
            <w:rFonts w:eastAsia="Times New Roman" w:cstheme="minorHAnsi"/>
            <w:color w:val="000000"/>
            <w:lang w:val="en-US"/>
          </w:rPr>
          <w:delText>In winter months, meerkats typically spend up to an hour</w:delText>
        </w:r>
        <w:r w:rsidR="004640BA" w:rsidRPr="006D69C5" w:rsidDel="00FA6DD8">
          <w:rPr>
            <w:rFonts w:eastAsia="Times New Roman" w:cstheme="minorHAnsi"/>
            <w:color w:val="000000"/>
            <w:lang w:val="en-US"/>
          </w:rPr>
          <w:delText xml:space="preserve"> in the morning</w:delText>
        </w:r>
        <w:r w:rsidR="00F576F0" w:rsidRPr="006D69C5" w:rsidDel="00FA6DD8">
          <w:rPr>
            <w:rFonts w:eastAsia="Times New Roman" w:cstheme="minorHAnsi"/>
            <w:color w:val="000000"/>
            <w:lang w:val="en-US"/>
          </w:rPr>
          <w:delText xml:space="preserve"> at</w:delText>
        </w:r>
      </w:del>
      <w:r w:rsidR="00F576F0" w:rsidRPr="006D69C5">
        <w:rPr>
          <w:rFonts w:eastAsia="Times New Roman" w:cstheme="minorHAnsi"/>
          <w:color w:val="000000"/>
          <w:lang w:val="en-US"/>
        </w:rPr>
        <w:t xml:space="preserve"> the</w:t>
      </w:r>
      <w:r w:rsidR="004640BA" w:rsidRPr="006D69C5">
        <w:rPr>
          <w:rFonts w:eastAsia="Times New Roman" w:cstheme="minorHAnsi"/>
          <w:color w:val="000000"/>
          <w:lang w:val="en-US"/>
        </w:rPr>
        <w:t>ir</w:t>
      </w:r>
      <w:r w:rsidR="00F576F0" w:rsidRPr="006D69C5">
        <w:rPr>
          <w:rFonts w:eastAsia="Times New Roman" w:cstheme="minorHAnsi"/>
          <w:color w:val="000000"/>
          <w:lang w:val="en-US"/>
        </w:rPr>
        <w:t xml:space="preserve"> communal </w:t>
      </w:r>
      <w:r w:rsidR="004640BA" w:rsidRPr="006D69C5">
        <w:rPr>
          <w:rFonts w:eastAsia="Times New Roman" w:cstheme="minorHAnsi"/>
          <w:color w:val="000000"/>
          <w:lang w:val="en-US"/>
        </w:rPr>
        <w:t xml:space="preserve">sleeping </w:t>
      </w:r>
      <w:r w:rsidR="00F576F0" w:rsidRPr="006D69C5">
        <w:rPr>
          <w:rFonts w:eastAsia="Times New Roman" w:cstheme="minorHAnsi"/>
          <w:color w:val="000000"/>
          <w:lang w:val="en-US"/>
        </w:rPr>
        <w:t xml:space="preserve">burrow </w:t>
      </w:r>
      <w:ins w:id="248" w:author="Mara Thomas" w:date="2021-12-12T19:55:00Z">
        <w:r w:rsidR="00FA6DD8">
          <w:rPr>
            <w:rFonts w:eastAsia="Times New Roman" w:cstheme="minorHAnsi"/>
            <w:color w:val="000000"/>
            <w:lang w:val="en-US"/>
          </w:rPr>
          <w:t xml:space="preserve">to warm up in the sun or groom each other prior to foraging. </w:t>
        </w:r>
      </w:ins>
      <w:del w:id="249" w:author="Mara Thomas" w:date="2021-12-12T19:55:00Z">
        <w:r w:rsidR="00F576F0" w:rsidRPr="006D69C5" w:rsidDel="00FA6DD8">
          <w:rPr>
            <w:rFonts w:eastAsia="Times New Roman" w:cstheme="minorHAnsi"/>
            <w:color w:val="000000"/>
            <w:lang w:val="en-US"/>
          </w:rPr>
          <w:delText>before moving off to forage</w:delText>
        </w:r>
      </w:del>
      <w:del w:id="250" w:author="Mara Thomas" w:date="2021-12-12T19:54:00Z">
        <w:r w:rsidR="00F576F0" w:rsidRPr="006D69C5" w:rsidDel="00FA6DD8">
          <w:rPr>
            <w:rFonts w:eastAsia="Times New Roman" w:cstheme="minorHAnsi"/>
            <w:color w:val="000000"/>
            <w:lang w:val="en-US"/>
          </w:rPr>
          <w:delText>. During this time, they are typically</w:delText>
        </w:r>
      </w:del>
      <w:del w:id="251" w:author="Mara Thomas" w:date="2021-12-12T19:55:00Z">
        <w:r w:rsidR="00F576F0" w:rsidRPr="006D69C5" w:rsidDel="00FA6DD8">
          <w:rPr>
            <w:rFonts w:eastAsia="Times New Roman" w:cstheme="minorHAnsi"/>
            <w:color w:val="000000"/>
            <w:lang w:val="en-US"/>
          </w:rPr>
          <w:delText xml:space="preserve"> relaxed and often stand upright in the sun to warm up or groom one another, thus presenting an ideal opportunity for non-invasive collar deployment. </w:delText>
        </w:r>
      </w:del>
      <w:ins w:id="252" w:author="Mara Thomas" w:date="2021-12-12T19:40:00Z">
        <w:r w:rsidR="003B2685">
          <w:rPr>
            <w:rFonts w:eastAsia="Times New Roman" w:cstheme="minorHAnsi"/>
            <w:color w:val="000000"/>
            <w:lang w:val="en-US"/>
          </w:rPr>
          <w:t>Collars were deployed after carefully approaching and grooming the meerkat</w:t>
        </w:r>
      </w:ins>
      <w:ins w:id="253" w:author="Mara Thomas" w:date="2021-12-12T19:41:00Z">
        <w:r w:rsidR="003B2685">
          <w:rPr>
            <w:rFonts w:eastAsia="Times New Roman" w:cstheme="minorHAnsi"/>
            <w:color w:val="000000"/>
            <w:lang w:val="en-US"/>
          </w:rPr>
          <w:t xml:space="preserve"> and only </w:t>
        </w:r>
      </w:ins>
      <w:del w:id="254" w:author="Mara Thomas" w:date="2021-12-12T19:41:00Z">
        <w:r w:rsidR="00F576F0" w:rsidRPr="006D69C5" w:rsidDel="003B2685">
          <w:rPr>
            <w:rFonts w:eastAsia="Times New Roman" w:cstheme="minorHAnsi"/>
            <w:color w:val="000000"/>
            <w:lang w:val="en-US"/>
          </w:rPr>
          <w:delText xml:space="preserve">To deploy collars, one person would slowly approach a meerkat and start grooming its neck to test receptivity. </w:delText>
        </w:r>
      </w:del>
      <w:ins w:id="255" w:author="Mara Thomas" w:date="2021-12-12T19:41:00Z">
        <w:r w:rsidR="003B2685">
          <w:rPr>
            <w:rFonts w:eastAsia="Times New Roman" w:cstheme="minorHAnsi"/>
            <w:color w:val="000000"/>
            <w:lang w:val="en-US"/>
          </w:rPr>
          <w:t>i</w:t>
        </w:r>
      </w:ins>
      <w:del w:id="256" w:author="Mara Thomas" w:date="2021-12-12T19:41:00Z">
        <w:r w:rsidR="00F576F0" w:rsidRPr="006D69C5" w:rsidDel="003B2685">
          <w:rPr>
            <w:rFonts w:eastAsia="Times New Roman" w:cstheme="minorHAnsi"/>
            <w:color w:val="000000"/>
            <w:lang w:val="en-US"/>
          </w:rPr>
          <w:delText>I</w:delText>
        </w:r>
      </w:del>
      <w:r w:rsidR="00F576F0" w:rsidRPr="006D69C5">
        <w:rPr>
          <w:rFonts w:eastAsia="Times New Roman" w:cstheme="minorHAnsi"/>
          <w:color w:val="000000"/>
          <w:lang w:val="en-US"/>
        </w:rPr>
        <w:t xml:space="preserve">f the </w:t>
      </w:r>
      <w:del w:id="257" w:author="Mara Thomas" w:date="2021-12-12T19:41:00Z">
        <w:r w:rsidR="00F576F0" w:rsidRPr="006D69C5" w:rsidDel="003B2685">
          <w:rPr>
            <w:rFonts w:eastAsia="Times New Roman" w:cstheme="minorHAnsi"/>
            <w:color w:val="000000"/>
            <w:lang w:val="en-US"/>
          </w:rPr>
          <w:delText xml:space="preserve">target </w:delText>
        </w:r>
      </w:del>
      <w:ins w:id="258" w:author="Mara Thomas" w:date="2021-12-12T19:41:00Z">
        <w:r w:rsidR="003B2685">
          <w:rPr>
            <w:rFonts w:eastAsia="Times New Roman" w:cstheme="minorHAnsi"/>
            <w:color w:val="000000"/>
            <w:lang w:val="en-US"/>
          </w:rPr>
          <w:t>animal</w:t>
        </w:r>
        <w:r w:rsidR="003B2685" w:rsidRPr="006D69C5">
          <w:rPr>
            <w:rFonts w:eastAsia="Times New Roman" w:cstheme="minorHAnsi"/>
            <w:color w:val="000000"/>
            <w:lang w:val="en-US"/>
          </w:rPr>
          <w:t xml:space="preserve"> </w:t>
        </w:r>
      </w:ins>
      <w:r w:rsidR="00F576F0" w:rsidRPr="006D69C5">
        <w:rPr>
          <w:rFonts w:eastAsia="Times New Roman" w:cstheme="minorHAnsi"/>
          <w:color w:val="000000"/>
          <w:lang w:val="en-US"/>
        </w:rPr>
        <w:t>remained stationary and showed no sign of discomfort</w:t>
      </w:r>
      <w:ins w:id="259" w:author="Mara Thomas" w:date="2021-12-12T19:41:00Z">
        <w:r w:rsidR="003B2685">
          <w:rPr>
            <w:rFonts w:eastAsia="Times New Roman" w:cstheme="minorHAnsi"/>
            <w:color w:val="000000"/>
            <w:lang w:val="en-US"/>
          </w:rPr>
          <w:t xml:space="preserve"> or </w:t>
        </w:r>
      </w:ins>
      <w:ins w:id="260" w:author="Mara Thomas" w:date="2021-12-12T19:42:00Z">
        <w:r w:rsidR="003B2685">
          <w:rPr>
            <w:rFonts w:eastAsia="Times New Roman" w:cstheme="minorHAnsi"/>
            <w:color w:val="000000"/>
            <w:lang w:val="en-US"/>
          </w:rPr>
          <w:t>attempted escape.</w:t>
        </w:r>
      </w:ins>
      <w:del w:id="261" w:author="Mara Thomas" w:date="2021-12-12T19:41:00Z">
        <w:r w:rsidR="00F576F0" w:rsidRPr="006D69C5" w:rsidDel="003B2685">
          <w:rPr>
            <w:rFonts w:eastAsia="Times New Roman" w:cstheme="minorHAnsi"/>
            <w:color w:val="000000"/>
            <w:lang w:val="en-US"/>
          </w:rPr>
          <w:delText>,</w:delText>
        </w:r>
      </w:del>
      <w:r w:rsidR="00F576F0" w:rsidRPr="006D69C5">
        <w:rPr>
          <w:rFonts w:eastAsia="Times New Roman" w:cstheme="minorHAnsi"/>
          <w:color w:val="000000"/>
          <w:lang w:val="en-US"/>
        </w:rPr>
        <w:t xml:space="preserve"> </w:t>
      </w:r>
      <w:ins w:id="262" w:author="Mara Thomas" w:date="2021-12-12T19:43:00Z">
        <w:r w:rsidR="003B2685">
          <w:rPr>
            <w:rFonts w:eastAsia="Times New Roman" w:cstheme="minorHAnsi"/>
            <w:color w:val="000000"/>
            <w:lang w:val="en-US"/>
          </w:rPr>
          <w:t xml:space="preserve">Some individuals were collared while </w:t>
        </w:r>
      </w:ins>
      <w:ins w:id="263" w:author="Mara Thomas" w:date="2021-12-12T19:44:00Z">
        <w:r w:rsidR="003B2685">
          <w:rPr>
            <w:rFonts w:eastAsia="Times New Roman" w:cstheme="minorHAnsi"/>
            <w:color w:val="000000"/>
            <w:lang w:val="en-US"/>
          </w:rPr>
          <w:t>drinking</w:t>
        </w:r>
      </w:ins>
      <w:ins w:id="264" w:author="Mara Thomas" w:date="2021-12-12T19:43:00Z">
        <w:r w:rsidR="003B2685">
          <w:rPr>
            <w:rFonts w:eastAsia="Times New Roman" w:cstheme="minorHAnsi"/>
            <w:color w:val="000000"/>
            <w:lang w:val="en-US"/>
          </w:rPr>
          <w:t xml:space="preserve"> w</w:t>
        </w:r>
      </w:ins>
      <w:ins w:id="265" w:author="Mara Thomas" w:date="2021-12-12T19:42:00Z">
        <w:r w:rsidR="003B2685">
          <w:rPr>
            <w:rFonts w:eastAsia="Times New Roman" w:cstheme="minorHAnsi"/>
            <w:color w:val="000000"/>
            <w:lang w:val="en-US"/>
          </w:rPr>
          <w:t>ater</w:t>
        </w:r>
      </w:ins>
      <w:ins w:id="266" w:author="Mara Thomas" w:date="2021-12-12T19:44:00Z">
        <w:r w:rsidR="003B2685">
          <w:rPr>
            <w:rFonts w:eastAsia="Times New Roman" w:cstheme="minorHAnsi"/>
            <w:color w:val="000000"/>
            <w:lang w:val="en-US"/>
          </w:rPr>
          <w:t xml:space="preserve"> which was presented for distraction. No more than two attempts of collaring were done per day per individual</w:t>
        </w:r>
      </w:ins>
      <w:del w:id="267" w:author="Mara Thomas" w:date="2021-12-12T19:42:00Z">
        <w:r w:rsidR="00F576F0" w:rsidRPr="006D69C5" w:rsidDel="003B2685">
          <w:rPr>
            <w:rFonts w:eastAsia="Times New Roman" w:cstheme="minorHAnsi"/>
            <w:color w:val="000000"/>
            <w:lang w:val="en-US"/>
          </w:rPr>
          <w:delText xml:space="preserve">the person would then try to clasp an appropriately-sized collar around its neck, stopping if the meerkat recoiled or moved away. </w:delText>
        </w:r>
      </w:del>
      <w:del w:id="268" w:author="Mara Thomas" w:date="2021-12-12T19:45:00Z">
        <w:r w:rsidR="00F576F0" w:rsidRPr="006D69C5" w:rsidDel="003B2685">
          <w:rPr>
            <w:rFonts w:eastAsia="Times New Roman" w:cstheme="minorHAnsi"/>
            <w:color w:val="000000"/>
            <w:lang w:val="en-US"/>
          </w:rPr>
          <w:delText>To collar some individuals, a second person presented a water bottle to distract them, and the collar was clasped around the outstretched neck of the drinking meerkat. After two failed attempts for a given individual, it would be left alone for the rest of the day</w:delText>
        </w:r>
      </w:del>
      <w:r w:rsidR="00F576F0" w:rsidRPr="006D69C5">
        <w:rPr>
          <w:rFonts w:eastAsia="Times New Roman" w:cstheme="minorHAnsi"/>
          <w:color w:val="000000"/>
          <w:lang w:val="en-US"/>
        </w:rPr>
        <w:t xml:space="preserve"> to prevent </w:t>
      </w:r>
      <w:del w:id="269" w:author="Mara Thomas" w:date="2021-12-12T19:45:00Z">
        <w:r w:rsidR="00F576F0" w:rsidRPr="006D69C5" w:rsidDel="003B2685">
          <w:rPr>
            <w:rFonts w:eastAsia="Times New Roman" w:cstheme="minorHAnsi"/>
            <w:color w:val="000000"/>
            <w:lang w:val="en-US"/>
          </w:rPr>
          <w:delText xml:space="preserve">any risk of </w:delText>
        </w:r>
      </w:del>
      <w:r w:rsidR="00F576F0" w:rsidRPr="006D69C5">
        <w:rPr>
          <w:rFonts w:eastAsia="Times New Roman" w:cstheme="minorHAnsi"/>
          <w:color w:val="000000"/>
          <w:lang w:val="en-US"/>
        </w:rPr>
        <w:t xml:space="preserve">de-habituation. </w:t>
      </w:r>
      <w:r w:rsidR="00D31AE1" w:rsidRPr="006D69C5">
        <w:rPr>
          <w:rFonts w:eastAsia="Times New Roman" w:cstheme="minorHAnsi"/>
          <w:color w:val="000000"/>
          <w:lang w:val="en-US"/>
        </w:rPr>
        <w:t xml:space="preserve">After successful collaring, individuals were observed for at least ten minutes and the collar was removed if they exhibited any kind of unusual </w:t>
      </w:r>
      <w:r w:rsidR="00EB517F" w:rsidRPr="006D69C5">
        <w:rPr>
          <w:rFonts w:eastAsia="Times New Roman" w:cstheme="minorHAnsi"/>
          <w:color w:val="000000"/>
          <w:lang w:val="en-US"/>
        </w:rPr>
        <w:t xml:space="preserve">behavior </w:t>
      </w:r>
      <w:del w:id="270" w:author="Mara Thomas" w:date="2021-12-12T19:56:00Z">
        <w:r w:rsidR="00EB517F" w:rsidRPr="006D69C5" w:rsidDel="00FA6DD8">
          <w:rPr>
            <w:rFonts w:eastAsia="Times New Roman" w:cstheme="minorHAnsi"/>
            <w:color w:val="000000"/>
            <w:lang w:val="en-US"/>
          </w:rPr>
          <w:delText xml:space="preserve">for more than a few minutes </w:delText>
        </w:r>
      </w:del>
      <w:r w:rsidR="00EB517F" w:rsidRPr="006D69C5">
        <w:rPr>
          <w:rFonts w:eastAsia="Times New Roman" w:cstheme="minorHAnsi"/>
          <w:color w:val="000000"/>
          <w:lang w:val="en-US"/>
        </w:rPr>
        <w:t xml:space="preserve">(e.g. </w:t>
      </w:r>
      <w:ins w:id="271" w:author="Mara Thomas" w:date="2021-12-12T19:56:00Z">
        <w:r w:rsidR="00FA6DD8">
          <w:rPr>
            <w:rFonts w:eastAsia="Times New Roman" w:cstheme="minorHAnsi"/>
            <w:color w:val="000000"/>
            <w:lang w:val="en-US"/>
          </w:rPr>
          <w:t xml:space="preserve">continued </w:t>
        </w:r>
      </w:ins>
      <w:r w:rsidR="00EB517F" w:rsidRPr="006D69C5">
        <w:rPr>
          <w:rFonts w:eastAsia="Times New Roman" w:cstheme="minorHAnsi"/>
          <w:color w:val="000000"/>
          <w:lang w:val="en-US"/>
        </w:rPr>
        <w:t>scratching at the collar</w:t>
      </w:r>
      <w:del w:id="272" w:author="Mara Thomas" w:date="2021-12-12T19:45:00Z">
        <w:r w:rsidR="00EB517F" w:rsidRPr="006D69C5" w:rsidDel="005413DA">
          <w:rPr>
            <w:rFonts w:eastAsia="Times New Roman" w:cstheme="minorHAnsi"/>
            <w:color w:val="000000"/>
            <w:lang w:val="en-US"/>
          </w:rPr>
          <w:delText>, trying to remove it</w:delText>
        </w:r>
      </w:del>
      <w:r w:rsidR="00EB517F" w:rsidRPr="006D69C5">
        <w:rPr>
          <w:rFonts w:eastAsia="Times New Roman" w:cstheme="minorHAnsi"/>
          <w:color w:val="000000"/>
          <w:lang w:val="en-US"/>
        </w:rPr>
        <w:t>)</w:t>
      </w:r>
      <w:r w:rsidR="00D31AE1" w:rsidRPr="006D69C5">
        <w:rPr>
          <w:rFonts w:eastAsia="Times New Roman" w:cstheme="minorHAnsi"/>
          <w:color w:val="000000"/>
          <w:lang w:val="en-US"/>
        </w:rPr>
        <w:t xml:space="preserve">. </w:t>
      </w:r>
      <w:del w:id="273" w:author="Mara Thomas" w:date="2021-12-12T19:45:00Z">
        <w:r w:rsidR="00D31AE1" w:rsidRPr="006D69C5" w:rsidDel="005413DA">
          <w:rPr>
            <w:rFonts w:eastAsia="Times New Roman" w:cstheme="minorHAnsi"/>
            <w:color w:val="000000"/>
            <w:lang w:val="en-US"/>
          </w:rPr>
          <w:delText xml:space="preserve">This happened in very few cases, always on the smallest </w:delText>
        </w:r>
        <w:r w:rsidR="00EB517F" w:rsidRPr="006D69C5" w:rsidDel="005413DA">
          <w:rPr>
            <w:rFonts w:eastAsia="Times New Roman" w:cstheme="minorHAnsi"/>
            <w:color w:val="000000"/>
            <w:lang w:val="en-US"/>
          </w:rPr>
          <w:delText>individuals. In these few cases we removed the collars and in some instances re-deployed different collars on a subsequent day (if collar fit was determined to be the issue).</w:delText>
        </w:r>
        <w:r w:rsidR="00D31AE1" w:rsidRPr="006D69C5" w:rsidDel="005413DA">
          <w:rPr>
            <w:rFonts w:eastAsia="Times New Roman" w:cstheme="minorHAnsi"/>
            <w:color w:val="000000"/>
            <w:lang w:val="en-US"/>
          </w:rPr>
          <w:delText xml:space="preserve"> </w:delText>
        </w:r>
      </w:del>
      <w:r w:rsidR="00F576F0" w:rsidRPr="006D69C5">
        <w:rPr>
          <w:rFonts w:eastAsia="Times New Roman" w:cstheme="minorHAnsi"/>
          <w:color w:val="000000"/>
          <w:lang w:val="en-US"/>
        </w:rPr>
        <w:t xml:space="preserve">At the end of data collection, collars were taken off </w:t>
      </w:r>
      <w:del w:id="274" w:author="Mara Thomas" w:date="2021-12-12T19:46:00Z">
        <w:r w:rsidR="00F576F0" w:rsidRPr="006D69C5" w:rsidDel="005413DA">
          <w:rPr>
            <w:rFonts w:eastAsia="Times New Roman" w:cstheme="minorHAnsi"/>
            <w:color w:val="000000"/>
            <w:lang w:val="en-US"/>
          </w:rPr>
          <w:delText xml:space="preserve">much </w:delText>
        </w:r>
      </w:del>
      <w:r w:rsidR="00F576F0" w:rsidRPr="006D69C5">
        <w:rPr>
          <w:rFonts w:eastAsia="Times New Roman" w:cstheme="minorHAnsi"/>
          <w:color w:val="000000"/>
          <w:lang w:val="en-US"/>
        </w:rPr>
        <w:t xml:space="preserve">in the same way as they were </w:t>
      </w:r>
      <w:del w:id="275" w:author="Mara Thomas" w:date="2021-12-12T19:46:00Z">
        <w:r w:rsidR="00F576F0" w:rsidRPr="006D69C5" w:rsidDel="005413DA">
          <w:rPr>
            <w:rFonts w:eastAsia="Times New Roman" w:cstheme="minorHAnsi"/>
            <w:color w:val="000000"/>
            <w:lang w:val="en-US"/>
          </w:rPr>
          <w:delText>put on</w:delText>
        </w:r>
      </w:del>
      <w:ins w:id="276" w:author="Mara Thomas" w:date="2021-12-12T19:46:00Z">
        <w:r w:rsidR="005413DA">
          <w:rPr>
            <w:rFonts w:eastAsia="Times New Roman" w:cstheme="minorHAnsi"/>
            <w:color w:val="000000"/>
            <w:lang w:val="en-US"/>
          </w:rPr>
          <w:t>deployed.</w:t>
        </w:r>
      </w:ins>
      <w:del w:id="277" w:author="Mara Thomas" w:date="2021-12-12T19:46:00Z">
        <w:r w:rsidR="00F576F0" w:rsidRPr="006D69C5" w:rsidDel="005413DA">
          <w:rPr>
            <w:rFonts w:eastAsia="Times New Roman" w:cstheme="minorHAnsi"/>
            <w:color w:val="000000"/>
            <w:lang w:val="en-US"/>
          </w:rPr>
          <w:delText>,</w:delText>
        </w:r>
      </w:del>
      <w:r w:rsidR="00F576F0" w:rsidRPr="006D69C5">
        <w:rPr>
          <w:rFonts w:eastAsia="Times New Roman" w:cstheme="minorHAnsi"/>
          <w:color w:val="000000"/>
          <w:lang w:val="en-US"/>
        </w:rPr>
        <w:t xml:space="preserve"> </w:t>
      </w:r>
      <w:del w:id="278" w:author="Mara Thomas" w:date="2021-12-12T19:46:00Z">
        <w:r w:rsidR="00F576F0" w:rsidRPr="006D69C5" w:rsidDel="005413DA">
          <w:rPr>
            <w:rFonts w:eastAsia="Times New Roman" w:cstheme="minorHAnsi"/>
            <w:color w:val="000000"/>
            <w:lang w:val="en-US"/>
          </w:rPr>
          <w:delText xml:space="preserve">though sometimes as well during foraging since removal could be done much more quickly and easily than deployment. Juvenile </w:delText>
        </w:r>
      </w:del>
      <w:del w:id="279" w:author="Mara Thomas" w:date="2021-12-12T19:56:00Z">
        <w:r w:rsidR="00F576F0" w:rsidRPr="006D69C5" w:rsidDel="00FA6DD8">
          <w:rPr>
            <w:rFonts w:eastAsia="Times New Roman" w:cstheme="minorHAnsi"/>
            <w:color w:val="000000"/>
            <w:lang w:val="en-US"/>
          </w:rPr>
          <w:delText xml:space="preserve">individuals were </w:delText>
        </w:r>
      </w:del>
      <w:del w:id="280" w:author="Mara Thomas" w:date="2021-12-12T19:47:00Z">
        <w:r w:rsidR="00F576F0" w:rsidRPr="006D69C5" w:rsidDel="005413DA">
          <w:rPr>
            <w:rFonts w:eastAsia="Times New Roman" w:cstheme="minorHAnsi"/>
            <w:color w:val="000000"/>
            <w:lang w:val="en-US"/>
          </w:rPr>
          <w:delText xml:space="preserve">too small to wear a </w:delText>
        </w:r>
        <w:r w:rsidR="00C12072" w:rsidRPr="006D69C5" w:rsidDel="005413DA">
          <w:rPr>
            <w:rFonts w:eastAsia="Times New Roman" w:cstheme="minorHAnsi"/>
            <w:color w:val="000000"/>
            <w:lang w:val="en-US"/>
          </w:rPr>
          <w:delText xml:space="preserve">GPS </w:delText>
        </w:r>
        <w:r w:rsidR="00F576F0" w:rsidRPr="006D69C5" w:rsidDel="005413DA">
          <w:rPr>
            <w:rFonts w:eastAsia="Times New Roman" w:cstheme="minorHAnsi"/>
            <w:color w:val="000000"/>
            <w:lang w:val="en-US"/>
          </w:rPr>
          <w:delText>collar, therefore their movement could not be recorded. </w:delText>
        </w:r>
      </w:del>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del w:id="281" w:author="Mara Thomas" w:date="2021-12-12T19:47:00Z">
        <w:r w:rsidR="0047277B" w:rsidRPr="006D69C5" w:rsidDel="005413DA">
          <w:rPr>
            <w:rFonts w:eastAsia="Times New Roman" w:cstheme="minorHAnsi"/>
            <w:color w:val="000000"/>
            <w:lang w:val="en-US"/>
          </w:rPr>
          <w:delText xml:space="preserve">were </w:delText>
        </w:r>
        <w:r w:rsidR="00F576F0" w:rsidRPr="006D69C5" w:rsidDel="005413DA">
          <w:rPr>
            <w:rFonts w:eastAsia="Times New Roman" w:cstheme="minorHAnsi"/>
            <w:color w:val="000000"/>
            <w:lang w:val="en-US"/>
          </w:rPr>
          <w:delText>synchronized</w:delText>
        </w:r>
        <w:r w:rsidR="0047277B" w:rsidRPr="006D69C5" w:rsidDel="005413DA">
          <w:rPr>
            <w:rFonts w:eastAsia="Times New Roman" w:cstheme="minorHAnsi"/>
            <w:color w:val="000000"/>
            <w:lang w:val="en-US"/>
          </w:rPr>
          <w:delText xml:space="preserve"> to start on the same day and to </w:delText>
        </w:r>
      </w:del>
      <w:r w:rsidR="0047277B" w:rsidRPr="006D69C5">
        <w:rPr>
          <w:rFonts w:eastAsia="Times New Roman" w:cstheme="minorHAnsi"/>
          <w:color w:val="000000"/>
          <w:lang w:val="en-US"/>
        </w:rPr>
        <w:t>record</w:t>
      </w:r>
      <w:ins w:id="282" w:author="Mara Thomas" w:date="2021-12-12T19:47:00Z">
        <w:r w:rsidR="005413DA">
          <w:rPr>
            <w:rFonts w:eastAsia="Times New Roman" w:cstheme="minorHAnsi"/>
            <w:color w:val="000000"/>
            <w:lang w:val="en-US"/>
          </w:rPr>
          <w:t>ed</w:t>
        </w:r>
      </w:ins>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4640BA" w:rsidRPr="006D69C5">
        <w:rPr>
          <w:rFonts w:eastAsia="Times New Roman" w:cstheme="minorHAnsi"/>
          <w:color w:val="000000"/>
          <w:lang w:val="en-US"/>
        </w:rPr>
        <w:t>, either in the morning after the group had left the sleeping burrow, or in the afternoon before returning to it depending on the deployment</w:t>
      </w:r>
      <w:r w:rsidR="00457A6B" w:rsidRPr="006D69C5">
        <w:rPr>
          <w:rFonts w:eastAsia="Times New Roman" w:cstheme="minorHAnsi"/>
          <w:color w:val="000000"/>
          <w:lang w:val="en-US"/>
        </w:rPr>
        <w:t xml:space="preserve"> round</w:t>
      </w:r>
      <w:ins w:id="283" w:author="Mara Thomas" w:date="2021-12-12T19:48:00Z">
        <w:r w:rsidR="00C17088">
          <w:rPr>
            <w:rFonts w:eastAsia="Times New Roman" w:cstheme="minorHAnsi"/>
            <w:color w:val="000000"/>
            <w:lang w:val="en-US"/>
          </w:rPr>
          <w:t xml:space="preserve"> (i.e.</w:t>
        </w:r>
      </w:ins>
      <w:del w:id="284" w:author="Mara Thomas" w:date="2021-12-12T19:48:00Z">
        <w:r w:rsidR="004640BA" w:rsidRPr="006D69C5" w:rsidDel="00C17088">
          <w:rPr>
            <w:rFonts w:eastAsia="Times New Roman" w:cstheme="minorHAnsi"/>
            <w:color w:val="000000"/>
            <w:lang w:val="en-US"/>
          </w:rPr>
          <w:delText>.</w:delText>
        </w:r>
      </w:del>
      <w:r w:rsidR="004640BA" w:rsidRPr="006D69C5">
        <w:rPr>
          <w:rFonts w:eastAsia="Times New Roman" w:cstheme="minorHAnsi"/>
          <w:color w:val="000000"/>
          <w:lang w:val="en-US"/>
        </w:rPr>
        <w:t xml:space="preserve"> </w:t>
      </w:r>
      <w:del w:id="285" w:author="Mara Thomas" w:date="2021-12-12T19:48:00Z">
        <w:r w:rsidR="004640BA" w:rsidRPr="006D69C5" w:rsidDel="00C17088">
          <w:rPr>
            <w:rFonts w:eastAsia="Times New Roman" w:cstheme="minorHAnsi"/>
            <w:color w:val="000000"/>
            <w:lang w:val="en-US"/>
          </w:rPr>
          <w:delText xml:space="preserve">These are </w:delText>
        </w:r>
      </w:del>
      <w:r w:rsidR="004640BA" w:rsidRPr="006D69C5">
        <w:rPr>
          <w:rFonts w:eastAsia="Times New Roman" w:cstheme="minorHAnsi"/>
          <w:color w:val="000000"/>
          <w:lang w:val="en-US"/>
        </w:rPr>
        <w:t xml:space="preserve">times when meerkats are foraging freely within their territory and are </w:t>
      </w:r>
      <w:del w:id="286" w:author="Mara Thomas" w:date="2021-12-12T19:48:00Z">
        <w:r w:rsidR="004640BA" w:rsidRPr="006D69C5" w:rsidDel="00C17088">
          <w:rPr>
            <w:rFonts w:eastAsia="Times New Roman" w:cstheme="minorHAnsi"/>
            <w:color w:val="000000"/>
            <w:lang w:val="en-US"/>
          </w:rPr>
          <w:delText xml:space="preserve">usually </w:delText>
        </w:r>
      </w:del>
      <w:r w:rsidR="004640BA" w:rsidRPr="006D69C5">
        <w:rPr>
          <w:rFonts w:eastAsia="Times New Roman" w:cstheme="minorHAnsi"/>
          <w:color w:val="000000"/>
          <w:lang w:val="en-US"/>
        </w:rPr>
        <w:t>the most active</w:t>
      </w:r>
      <w:ins w:id="287" w:author="Mara Thomas" w:date="2021-12-12T19:48:00Z">
        <w:r w:rsidR="00C17088">
          <w:rPr>
            <w:rFonts w:eastAsia="Times New Roman" w:cstheme="minorHAnsi"/>
            <w:color w:val="000000"/>
            <w:lang w:val="en-US"/>
          </w:rPr>
          <w:t>)</w:t>
        </w:r>
      </w:ins>
      <w:r w:rsidR="004640BA" w:rsidRPr="006D69C5">
        <w:rPr>
          <w:rFonts w:eastAsia="Times New Roman" w:cstheme="minorHAnsi"/>
          <w:color w:val="000000"/>
          <w:lang w:val="en-US"/>
        </w:rPr>
        <w:t>.</w:t>
      </w:r>
      <w:r w:rsidR="0047277B" w:rsidRPr="006D69C5">
        <w:rPr>
          <w:rFonts w:eastAsia="Times New Roman" w:cstheme="minorHAnsi"/>
          <w:color w:val="000000"/>
          <w:lang w:val="en-US"/>
        </w:rPr>
        <w:t xml:space="preserve"> 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days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X for detailed information on group composition and deployment timing.</w:t>
      </w:r>
    </w:p>
    <w:p w14:paraId="0EC5F9D0" w14:textId="5489F714" w:rsidR="00FA6DD8" w:rsidRDefault="009249ED" w:rsidP="009249ED">
      <w:pPr>
        <w:spacing w:before="320" w:after="80" w:line="360" w:lineRule="auto"/>
        <w:jc w:val="both"/>
        <w:outlineLvl w:val="2"/>
        <w:rPr>
          <w:ins w:id="288" w:author="Mara Thomas" w:date="2021-12-12T19:56:00Z"/>
          <w:rFonts w:eastAsia="Times New Roman" w:cstheme="minorHAnsi"/>
          <w:i/>
          <w:color w:val="434343"/>
          <w:lang w:val="en-US"/>
        </w:rPr>
      </w:pPr>
      <w:r w:rsidRPr="006D69C5">
        <w:rPr>
          <w:rFonts w:eastAsia="Times New Roman" w:cstheme="minorHAnsi"/>
          <w:i/>
          <w:color w:val="434343"/>
          <w:lang w:val="en-US"/>
        </w:rPr>
        <w:t>Focal recordings of untagged individuals</w:t>
      </w:r>
      <w:r w:rsidR="003C106C" w:rsidRPr="006D69C5">
        <w:rPr>
          <w:rFonts w:eastAsia="Times New Roman" w:cstheme="minorHAnsi"/>
          <w:i/>
          <w:color w:val="434343"/>
          <w:lang w:val="en-US"/>
        </w:rPr>
        <w:t xml:space="preserve"> </w:t>
      </w:r>
      <w:del w:id="289" w:author="Mara Thomas" w:date="2021-12-12T20:01:00Z">
        <w:r w:rsidR="003C106C" w:rsidRPr="006D69C5" w:rsidDel="00225F13">
          <w:rPr>
            <w:rFonts w:eastAsia="Times New Roman" w:cstheme="minorHAnsi"/>
            <w:i/>
            <w:color w:val="434343"/>
            <w:lang w:val="en-US"/>
          </w:rPr>
          <w:delText>and scans</w:delText>
        </w:r>
      </w:del>
    </w:p>
    <w:p w14:paraId="4CFA6FF6" w14:textId="223EA21A" w:rsidR="009249ED" w:rsidRPr="006D69C5" w:rsidDel="00FA6DD8" w:rsidRDefault="00FA6DD8" w:rsidP="009249ED">
      <w:pPr>
        <w:spacing w:before="320" w:after="80" w:line="360" w:lineRule="auto"/>
        <w:jc w:val="both"/>
        <w:outlineLvl w:val="2"/>
        <w:rPr>
          <w:del w:id="290" w:author="Mara Thomas" w:date="2021-12-12T19:57:00Z"/>
          <w:rFonts w:eastAsia="Times New Roman" w:cstheme="minorHAnsi"/>
          <w:b/>
          <w:bCs/>
          <w:i/>
          <w:lang w:val="en-US"/>
        </w:rPr>
      </w:pPr>
      <w:ins w:id="291" w:author="Mara Thomas" w:date="2021-12-12T19:56:00Z">
        <w:r>
          <w:rPr>
            <w:rFonts w:eastAsia="Times New Roman" w:cstheme="minorHAnsi"/>
            <w:color w:val="000000"/>
            <w:lang w:val="en-US"/>
          </w:rPr>
          <w:t xml:space="preserve">Due to their small size, </w:t>
        </w:r>
      </w:ins>
      <w:ins w:id="292" w:author="Mara Thomas" w:date="2021-12-12T19:57:00Z">
        <w:r>
          <w:rPr>
            <w:rFonts w:eastAsia="Times New Roman" w:cstheme="minorHAnsi"/>
            <w:color w:val="000000"/>
            <w:lang w:val="en-US"/>
          </w:rPr>
          <w:t xml:space="preserve">some </w:t>
        </w:r>
      </w:ins>
      <w:ins w:id="293" w:author="Mara Thomas" w:date="2021-12-12T19:56:00Z">
        <w:r>
          <w:rPr>
            <w:rFonts w:eastAsia="Times New Roman" w:cstheme="minorHAnsi"/>
            <w:color w:val="000000"/>
            <w:lang w:val="en-US"/>
          </w:rPr>
          <w:t xml:space="preserve">juvenile </w:t>
        </w:r>
        <w:r w:rsidRPr="006D69C5">
          <w:rPr>
            <w:rFonts w:eastAsia="Times New Roman" w:cstheme="minorHAnsi"/>
            <w:color w:val="000000"/>
            <w:lang w:val="en-US"/>
          </w:rPr>
          <w:t xml:space="preserve">individuals </w:t>
        </w:r>
        <w:r>
          <w:rPr>
            <w:rFonts w:eastAsia="Times New Roman" w:cstheme="minorHAnsi"/>
            <w:color w:val="000000"/>
            <w:lang w:val="en-US"/>
          </w:rPr>
          <w:t>could not be</w:t>
        </w:r>
        <w:r w:rsidRPr="006D69C5">
          <w:rPr>
            <w:rFonts w:eastAsia="Times New Roman" w:cstheme="minorHAnsi"/>
            <w:color w:val="000000"/>
            <w:lang w:val="en-US"/>
          </w:rPr>
          <w:t xml:space="preserve"> </w:t>
        </w:r>
        <w:r>
          <w:rPr>
            <w:rFonts w:eastAsia="Times New Roman" w:cstheme="minorHAnsi"/>
            <w:color w:val="000000"/>
            <w:lang w:val="en-US"/>
          </w:rPr>
          <w:t xml:space="preserve">collared </w:t>
        </w:r>
      </w:ins>
      <w:ins w:id="294" w:author="Mara Thomas" w:date="2021-12-12T19:57:00Z">
        <w:r>
          <w:rPr>
            <w:rFonts w:eastAsia="Times New Roman" w:cstheme="minorHAnsi"/>
            <w:color w:val="000000"/>
            <w:lang w:val="en-US"/>
          </w:rPr>
          <w:t>and their movements were thus recorded by human observers.</w:t>
        </w:r>
      </w:ins>
    </w:p>
    <w:p w14:paraId="11D4636F" w14:textId="7B4C57CC" w:rsidR="00225F13" w:rsidRDefault="009249ED" w:rsidP="00FA6DD8">
      <w:pPr>
        <w:spacing w:before="320" w:after="80" w:line="360" w:lineRule="auto"/>
        <w:jc w:val="both"/>
        <w:outlineLvl w:val="2"/>
        <w:rPr>
          <w:ins w:id="295" w:author="Mara Thomas" w:date="2021-12-12T20:01:00Z"/>
          <w:rFonts w:eastAsia="Times New Roman" w:cstheme="minorHAnsi"/>
          <w:color w:val="000000"/>
          <w:lang w:val="en-US"/>
        </w:rPr>
      </w:pPr>
      <w:commentRangeStart w:id="296"/>
      <w:del w:id="297" w:author="Mara Thomas" w:date="2021-12-12T19:57:00Z">
        <w:r w:rsidRPr="006D69C5" w:rsidDel="00FA6DD8">
          <w:rPr>
            <w:rFonts w:eastAsia="Times New Roman" w:cstheme="minorHAnsi"/>
            <w:color w:val="000000"/>
            <w:lang w:val="en-US"/>
          </w:rPr>
          <w:delText xml:space="preserve">Some </w:delText>
        </w:r>
        <w:commentRangeEnd w:id="296"/>
        <w:r w:rsidR="00131451" w:rsidDel="00FA6DD8">
          <w:rPr>
            <w:rStyle w:val="Kommentarzeichen"/>
            <w:lang w:val="en-CA" w:bidi="he-IL"/>
          </w:rPr>
          <w:commentReference w:id="296"/>
        </w:r>
        <w:r w:rsidRPr="006D69C5" w:rsidDel="00FA6DD8">
          <w:rPr>
            <w:rFonts w:eastAsia="Times New Roman" w:cstheme="minorHAnsi"/>
            <w:color w:val="000000"/>
            <w:lang w:val="en-US"/>
          </w:rPr>
          <w:delText>non-juvenile individuals that could not be collared via the methods described above were instead continuously recorded by a human observer.</w:delText>
        </w:r>
      </w:del>
      <w:r w:rsidRPr="006D69C5">
        <w:rPr>
          <w:rFonts w:eastAsia="Times New Roman" w:cstheme="minorHAnsi"/>
          <w:color w:val="000000"/>
          <w:lang w:val="en-US"/>
        </w:rPr>
        <w:t xml:space="preserve"> A GPS tag equivalent to those deployed in collars was strapped to the end of a telescopic pole and thus kept within 1 meter of the </w:t>
      </w:r>
      <w:del w:id="298" w:author="Mara Thomas" w:date="2021-12-12T19:57:00Z">
        <w:r w:rsidRPr="006D69C5" w:rsidDel="00FA6DD8">
          <w:rPr>
            <w:rFonts w:eastAsia="Times New Roman" w:cstheme="minorHAnsi"/>
            <w:color w:val="000000"/>
            <w:lang w:val="en-US"/>
          </w:rPr>
          <w:delText>foraging meerkat</w:delText>
        </w:r>
      </w:del>
      <w:ins w:id="299" w:author="Mara Thomas" w:date="2021-12-12T19:57:00Z">
        <w:r w:rsidR="00FA6DD8">
          <w:rPr>
            <w:rFonts w:eastAsia="Times New Roman" w:cstheme="minorHAnsi"/>
            <w:color w:val="000000"/>
            <w:lang w:val="en-US"/>
          </w:rPr>
          <w:t>juvenile</w:t>
        </w:r>
      </w:ins>
      <w:r w:rsidRPr="006D69C5">
        <w:rPr>
          <w:rFonts w:eastAsia="Times New Roman" w:cstheme="minorHAnsi"/>
          <w:color w:val="000000"/>
          <w:lang w:val="en-US"/>
        </w:rPr>
        <w:t xml:space="preserve"> for the duration of each session.</w:t>
      </w:r>
      <w:r w:rsidR="00172D8C" w:rsidRPr="006D69C5">
        <w:rPr>
          <w:rFonts w:eastAsia="Times New Roman" w:cstheme="minorHAnsi"/>
          <w:color w:val="000000"/>
          <w:lang w:val="en-US"/>
        </w:rPr>
        <w:t xml:space="preserve"> At the same time, the observer was vocally describing the </w:t>
      </w:r>
      <w:del w:id="300" w:author="Mara Thomas" w:date="2021-12-12T19:49:00Z">
        <w:r w:rsidR="00172D8C" w:rsidRPr="006D69C5" w:rsidDel="00131451">
          <w:rPr>
            <w:rFonts w:eastAsia="Times New Roman" w:cstheme="minorHAnsi"/>
            <w:color w:val="000000"/>
            <w:lang w:val="en-US"/>
          </w:rPr>
          <w:delText xml:space="preserve">focal </w:delText>
        </w:r>
      </w:del>
      <w:r w:rsidR="00172D8C" w:rsidRPr="006D69C5">
        <w:rPr>
          <w:rFonts w:eastAsia="Times New Roman" w:cstheme="minorHAnsi"/>
          <w:color w:val="000000"/>
          <w:lang w:val="en-US"/>
        </w:rPr>
        <w:t xml:space="preserve">meerkat’s behavior in a handheld </w:t>
      </w:r>
      <w:r w:rsidR="00172D8C" w:rsidRPr="006D69C5">
        <w:rPr>
          <w:rFonts w:eastAsia="Times New Roman" w:cstheme="minorHAnsi"/>
          <w:color w:val="000000"/>
          <w:lang w:val="en-US"/>
        </w:rPr>
        <w:lastRenderedPageBreak/>
        <w:t>microphone</w:t>
      </w:r>
      <w:del w:id="301" w:author="Mara Thomas" w:date="2021-12-12T19:57:00Z">
        <w:r w:rsidR="00172D8C" w:rsidRPr="006D69C5" w:rsidDel="00FA6DD8">
          <w:rPr>
            <w:rFonts w:eastAsia="Times New Roman" w:cstheme="minorHAnsi"/>
            <w:color w:val="000000"/>
            <w:lang w:val="en-US"/>
          </w:rPr>
          <w:delText xml:space="preserve">, including occasional moments when it was getting out of range of the </w:delText>
        </w:r>
        <w:r w:rsidR="002A6DA1" w:rsidRPr="006D69C5" w:rsidDel="00FA6DD8">
          <w:rPr>
            <w:rFonts w:eastAsia="Times New Roman" w:cstheme="minorHAnsi"/>
            <w:color w:val="000000"/>
            <w:lang w:val="en-US"/>
          </w:rPr>
          <w:delText>pole so that these portions could be removed from the recorded trajectories</w:delText>
        </w:r>
      </w:del>
      <w:r w:rsidR="002A6DA1" w:rsidRPr="006D69C5">
        <w:rPr>
          <w:rFonts w:eastAsia="Times New Roman" w:cstheme="minorHAnsi"/>
          <w:color w:val="000000"/>
          <w:lang w:val="en-US"/>
        </w:rPr>
        <w:t xml:space="preserve">. </w:t>
      </w:r>
      <w:r w:rsidR="00457A6B" w:rsidRPr="006D69C5">
        <w:rPr>
          <w:rFonts w:eastAsia="Times New Roman" w:cstheme="minorHAnsi"/>
          <w:color w:val="000000"/>
          <w:lang w:val="en-US"/>
        </w:rPr>
        <w:t>We then</w:t>
      </w:r>
      <w:r w:rsidRPr="006D69C5">
        <w:rPr>
          <w:rFonts w:eastAsia="Times New Roman" w:cstheme="minorHAnsi"/>
          <w:color w:val="000000"/>
          <w:lang w:val="en-US"/>
        </w:rPr>
        <w:t xml:space="preserve"> processed</w:t>
      </w:r>
      <w:r w:rsidR="00457A6B" w:rsidRPr="006D69C5">
        <w:rPr>
          <w:rFonts w:eastAsia="Times New Roman" w:cstheme="minorHAnsi"/>
          <w:color w:val="000000"/>
          <w:lang w:val="en-US"/>
        </w:rPr>
        <w:t xml:space="preserve"> the data of the uncollared</w:t>
      </w:r>
      <w:r w:rsidRPr="006D69C5">
        <w:rPr>
          <w:rFonts w:eastAsia="Times New Roman" w:cstheme="minorHAnsi"/>
          <w:color w:val="000000"/>
          <w:lang w:val="en-US"/>
        </w:rPr>
        <w:t xml:space="preserve"> exactly in the same way as </w:t>
      </w:r>
      <w:r w:rsidR="00457A6B" w:rsidRPr="006D69C5">
        <w:rPr>
          <w:rFonts w:eastAsia="Times New Roman" w:cstheme="minorHAnsi"/>
          <w:color w:val="000000"/>
          <w:lang w:val="en-US"/>
        </w:rPr>
        <w:t>data from meerkats wearing a</w:t>
      </w:r>
      <w:r w:rsidRPr="006D69C5">
        <w:rPr>
          <w:rFonts w:eastAsia="Times New Roman" w:cstheme="minorHAnsi"/>
          <w:color w:val="000000"/>
          <w:lang w:val="en-US"/>
        </w:rPr>
        <w:t xml:space="preserve"> collar</w:t>
      </w:r>
      <w:r w:rsidR="00C12072" w:rsidRPr="006D69C5">
        <w:rPr>
          <w:rFonts w:eastAsia="Times New Roman" w:cstheme="minorHAnsi"/>
          <w:color w:val="000000"/>
          <w:lang w:val="en-US"/>
        </w:rPr>
        <w:t xml:space="preserve"> (see below)</w:t>
      </w:r>
      <w:r w:rsidRPr="006D69C5">
        <w:rPr>
          <w:rFonts w:eastAsia="Times New Roman" w:cstheme="minorHAnsi"/>
          <w:color w:val="000000"/>
          <w:lang w:val="en-US"/>
        </w:rPr>
        <w:t>.</w:t>
      </w:r>
      <w:r w:rsidR="003C106C" w:rsidRPr="006D69C5">
        <w:rPr>
          <w:rFonts w:eastAsia="Times New Roman" w:cstheme="minorHAnsi"/>
          <w:color w:val="000000"/>
          <w:lang w:val="en-US"/>
        </w:rPr>
        <w:t xml:space="preserve"> </w:t>
      </w:r>
    </w:p>
    <w:p w14:paraId="3AD120B9" w14:textId="616A7E2D" w:rsidR="00225F13" w:rsidRPr="00225F13" w:rsidRDefault="00225F13" w:rsidP="00FA6DD8">
      <w:pPr>
        <w:spacing w:before="320" w:after="80" w:line="360" w:lineRule="auto"/>
        <w:jc w:val="both"/>
        <w:outlineLvl w:val="2"/>
        <w:rPr>
          <w:ins w:id="302" w:author="Mara Thomas" w:date="2021-12-12T19:58:00Z"/>
          <w:rFonts w:eastAsia="Times New Roman" w:cstheme="minorHAnsi"/>
          <w:i/>
          <w:color w:val="434343"/>
          <w:lang w:val="en-US"/>
          <w:rPrChange w:id="303" w:author="Mara Thomas" w:date="2021-12-12T20:01:00Z">
            <w:rPr>
              <w:ins w:id="304" w:author="Mara Thomas" w:date="2021-12-12T19:58:00Z"/>
              <w:rFonts w:eastAsia="Times New Roman" w:cstheme="minorHAnsi"/>
              <w:color w:val="000000"/>
              <w:lang w:val="en-US"/>
            </w:rPr>
          </w:rPrChange>
        </w:rPr>
      </w:pPr>
      <w:ins w:id="305" w:author="Mara Thomas" w:date="2021-12-12T20:01:00Z">
        <w:r>
          <w:rPr>
            <w:rFonts w:eastAsia="Times New Roman" w:cstheme="minorHAnsi"/>
            <w:i/>
            <w:color w:val="434343"/>
            <w:lang w:val="en-US"/>
          </w:rPr>
          <w:t>S</w:t>
        </w:r>
        <w:r w:rsidRPr="006D69C5">
          <w:rPr>
            <w:rFonts w:eastAsia="Times New Roman" w:cstheme="minorHAnsi"/>
            <w:i/>
            <w:color w:val="434343"/>
            <w:lang w:val="en-US"/>
          </w:rPr>
          <w:t>cans</w:t>
        </w:r>
      </w:ins>
    </w:p>
    <w:p w14:paraId="1639E847" w14:textId="77777777" w:rsidR="00225F13" w:rsidRDefault="003C106C" w:rsidP="00FA6DD8">
      <w:pPr>
        <w:spacing w:before="320" w:after="80" w:line="360" w:lineRule="auto"/>
        <w:jc w:val="both"/>
        <w:outlineLvl w:val="2"/>
        <w:rPr>
          <w:ins w:id="306" w:author="Mara Thomas" w:date="2021-12-12T20:01:00Z"/>
          <w:rFonts w:eastAsia="Times New Roman" w:cstheme="minorHAnsi"/>
          <w:color w:val="000000"/>
          <w:lang w:val="en-US"/>
        </w:rPr>
      </w:pPr>
      <w:del w:id="307" w:author="Mara Thomas" w:date="2021-12-12T20:01:00Z">
        <w:r w:rsidRPr="006D69C5" w:rsidDel="00225F13">
          <w:rPr>
            <w:rFonts w:eastAsia="Times New Roman" w:cstheme="minorHAnsi"/>
            <w:color w:val="000000"/>
            <w:lang w:val="en-US"/>
          </w:rPr>
          <w:delText>Another person perform</w:delText>
        </w:r>
        <w:r w:rsidR="00457A6B" w:rsidRPr="006D69C5" w:rsidDel="00225F13">
          <w:rPr>
            <w:rFonts w:eastAsia="Times New Roman" w:cstheme="minorHAnsi"/>
            <w:color w:val="000000"/>
            <w:lang w:val="en-US"/>
          </w:rPr>
          <w:delText>ed</w:delText>
        </w:r>
      </w:del>
      <w:ins w:id="308" w:author="Mara Thomas" w:date="2021-12-12T20:01:00Z">
        <w:r w:rsidR="00225F13">
          <w:rPr>
            <w:rFonts w:eastAsia="Times New Roman" w:cstheme="minorHAnsi"/>
            <w:color w:val="000000"/>
            <w:lang w:val="en-US"/>
          </w:rPr>
          <w:t>We noted the occurrence o</w:t>
        </w:r>
      </w:ins>
      <w:del w:id="309" w:author="Mara Thomas" w:date="2021-12-12T20:01:00Z">
        <w:r w:rsidRPr="006D69C5" w:rsidDel="00225F13">
          <w:rPr>
            <w:rFonts w:eastAsia="Times New Roman" w:cstheme="minorHAnsi"/>
            <w:color w:val="000000"/>
            <w:lang w:val="en-US"/>
          </w:rPr>
          <w:delText xml:space="preserve"> scans by noting in a tablet whe</w:delText>
        </w:r>
      </w:del>
      <w:ins w:id="310" w:author="Mara Thomas" w:date="2021-12-12T20:01:00Z">
        <w:r w:rsidR="00225F13">
          <w:rPr>
            <w:rFonts w:eastAsia="Times New Roman" w:cstheme="minorHAnsi"/>
            <w:color w:val="000000"/>
            <w:lang w:val="en-US"/>
          </w:rPr>
          <w:t>f</w:t>
        </w:r>
      </w:ins>
      <w:del w:id="311" w:author="Mara Thomas" w:date="2021-12-12T20:01:00Z">
        <w:r w:rsidRPr="006D69C5" w:rsidDel="00225F13">
          <w:rPr>
            <w:rFonts w:eastAsia="Times New Roman" w:cstheme="minorHAnsi"/>
            <w:color w:val="000000"/>
            <w:lang w:val="en-US"/>
          </w:rPr>
          <w:delText>n</w:delText>
        </w:r>
      </w:del>
      <w:r w:rsidRPr="006D69C5">
        <w:rPr>
          <w:rFonts w:eastAsia="Times New Roman" w:cstheme="minorHAnsi"/>
          <w:color w:val="000000"/>
          <w:lang w:val="en-US"/>
        </w:rPr>
        <w:t xml:space="preserve"> specific events </w:t>
      </w:r>
      <w:ins w:id="312" w:author="Mara Thomas" w:date="2021-12-12T20:01:00Z">
        <w:r w:rsidR="00225F13">
          <w:rPr>
            <w:rFonts w:eastAsia="Times New Roman" w:cstheme="minorHAnsi"/>
            <w:color w:val="000000"/>
            <w:lang w:val="en-US"/>
          </w:rPr>
          <w:t xml:space="preserve">(e.g. </w:t>
        </w:r>
      </w:ins>
      <w:del w:id="313" w:author="Mara Thomas" w:date="2021-12-12T20:01:00Z">
        <w:r w:rsidRPr="006D69C5" w:rsidDel="00225F13">
          <w:rPr>
            <w:rFonts w:eastAsia="Times New Roman" w:cstheme="minorHAnsi"/>
            <w:color w:val="000000"/>
            <w:lang w:val="en-US"/>
          </w:rPr>
          <w:delText>would happen</w:delText>
        </w:r>
        <w:r w:rsidR="002A6DA1" w:rsidRPr="006D69C5" w:rsidDel="00225F13">
          <w:rPr>
            <w:rFonts w:eastAsia="Times New Roman" w:cstheme="minorHAnsi"/>
            <w:color w:val="000000"/>
            <w:lang w:val="en-US"/>
          </w:rPr>
          <w:delText xml:space="preserve"> </w:delText>
        </w:r>
        <w:r w:rsidR="005D4E8D" w:rsidRPr="006D69C5" w:rsidDel="00225F13">
          <w:rPr>
            <w:rFonts w:eastAsia="Times New Roman" w:cstheme="minorHAnsi"/>
            <w:color w:val="000000"/>
            <w:lang w:val="en-US"/>
          </w:rPr>
          <w:delText xml:space="preserve">on an all-occurrence basis </w:delText>
        </w:r>
        <w:r w:rsidRPr="006D69C5" w:rsidDel="00225F13">
          <w:rPr>
            <w:rFonts w:eastAsia="Times New Roman" w:cstheme="minorHAnsi"/>
            <w:color w:val="000000"/>
            <w:lang w:val="en-US"/>
          </w:rPr>
          <w:delText>(</w:delText>
        </w:r>
      </w:del>
      <w:r w:rsidRPr="006D69C5">
        <w:rPr>
          <w:rFonts w:eastAsia="Times New Roman" w:cstheme="minorHAnsi"/>
          <w:color w:val="000000"/>
          <w:lang w:val="en-US"/>
        </w:rPr>
        <w:t>predator alarm, encounter with another group, etc…).</w:t>
      </w:r>
    </w:p>
    <w:p w14:paraId="77D68698" w14:textId="78B70812" w:rsidR="00225F13" w:rsidRPr="00225F13" w:rsidRDefault="00225F13" w:rsidP="00FA6DD8">
      <w:pPr>
        <w:spacing w:before="320" w:after="80" w:line="360" w:lineRule="auto"/>
        <w:jc w:val="both"/>
        <w:outlineLvl w:val="2"/>
        <w:rPr>
          <w:ins w:id="314" w:author="Mara Thomas" w:date="2021-12-12T20:01:00Z"/>
          <w:rFonts w:eastAsia="Times New Roman" w:cstheme="minorHAnsi"/>
          <w:i/>
          <w:iCs/>
          <w:color w:val="000000"/>
          <w:lang w:val="en-US"/>
          <w:rPrChange w:id="315" w:author="Mara Thomas" w:date="2021-12-12T20:02:00Z">
            <w:rPr>
              <w:ins w:id="316" w:author="Mara Thomas" w:date="2021-12-12T20:01:00Z"/>
              <w:rFonts w:eastAsia="Times New Roman" w:cstheme="minorHAnsi"/>
              <w:color w:val="000000"/>
              <w:lang w:val="en-US"/>
            </w:rPr>
          </w:rPrChange>
        </w:rPr>
      </w:pPr>
      <w:ins w:id="317" w:author="Mara Thomas" w:date="2021-12-12T20:04:00Z">
        <w:r>
          <w:rPr>
            <w:rFonts w:eastAsia="Times New Roman" w:cstheme="minorHAnsi"/>
            <w:i/>
            <w:iCs/>
            <w:color w:val="000000"/>
            <w:lang w:val="en-US"/>
          </w:rPr>
          <w:t>Incomplete group recordings</w:t>
        </w:r>
      </w:ins>
    </w:p>
    <w:p w14:paraId="47E13F58" w14:textId="3BDEA93F" w:rsidR="00225F13" w:rsidRPr="006D69C5" w:rsidRDefault="00225F13" w:rsidP="00225F13">
      <w:pPr>
        <w:spacing w:before="240" w:after="240" w:line="360" w:lineRule="auto"/>
        <w:jc w:val="both"/>
        <w:rPr>
          <w:moveTo w:id="318" w:author="Mara Thomas" w:date="2021-12-12T20:03:00Z"/>
          <w:rFonts w:eastAsia="Times New Roman" w:cstheme="minorHAnsi"/>
          <w:color w:val="000000"/>
          <w:lang w:val="en-US"/>
        </w:rPr>
      </w:pPr>
      <w:ins w:id="319" w:author="Mara Thomas" w:date="2021-12-12T20:02:00Z">
        <w:r>
          <w:rPr>
            <w:rFonts w:eastAsia="Times New Roman" w:cstheme="minorHAnsi"/>
            <w:color w:val="000000"/>
            <w:lang w:val="en-US"/>
          </w:rPr>
          <w:t xml:space="preserve">Due to GPS tag battery failure and unsuccessful collaring attempts, </w:t>
        </w:r>
      </w:ins>
      <w:del w:id="320" w:author="Mara Thomas" w:date="2021-12-12T20:02:00Z">
        <w:r w:rsidR="00D31AE1" w:rsidRPr="006D69C5" w:rsidDel="00225F13">
          <w:rPr>
            <w:rFonts w:eastAsia="Times New Roman" w:cstheme="minorHAnsi"/>
            <w:color w:val="000000"/>
            <w:lang w:val="en-US"/>
          </w:rPr>
          <w:delText xml:space="preserve"> The numbers of meerkats which could be focal-followed depended on the number of persons available</w:delText>
        </w:r>
        <w:r w:rsidR="009035B2" w:rsidRPr="006D69C5" w:rsidDel="00225F13">
          <w:rPr>
            <w:rFonts w:eastAsia="Times New Roman" w:cstheme="minorHAnsi"/>
            <w:color w:val="000000"/>
            <w:lang w:val="en-US"/>
          </w:rPr>
          <w:delText xml:space="preserve"> (never more than 3)</w:delText>
        </w:r>
        <w:r w:rsidR="00D31AE1" w:rsidRPr="006D69C5" w:rsidDel="00225F13">
          <w:rPr>
            <w:rFonts w:eastAsia="Times New Roman" w:cstheme="minorHAnsi"/>
            <w:color w:val="000000"/>
            <w:lang w:val="en-US"/>
          </w:rPr>
          <w:delText xml:space="preserve">, therefore </w:delText>
        </w:r>
        <w:r w:rsidR="00457A6B" w:rsidRPr="006D69C5" w:rsidDel="00225F13">
          <w:rPr>
            <w:rFonts w:eastAsia="Times New Roman" w:cstheme="minorHAnsi"/>
            <w:color w:val="000000"/>
            <w:lang w:val="en-US"/>
          </w:rPr>
          <w:delText>n</w:delText>
        </w:r>
      </w:del>
      <w:ins w:id="321" w:author="Mara Thomas" w:date="2021-12-12T20:02:00Z">
        <w:r>
          <w:rPr>
            <w:rFonts w:eastAsia="Times New Roman" w:cstheme="minorHAnsi"/>
            <w:color w:val="000000"/>
            <w:lang w:val="en-US"/>
          </w:rPr>
          <w:t>n</w:t>
        </w:r>
      </w:ins>
      <w:r w:rsidR="00457A6B" w:rsidRPr="006D69C5">
        <w:rPr>
          <w:rFonts w:eastAsia="Times New Roman" w:cstheme="minorHAnsi"/>
          <w:color w:val="000000"/>
          <w:lang w:val="en-US"/>
        </w:rPr>
        <w:t xml:space="preserve">ot every </w:t>
      </w:r>
      <w:del w:id="322" w:author="Mara Thomas" w:date="2021-12-12T20:04:00Z">
        <w:r w:rsidR="00457A6B" w:rsidRPr="006D69C5" w:rsidDel="00225F13">
          <w:rPr>
            <w:rFonts w:eastAsia="Times New Roman" w:cstheme="minorHAnsi"/>
            <w:color w:val="000000"/>
            <w:lang w:val="en-US"/>
          </w:rPr>
          <w:delText>non-juvenile</w:delText>
        </w:r>
      </w:del>
      <w:ins w:id="323" w:author="Mara Thomas" w:date="2021-12-12T20:04:00Z">
        <w:r>
          <w:rPr>
            <w:rFonts w:eastAsia="Times New Roman" w:cstheme="minorHAnsi"/>
            <w:color w:val="000000"/>
            <w:lang w:val="en-US"/>
          </w:rPr>
          <w:t>adult meerkat group member</w:t>
        </w:r>
      </w:ins>
      <w:r w:rsidR="00457A6B" w:rsidRPr="006D69C5">
        <w:rPr>
          <w:rFonts w:eastAsia="Times New Roman" w:cstheme="minorHAnsi"/>
          <w:color w:val="000000"/>
          <w:lang w:val="en-US"/>
        </w:rPr>
        <w:t xml:space="preserve"> </w:t>
      </w:r>
      <w:del w:id="324" w:author="Mara Thomas" w:date="2021-12-12T20:02:00Z">
        <w:r w:rsidR="00457A6B" w:rsidRPr="006D69C5" w:rsidDel="00225F13">
          <w:rPr>
            <w:rFonts w:eastAsia="Times New Roman" w:cstheme="minorHAnsi"/>
            <w:color w:val="000000"/>
            <w:lang w:val="en-US"/>
          </w:rPr>
          <w:delText>could be</w:delText>
        </w:r>
      </w:del>
      <w:ins w:id="325" w:author="Mara Thomas" w:date="2021-12-12T20:02:00Z">
        <w:r>
          <w:rPr>
            <w:rFonts w:eastAsia="Times New Roman" w:cstheme="minorHAnsi"/>
            <w:color w:val="000000"/>
            <w:lang w:val="en-US"/>
          </w:rPr>
          <w:t>was</w:t>
        </w:r>
      </w:ins>
      <w:r w:rsidR="00457A6B" w:rsidRPr="006D69C5">
        <w:rPr>
          <w:rFonts w:eastAsia="Times New Roman" w:cstheme="minorHAnsi"/>
          <w:color w:val="000000"/>
          <w:lang w:val="en-US"/>
        </w:rPr>
        <w:t xml:space="preserve"> recorded </w:t>
      </w:r>
      <w:del w:id="326" w:author="Mara Thomas" w:date="2021-12-12T20:02:00Z">
        <w:r w:rsidR="00457A6B" w:rsidRPr="006D69C5" w:rsidDel="00225F13">
          <w:rPr>
            <w:rFonts w:eastAsia="Times New Roman" w:cstheme="minorHAnsi"/>
            <w:color w:val="000000"/>
            <w:lang w:val="en-US"/>
          </w:rPr>
          <w:delText xml:space="preserve">on </w:delText>
        </w:r>
      </w:del>
      <w:r w:rsidR="00457A6B" w:rsidRPr="006D69C5">
        <w:rPr>
          <w:rFonts w:eastAsia="Times New Roman" w:cstheme="minorHAnsi"/>
          <w:color w:val="000000"/>
          <w:lang w:val="en-US"/>
        </w:rPr>
        <w:t>every day</w:t>
      </w:r>
      <w:del w:id="327" w:author="Mara Thomas" w:date="2021-12-12T20:02:00Z">
        <w:r w:rsidR="00457A6B" w:rsidRPr="006D69C5" w:rsidDel="00225F13">
          <w:rPr>
            <w:rFonts w:eastAsia="Times New Roman" w:cstheme="minorHAnsi"/>
            <w:color w:val="000000"/>
            <w:lang w:val="en-US"/>
          </w:rPr>
          <w:delText>, especially as GPS tags started failing due to low battery towards the end of the deployment round.</w:delText>
        </w:r>
      </w:del>
      <w:ins w:id="328" w:author="Mara Thomas" w:date="2021-12-12T20:02:00Z">
        <w:r>
          <w:rPr>
            <w:rFonts w:eastAsia="Times New Roman" w:cstheme="minorHAnsi"/>
            <w:color w:val="000000"/>
            <w:lang w:val="en-US"/>
          </w:rPr>
          <w:t>.</w:t>
        </w:r>
      </w:ins>
      <w:ins w:id="329" w:author="Mara Thomas" w:date="2021-12-12T20:03:00Z">
        <w:r w:rsidRPr="00225F13">
          <w:rPr>
            <w:rFonts w:eastAsia="Times New Roman" w:cstheme="minorHAnsi"/>
            <w:color w:val="000000"/>
            <w:lang w:val="en-US"/>
          </w:rPr>
          <w:t xml:space="preserve"> </w:t>
        </w:r>
      </w:ins>
      <w:moveToRangeStart w:id="330" w:author="Mara Thomas" w:date="2021-12-12T20:03:00Z" w:name="move90231803"/>
      <w:moveTo w:id="331" w:author="Mara Thomas" w:date="2021-12-12T20:03:00Z">
        <w:r w:rsidRPr="006D69C5">
          <w:rPr>
            <w:rFonts w:eastAsia="Times New Roman" w:cstheme="minorHAnsi"/>
            <w:color w:val="000000"/>
            <w:lang w:val="en-US"/>
          </w:rPr>
          <w:t xml:space="preserve">Moments where fewer than 2/3 of the </w:t>
        </w:r>
        <w:del w:id="332" w:author="Mara Thomas" w:date="2021-12-12T20:05:00Z">
          <w:r w:rsidRPr="006D69C5" w:rsidDel="00225F13">
            <w:rPr>
              <w:rFonts w:eastAsia="Times New Roman" w:cstheme="minorHAnsi"/>
              <w:color w:val="000000"/>
              <w:lang w:val="en-US"/>
            </w:rPr>
            <w:delText>non-juveniles</w:delText>
          </w:r>
        </w:del>
      </w:moveTo>
      <w:ins w:id="333" w:author="Mara Thomas" w:date="2021-12-12T20:05:00Z">
        <w:r>
          <w:rPr>
            <w:rFonts w:eastAsia="Times New Roman" w:cstheme="minorHAnsi"/>
            <w:color w:val="000000"/>
            <w:lang w:val="en-US"/>
          </w:rPr>
          <w:t>adult group members</w:t>
        </w:r>
      </w:ins>
      <w:moveTo w:id="334" w:author="Mara Thomas" w:date="2021-12-12T20:03:00Z">
        <w:r w:rsidRPr="006D69C5">
          <w:rPr>
            <w:rFonts w:eastAsia="Times New Roman" w:cstheme="minorHAnsi"/>
            <w:color w:val="000000"/>
            <w:lang w:val="en-US"/>
          </w:rPr>
          <w:t xml:space="preserve"> </w:t>
        </w:r>
        <w:del w:id="335" w:author="Mara Thomas" w:date="2021-12-12T20:05:00Z">
          <w:r w:rsidRPr="006D69C5" w:rsidDel="00225F13">
            <w:rPr>
              <w:rFonts w:eastAsia="Times New Roman" w:cstheme="minorHAnsi"/>
              <w:color w:val="000000"/>
              <w:lang w:val="en-US"/>
            </w:rPr>
            <w:delText xml:space="preserve">present </w:delText>
          </w:r>
        </w:del>
        <w:r w:rsidRPr="006D69C5">
          <w:rPr>
            <w:rFonts w:eastAsia="Times New Roman" w:cstheme="minorHAnsi"/>
            <w:color w:val="000000"/>
            <w:lang w:val="en-US"/>
          </w:rPr>
          <w:t>were recorded were removed to reduce the impacts of “invisible” (untracked) individuals.</w:t>
        </w:r>
        <w:commentRangeStart w:id="336"/>
        <w:r w:rsidRPr="006D69C5">
          <w:rPr>
            <w:rFonts w:eastAsia="Times New Roman" w:cstheme="minorHAnsi"/>
            <w:color w:val="000000"/>
            <w:lang w:val="en-US"/>
          </w:rPr>
          <w:t xml:space="preserve"> </w:t>
        </w:r>
      </w:moveTo>
      <w:ins w:id="337" w:author="Mara Thomas" w:date="2021-12-12T20:05:00Z">
        <w:r>
          <w:rPr>
            <w:rFonts w:eastAsia="Times New Roman" w:cstheme="minorHAnsi"/>
            <w:color w:val="000000"/>
            <w:lang w:val="en-US"/>
          </w:rPr>
          <w:t>Missing juveniles was tolerated, as .. ?</w:t>
        </w:r>
        <w:commentRangeEnd w:id="336"/>
        <w:r>
          <w:rPr>
            <w:rStyle w:val="Kommentarzeichen"/>
            <w:lang w:val="en-CA" w:bidi="he-IL"/>
          </w:rPr>
          <w:commentReference w:id="336"/>
        </w:r>
      </w:ins>
    </w:p>
    <w:moveToRangeEnd w:id="330"/>
    <w:p w14:paraId="517D3F83" w14:textId="2747FDF8" w:rsidR="009249ED" w:rsidRPr="006D69C5" w:rsidDel="00225F13" w:rsidRDefault="009249ED" w:rsidP="00FA6DD8">
      <w:pPr>
        <w:spacing w:before="320" w:after="80" w:line="360" w:lineRule="auto"/>
        <w:jc w:val="both"/>
        <w:outlineLvl w:val="2"/>
        <w:rPr>
          <w:del w:id="338" w:author="Mara Thomas" w:date="2021-12-12T20:05:00Z"/>
          <w:rFonts w:eastAsia="Times New Roman" w:cstheme="minorHAnsi"/>
          <w:lang w:val="en-US"/>
        </w:rPr>
        <w:pPrChange w:id="339" w:author="Mara Thomas" w:date="2021-12-12T19:57:00Z">
          <w:pPr>
            <w:spacing w:after="0" w:line="360" w:lineRule="auto"/>
            <w:jc w:val="both"/>
          </w:pPr>
        </w:pPrChange>
      </w:pPr>
    </w:p>
    <w:p w14:paraId="56F48AD4" w14:textId="5BE384DC" w:rsidR="009249ED" w:rsidRPr="006D69C5" w:rsidRDefault="00307D2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663889FA" w14:textId="20F35767" w:rsidR="009249ED" w:rsidRPr="006D69C5" w:rsidRDefault="005D4E8D" w:rsidP="009249ED">
      <w:pPr>
        <w:spacing w:before="240" w:after="240" w:line="360" w:lineRule="auto"/>
        <w:jc w:val="both"/>
        <w:rPr>
          <w:rFonts w:eastAsia="Times New Roman" w:cstheme="minorHAnsi"/>
          <w:color w:val="000000"/>
          <w:lang w:val="en-US"/>
        </w:rPr>
      </w:pPr>
      <w:r w:rsidRPr="006D69C5">
        <w:rPr>
          <w:rFonts w:eastAsia="Times New Roman" w:cstheme="minorHAnsi"/>
          <w:color w:val="000000"/>
          <w:lang w:val="en-US"/>
        </w:rPr>
        <w:t>To increase GPS reliability and reduce sampling biases</w:t>
      </w:r>
      <w:ins w:id="340" w:author="Mara Thomas" w:date="2021-12-12T20:05:00Z">
        <w:r w:rsidR="00225F13">
          <w:rPr>
            <w:rFonts w:eastAsia="Times New Roman" w:cstheme="minorHAnsi"/>
            <w:color w:val="000000"/>
            <w:lang w:val="en-US"/>
          </w:rPr>
          <w:t>,</w:t>
        </w:r>
      </w:ins>
      <w:r w:rsidRPr="006D69C5">
        <w:rPr>
          <w:rFonts w:eastAsia="Times New Roman" w:cstheme="minorHAnsi"/>
          <w:color w:val="000000"/>
          <w:lang w:val="en-US"/>
        </w:rPr>
        <w:t xml:space="preserve"> we </w:t>
      </w:r>
      <w:del w:id="341" w:author="Mara Thomas" w:date="2021-12-12T20:06:00Z">
        <w:r w:rsidRPr="006D69C5" w:rsidDel="00225F13">
          <w:rPr>
            <w:rFonts w:eastAsia="Times New Roman" w:cstheme="minorHAnsi"/>
            <w:color w:val="000000"/>
            <w:lang w:val="en-US"/>
          </w:rPr>
          <w:delText>pre-processed the data before subsequent analyses</w:delText>
        </w:r>
        <w:r w:rsidR="00172D8C" w:rsidRPr="006D69C5" w:rsidDel="00225F13">
          <w:rPr>
            <w:rFonts w:eastAsia="Times New Roman" w:cstheme="minorHAnsi"/>
            <w:color w:val="000000"/>
            <w:lang w:val="en-US"/>
          </w:rPr>
          <w:delText>, by undertaking the following steps.</w:delText>
        </w:r>
      </w:del>
    </w:p>
    <w:p w14:paraId="16DEF3EC" w14:textId="0FC18185" w:rsidR="005D4E8D" w:rsidRPr="006D69C5" w:rsidRDefault="005D4E8D" w:rsidP="009249ED">
      <w:pPr>
        <w:spacing w:before="240" w:after="240" w:line="360" w:lineRule="auto"/>
        <w:jc w:val="both"/>
        <w:rPr>
          <w:rFonts w:eastAsia="Times New Roman" w:cstheme="minorHAnsi"/>
          <w:lang w:val="en-US"/>
        </w:rPr>
      </w:pPr>
      <w:del w:id="342" w:author="Mara Thomas" w:date="2021-12-12T20:06:00Z">
        <w:r w:rsidRPr="006D69C5" w:rsidDel="00225F13">
          <w:rPr>
            <w:rFonts w:eastAsia="Times New Roman" w:cstheme="minorHAnsi"/>
            <w:color w:val="000000"/>
            <w:lang w:val="en-US"/>
          </w:rPr>
          <w:delText xml:space="preserve">When GPS signals were not recorded continuously we </w:delText>
        </w:r>
      </w:del>
      <w:r w:rsidRPr="006D69C5">
        <w:rPr>
          <w:rFonts w:eastAsia="Times New Roman" w:cstheme="minorHAnsi"/>
          <w:color w:val="000000"/>
          <w:lang w:val="en-US"/>
        </w:rPr>
        <w:t xml:space="preserve">discarded all </w:t>
      </w:r>
      <w:del w:id="343" w:author="Mara Thomas" w:date="2021-12-12T20:00:00Z">
        <w:r w:rsidRPr="006D69C5" w:rsidDel="00225F13">
          <w:rPr>
            <w:rFonts w:eastAsia="Times New Roman" w:cstheme="minorHAnsi"/>
            <w:color w:val="000000"/>
            <w:lang w:val="en-US"/>
          </w:rPr>
          <w:delText xml:space="preserve">fixes </w:delText>
        </w:r>
      </w:del>
      <w:ins w:id="344" w:author="Mara Thomas" w:date="2021-12-12T20:00:00Z">
        <w:r w:rsidR="00225F13">
          <w:rPr>
            <w:rFonts w:eastAsia="Times New Roman" w:cstheme="minorHAnsi"/>
            <w:color w:val="000000"/>
            <w:lang w:val="en-US"/>
          </w:rPr>
          <w:t>data</w:t>
        </w:r>
        <w:r w:rsidR="00225F13" w:rsidRPr="006D69C5">
          <w:rPr>
            <w:rFonts w:eastAsia="Times New Roman" w:cstheme="minorHAnsi"/>
            <w:color w:val="000000"/>
            <w:lang w:val="en-US"/>
          </w:rPr>
          <w:t xml:space="preserve"> </w:t>
        </w:r>
      </w:ins>
      <w:del w:id="345" w:author="Mara Thomas" w:date="2021-12-12T20:00:00Z">
        <w:r w:rsidRPr="006D69C5" w:rsidDel="00225F13">
          <w:rPr>
            <w:rFonts w:eastAsia="Times New Roman" w:cstheme="minorHAnsi"/>
            <w:color w:val="000000"/>
            <w:lang w:val="en-US"/>
          </w:rPr>
          <w:delText xml:space="preserve">taken </w:delText>
        </w:r>
      </w:del>
      <w:ins w:id="346" w:author="Mara Thomas" w:date="2021-12-12T20:00:00Z">
        <w:r w:rsidR="00225F13">
          <w:rPr>
            <w:rFonts w:eastAsia="Times New Roman" w:cstheme="minorHAnsi"/>
            <w:color w:val="000000"/>
            <w:lang w:val="en-US"/>
          </w:rPr>
          <w:t>recorded</w:t>
        </w:r>
        <w:r w:rsidR="00225F13" w:rsidRPr="006D69C5">
          <w:rPr>
            <w:rFonts w:eastAsia="Times New Roman" w:cstheme="minorHAnsi"/>
            <w:color w:val="000000"/>
            <w:lang w:val="en-US"/>
          </w:rPr>
          <w:t xml:space="preserve"> </w:t>
        </w:r>
      </w:ins>
      <w:r w:rsidRPr="006D69C5">
        <w:rPr>
          <w:rFonts w:eastAsia="Times New Roman" w:cstheme="minorHAnsi"/>
          <w:color w:val="000000"/>
          <w:lang w:val="en-US"/>
        </w:rPr>
        <w:t>30s before signal loss and 30s after retrieval</w:t>
      </w:r>
      <w:ins w:id="347" w:author="Mara Thomas" w:date="2021-12-12T20:06:00Z">
        <w:r w:rsidR="00225F13" w:rsidRPr="00225F13">
          <w:rPr>
            <w:rFonts w:eastAsia="Times New Roman" w:cstheme="minorHAnsi"/>
            <w:color w:val="000000"/>
            <w:lang w:val="en-US"/>
          </w:rPr>
          <w:t xml:space="preserve"> </w:t>
        </w:r>
        <w:r w:rsidR="00225F13">
          <w:rPr>
            <w:rFonts w:eastAsia="Times New Roman" w:cstheme="minorHAnsi"/>
            <w:color w:val="000000"/>
            <w:lang w:val="en-US"/>
          </w:rPr>
          <w:t>w</w:t>
        </w:r>
        <w:r w:rsidR="00225F13" w:rsidRPr="006D69C5">
          <w:rPr>
            <w:rFonts w:eastAsia="Times New Roman" w:cstheme="minorHAnsi"/>
            <w:color w:val="000000"/>
            <w:lang w:val="en-US"/>
          </w:rPr>
          <w:t>hen GPS signals were not recorded continuously</w:t>
        </w:r>
      </w:ins>
      <w:r w:rsidRPr="006D69C5">
        <w:rPr>
          <w:rFonts w:eastAsia="Times New Roman" w:cstheme="minorHAnsi"/>
          <w:color w:val="000000"/>
          <w:lang w:val="en-US"/>
        </w:rPr>
        <w:t xml:space="preserve">. Similarly, we removed </w:t>
      </w:r>
      <w:commentRangeStart w:id="348"/>
      <w:r w:rsidRPr="006D69C5">
        <w:rPr>
          <w:rFonts w:eastAsia="Times New Roman" w:cstheme="minorHAnsi"/>
          <w:color w:val="000000"/>
          <w:lang w:val="en-US"/>
        </w:rPr>
        <w:t xml:space="preserve">fixes </w:t>
      </w:r>
      <w:commentRangeEnd w:id="348"/>
      <w:r w:rsidR="00225F13">
        <w:rPr>
          <w:rStyle w:val="Kommentarzeichen"/>
          <w:lang w:val="en-CA" w:bidi="he-IL"/>
        </w:rPr>
        <w:commentReference w:id="348"/>
      </w:r>
      <w:r w:rsidRPr="006D69C5">
        <w:rPr>
          <w:rFonts w:eastAsia="Times New Roman" w:cstheme="minorHAnsi"/>
          <w:color w:val="000000"/>
          <w:lang w:val="en-US"/>
        </w:rPr>
        <w:t xml:space="preserve">with fewer than 5 satellites detected.  We also removed data suggesting unrealistic </w:t>
      </w:r>
      <w:r w:rsidR="00172D8C" w:rsidRPr="006D69C5">
        <w:rPr>
          <w:rFonts w:eastAsia="Times New Roman" w:cstheme="minorHAnsi"/>
          <w:color w:val="000000"/>
          <w:lang w:val="en-US"/>
        </w:rPr>
        <w:t>speeds (&gt; 10 m displacement between 2 fixes 1 second apart) as</w:t>
      </w:r>
      <w:r w:rsidRPr="006D69C5">
        <w:rPr>
          <w:rFonts w:eastAsia="Times New Roman" w:cstheme="minorHAnsi"/>
          <w:color w:val="000000"/>
          <w:lang w:val="en-US"/>
        </w:rPr>
        <w:t xml:space="preserve"> these likely represented GPS errors. Coordinates were converted from WGS84 to UTM S34 to allow for easier spatial analyses.</w:t>
      </w:r>
    </w:p>
    <w:p w14:paraId="4F503C30" w14:textId="39A69CFC" w:rsidR="00307D20" w:rsidRPr="006D69C5" w:rsidDel="00225F13" w:rsidRDefault="00307D20" w:rsidP="00D27F62">
      <w:pPr>
        <w:spacing w:before="240" w:after="240" w:line="360" w:lineRule="auto"/>
        <w:jc w:val="both"/>
        <w:rPr>
          <w:moveFrom w:id="349" w:author="Mara Thomas" w:date="2021-12-12T20:03:00Z"/>
          <w:rFonts w:eastAsia="Times New Roman" w:cstheme="minorHAnsi"/>
          <w:color w:val="000000"/>
          <w:lang w:val="en-US"/>
        </w:rPr>
      </w:pPr>
      <w:moveFromRangeStart w:id="350" w:author="Mara Thomas" w:date="2021-12-12T20:03:00Z" w:name="move90231803"/>
      <w:moveFrom w:id="351" w:author="Mara Thomas" w:date="2021-12-12T20:03:00Z">
        <w:r w:rsidRPr="006D69C5" w:rsidDel="00225F13">
          <w:rPr>
            <w:rFonts w:eastAsia="Times New Roman" w:cstheme="minorHAnsi"/>
            <w:color w:val="000000"/>
            <w:lang w:val="en-US"/>
          </w:rPr>
          <w:t xml:space="preserve">Moments where </w:t>
        </w:r>
        <w:r w:rsidR="00172D8C" w:rsidRPr="006D69C5" w:rsidDel="00225F13">
          <w:rPr>
            <w:rFonts w:eastAsia="Times New Roman" w:cstheme="minorHAnsi"/>
            <w:color w:val="000000"/>
            <w:lang w:val="en-US"/>
          </w:rPr>
          <w:t>fewer</w:t>
        </w:r>
        <w:r w:rsidRPr="006D69C5" w:rsidDel="00225F13">
          <w:rPr>
            <w:rFonts w:eastAsia="Times New Roman" w:cstheme="minorHAnsi"/>
            <w:color w:val="000000"/>
            <w:lang w:val="en-US"/>
          </w:rPr>
          <w:t xml:space="preserve"> than 2/3 of the non-juveniles </w:t>
        </w:r>
        <w:r w:rsidR="005D4E8D" w:rsidRPr="006D69C5" w:rsidDel="00225F13">
          <w:rPr>
            <w:rFonts w:eastAsia="Times New Roman" w:cstheme="minorHAnsi"/>
            <w:color w:val="000000"/>
            <w:lang w:val="en-US"/>
          </w:rPr>
          <w:t xml:space="preserve">present </w:t>
        </w:r>
        <w:r w:rsidRPr="006D69C5" w:rsidDel="00225F13">
          <w:rPr>
            <w:rFonts w:eastAsia="Times New Roman" w:cstheme="minorHAnsi"/>
            <w:color w:val="000000"/>
            <w:lang w:val="en-US"/>
          </w:rPr>
          <w:t xml:space="preserve">were recorded were removed to reduce the impacts of “invisible” </w:t>
        </w:r>
        <w:r w:rsidR="00172D8C" w:rsidRPr="006D69C5" w:rsidDel="00225F13">
          <w:rPr>
            <w:rFonts w:eastAsia="Times New Roman" w:cstheme="minorHAnsi"/>
            <w:color w:val="000000"/>
            <w:lang w:val="en-US"/>
          </w:rPr>
          <w:t xml:space="preserve">(untracked) </w:t>
        </w:r>
        <w:r w:rsidRPr="006D69C5" w:rsidDel="00225F13">
          <w:rPr>
            <w:rFonts w:eastAsia="Times New Roman" w:cstheme="minorHAnsi"/>
            <w:color w:val="000000"/>
            <w:lang w:val="en-US"/>
          </w:rPr>
          <w:t xml:space="preserve">individuals. </w:t>
        </w:r>
      </w:moveFrom>
    </w:p>
    <w:moveFromRangeEnd w:id="350"/>
    <w:p w14:paraId="339C7501" w14:textId="77777777" w:rsidR="00225F13" w:rsidRDefault="002A6DA1" w:rsidP="00D27F62">
      <w:pPr>
        <w:spacing w:before="240" w:after="240" w:line="360" w:lineRule="auto"/>
        <w:jc w:val="both"/>
        <w:rPr>
          <w:ins w:id="352" w:author="Mara Thomas" w:date="2021-12-12T20:07:00Z"/>
          <w:rFonts w:eastAsia="Times New Roman" w:cstheme="minorHAnsi"/>
          <w:color w:val="000000"/>
          <w:lang w:val="en-US"/>
        </w:rPr>
      </w:pPr>
      <w:r w:rsidRPr="006D69C5">
        <w:rPr>
          <w:rFonts w:eastAsia="Times New Roman" w:cstheme="minorHAnsi"/>
          <w:noProof/>
          <w:color w:val="000000"/>
          <w:lang w:val="en-US"/>
        </w:rPr>
        <w:t xml:space="preserve">We also removed </w:t>
      </w:r>
      <w:ins w:id="353" w:author="Mara Thomas" w:date="2021-12-12T20:06:00Z">
        <w:r w:rsidR="00225F13">
          <w:rPr>
            <w:rFonts w:eastAsia="Times New Roman" w:cstheme="minorHAnsi"/>
            <w:noProof/>
            <w:color w:val="000000"/>
            <w:lang w:val="en-US"/>
          </w:rPr>
          <w:t xml:space="preserve">periods of </w:t>
        </w:r>
      </w:ins>
      <w:r w:rsidR="00C94DE7" w:rsidRPr="006D69C5">
        <w:rPr>
          <w:rFonts w:eastAsia="Times New Roman" w:cstheme="minorHAnsi"/>
          <w:noProof/>
          <w:color w:val="000000"/>
          <w:lang w:val="en-US"/>
        </w:rPr>
        <w:t>predator alarms and one instance of encounter with another group</w:t>
      </w:r>
      <w:del w:id="354" w:author="Mara Thomas" w:date="2021-12-12T20:06:00Z">
        <w:r w:rsidR="00C94DE7" w:rsidRPr="006D69C5" w:rsidDel="00225F13">
          <w:rPr>
            <w:rFonts w:eastAsia="Times New Roman" w:cstheme="minorHAnsi"/>
            <w:noProof/>
            <w:color w:val="000000"/>
            <w:lang w:val="en-US"/>
          </w:rPr>
          <w:delText xml:space="preserve"> identified using scan data</w:delText>
        </w:r>
      </w:del>
      <w:r w:rsidR="00C94DE7" w:rsidRPr="006D69C5">
        <w:rPr>
          <w:rFonts w:eastAsia="Times New Roman" w:cstheme="minorHAnsi"/>
          <w:noProof/>
          <w:color w:val="000000"/>
          <w:lang w:val="en-US"/>
        </w:rPr>
        <w:t>,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p>
    <w:p w14:paraId="463B1D67" w14:textId="07BEDE02" w:rsidR="00C17A45" w:rsidRPr="006D69C5" w:rsidRDefault="00225F13" w:rsidP="00D27F62">
      <w:pPr>
        <w:spacing w:before="240" w:after="240" w:line="360" w:lineRule="auto"/>
        <w:jc w:val="both"/>
        <w:rPr>
          <w:rFonts w:eastAsia="Times New Roman" w:cstheme="minorHAnsi"/>
          <w:color w:val="000000"/>
          <w:lang w:val="en-US"/>
        </w:rPr>
      </w:pPr>
      <w:ins w:id="355" w:author="Mara Thomas" w:date="2021-12-12T20:07:00Z">
        <w:r>
          <w:rPr>
            <w:rFonts w:eastAsia="Times New Roman" w:cstheme="minorHAnsi"/>
            <w:color w:val="000000"/>
            <w:lang w:val="en-US"/>
          </w:rPr>
          <w:t>If individuals separated from the rest of the group (e.g. when exhibiting babysitting behavio</w:t>
        </w:r>
      </w:ins>
      <w:ins w:id="356" w:author="Mara Thomas" w:date="2021-12-12T20:08:00Z">
        <w:r>
          <w:rPr>
            <w:rFonts w:eastAsia="Times New Roman" w:cstheme="minorHAnsi"/>
            <w:color w:val="000000"/>
            <w:lang w:val="en-US"/>
          </w:rPr>
          <w:t xml:space="preserve">r at the communcal burrow </w:t>
        </w:r>
      </w:ins>
      <w:del w:id="357" w:author="Mara Thomas" w:date="2021-12-12T20:08:00Z">
        <w:r w:rsidR="00C94DE7" w:rsidRPr="006D69C5" w:rsidDel="00225F13">
          <w:rPr>
            <w:rFonts w:eastAsia="Times New Roman" w:cstheme="minorHAnsi"/>
            <w:color w:val="000000"/>
            <w:lang w:val="en-US"/>
          </w:rPr>
          <w:delText xml:space="preserve">One individual would occasionally </w:delText>
        </w:r>
        <w:r w:rsidR="00C62DFF" w:rsidRPr="006D69C5" w:rsidDel="00225F13">
          <w:rPr>
            <w:rFonts w:eastAsia="Times New Roman" w:cstheme="minorHAnsi"/>
            <w:color w:val="000000"/>
            <w:lang w:val="en-US"/>
          </w:rPr>
          <w:delText>be away from the rest of the group during recording times, either at the communal burrow on babysitting duty or</w:delText>
        </w:r>
      </w:del>
      <w:ins w:id="358" w:author="Mara Thomas" w:date="2021-12-12T20:08:00Z">
        <w:r>
          <w:rPr>
            <w:rFonts w:eastAsia="Times New Roman" w:cstheme="minorHAnsi"/>
            <w:color w:val="000000"/>
            <w:lang w:val="en-US"/>
          </w:rPr>
          <w:t>or when</w:t>
        </w:r>
      </w:ins>
      <w:r w:rsidR="00C62DFF" w:rsidRPr="006D69C5">
        <w:rPr>
          <w:rFonts w:eastAsia="Times New Roman" w:cstheme="minorHAnsi"/>
          <w:color w:val="000000"/>
          <w:lang w:val="en-US"/>
        </w:rPr>
        <w:t xml:space="preserve"> </w:t>
      </w:r>
      <w:del w:id="359" w:author="Mara Thomas" w:date="2021-12-12T20:08:00Z">
        <w:r w:rsidR="00C62DFF" w:rsidRPr="006D69C5" w:rsidDel="00225F13">
          <w:rPr>
            <w:rFonts w:eastAsia="Times New Roman" w:cstheme="minorHAnsi"/>
            <w:color w:val="000000"/>
            <w:lang w:val="en-US"/>
          </w:rPr>
          <w:delText xml:space="preserve">out </w:delText>
        </w:r>
      </w:del>
      <w:r w:rsidR="00C62DFF" w:rsidRPr="006D69C5">
        <w:rPr>
          <w:rFonts w:eastAsia="Times New Roman" w:cstheme="minorHAnsi"/>
          <w:color w:val="000000"/>
          <w:lang w:val="en-US"/>
        </w:rPr>
        <w:t>travelling on their own</w:t>
      </w:r>
      <w:ins w:id="360" w:author="Mara Thomas" w:date="2021-12-12T20:09:00Z">
        <w:r w:rsidR="009D4F9F">
          <w:rPr>
            <w:rFonts w:eastAsia="Times New Roman" w:cstheme="minorHAnsi"/>
            <w:color w:val="000000"/>
            <w:lang w:val="en-US"/>
          </w:rPr>
          <w:t>/”roving”</w:t>
        </w:r>
      </w:ins>
      <w:ins w:id="361" w:author="Mara Thomas" w:date="2021-12-12T20:08:00Z">
        <w:r w:rsidR="009D4F9F">
          <w:rPr>
            <w:rFonts w:eastAsia="Times New Roman" w:cstheme="minorHAnsi"/>
            <w:color w:val="000000"/>
            <w:lang w:val="en-US"/>
          </w:rPr>
          <w:t xml:space="preserve">, a behavior displayed </w:t>
        </w:r>
      </w:ins>
      <w:del w:id="362" w:author="Mara Thomas" w:date="2021-12-12T20:08:00Z">
        <w:r w:rsidR="00C62DFF" w:rsidRPr="006D69C5" w:rsidDel="009D4F9F">
          <w:rPr>
            <w:rFonts w:eastAsia="Times New Roman" w:cstheme="minorHAnsi"/>
            <w:color w:val="000000"/>
            <w:lang w:val="en-US"/>
          </w:rPr>
          <w:delText xml:space="preserve"> (“roving” behavior exhibited</w:delText>
        </w:r>
      </w:del>
      <w:r w:rsidR="00C62DFF" w:rsidRPr="006D69C5">
        <w:rPr>
          <w:rFonts w:eastAsia="Times New Roman" w:cstheme="minorHAnsi"/>
          <w:color w:val="000000"/>
          <w:lang w:val="en-US"/>
        </w:rPr>
        <w:t xml:space="preserve"> by </w:t>
      </w:r>
      <w:r w:rsidR="00FD01C2" w:rsidRPr="006D69C5">
        <w:rPr>
          <w:rFonts w:eastAsia="Times New Roman" w:cstheme="minorHAnsi"/>
          <w:color w:val="000000"/>
          <w:lang w:val="en-US"/>
        </w:rPr>
        <w:t>adult males before leaving their natal territory</w:t>
      </w:r>
      <w:del w:id="363" w:author="Mara Thomas" w:date="2021-12-12T20:09:00Z">
        <w:r w:rsidR="00FD01C2" w:rsidRPr="006D69C5" w:rsidDel="009D4F9F">
          <w:rPr>
            <w:rFonts w:eastAsia="Times New Roman" w:cstheme="minorHAnsi"/>
            <w:color w:val="000000"/>
            <w:lang w:val="en-US"/>
          </w:rPr>
          <w:delText xml:space="preserve"> for good</w:delText>
        </w:r>
      </w:del>
      <w:r w:rsidR="00FD01C2" w:rsidRPr="006D69C5">
        <w:rPr>
          <w:rFonts w:eastAsia="Times New Roman" w:cstheme="minorHAnsi"/>
          <w:color w:val="000000"/>
          <w:lang w:val="en-US"/>
        </w:rPr>
        <w:t>)</w:t>
      </w:r>
      <w:ins w:id="364" w:author="Mara Thomas" w:date="2021-12-12T20:09:00Z">
        <w:r w:rsidR="009D4F9F">
          <w:rPr>
            <w:rFonts w:eastAsia="Times New Roman" w:cstheme="minorHAnsi"/>
            <w:color w:val="000000"/>
            <w:lang w:val="en-US"/>
          </w:rPr>
          <w:t>, we discarded</w:t>
        </w:r>
      </w:ins>
      <w:del w:id="365" w:author="Mara Thomas" w:date="2021-12-12T20:09:00Z">
        <w:r w:rsidR="00FD01C2" w:rsidRPr="006D69C5" w:rsidDel="009D4F9F">
          <w:rPr>
            <w:rFonts w:eastAsia="Times New Roman" w:cstheme="minorHAnsi"/>
            <w:color w:val="000000"/>
            <w:lang w:val="en-US"/>
          </w:rPr>
          <w:delText>.</w:delText>
        </w:r>
      </w:del>
      <w:r w:rsidR="00FD01C2" w:rsidRPr="006D69C5">
        <w:rPr>
          <w:rFonts w:eastAsia="Times New Roman" w:cstheme="minorHAnsi"/>
          <w:color w:val="000000"/>
          <w:lang w:val="en-US"/>
        </w:rPr>
        <w:t xml:space="preserve"> </w:t>
      </w:r>
      <w:del w:id="366" w:author="Mara Thomas" w:date="2021-12-12T20:09:00Z">
        <w:r w:rsidR="00FD01C2" w:rsidRPr="006D69C5" w:rsidDel="009D4F9F">
          <w:rPr>
            <w:rFonts w:eastAsia="Times New Roman" w:cstheme="minorHAnsi"/>
            <w:color w:val="000000"/>
            <w:lang w:val="en-US"/>
          </w:rPr>
          <w:delText xml:space="preserve">In such instances </w:delText>
        </w:r>
      </w:del>
      <w:r w:rsidR="00FD01C2" w:rsidRPr="006D69C5">
        <w:rPr>
          <w:rFonts w:eastAsia="Times New Roman" w:cstheme="minorHAnsi"/>
          <w:color w:val="000000"/>
          <w:lang w:val="en-US"/>
        </w:rPr>
        <w:t>the GPS track of that given individual was discarded</w:t>
      </w:r>
      <w:ins w:id="367" w:author="Mara Thomas" w:date="2021-12-12T20:09:00Z">
        <w:r w:rsidR="009D4F9F">
          <w:rPr>
            <w:rFonts w:eastAsia="Times New Roman" w:cstheme="minorHAnsi"/>
            <w:color w:val="000000"/>
            <w:lang w:val="en-US"/>
          </w:rPr>
          <w:t>.</w:t>
        </w:r>
      </w:ins>
      <w:r w:rsidR="00FD01C2" w:rsidRPr="006D69C5">
        <w:rPr>
          <w:rFonts w:eastAsia="Times New Roman" w:cstheme="minorHAnsi"/>
          <w:color w:val="000000"/>
          <w:lang w:val="en-US"/>
        </w:rPr>
        <w:t xml:space="preserve"> </w:t>
      </w:r>
      <w:del w:id="368" w:author="Mara Thomas" w:date="2021-12-12T20:09:00Z">
        <w:r w:rsidR="00FD01C2" w:rsidRPr="006D69C5" w:rsidDel="009D4F9F">
          <w:rPr>
            <w:rFonts w:eastAsia="Times New Roman" w:cstheme="minorHAnsi"/>
            <w:color w:val="000000"/>
            <w:lang w:val="en-US"/>
          </w:rPr>
          <w:delText xml:space="preserve">but the analyses were performed normally on the rest of the group. </w:delText>
        </w:r>
      </w:del>
      <w:r w:rsidR="00FD01C2" w:rsidRPr="006D69C5">
        <w:rPr>
          <w:rFonts w:eastAsia="Times New Roman" w:cstheme="minorHAnsi"/>
          <w:color w:val="000000"/>
          <w:lang w:val="en-US"/>
        </w:rPr>
        <w:t xml:space="preserve">One </w:t>
      </w:r>
      <w:ins w:id="369" w:author="Mara Thomas" w:date="2021-12-12T20:09:00Z">
        <w:r w:rsidR="009D4F9F">
          <w:rPr>
            <w:rFonts w:eastAsia="Times New Roman" w:cstheme="minorHAnsi"/>
            <w:color w:val="000000"/>
            <w:lang w:val="en-US"/>
          </w:rPr>
          <w:t xml:space="preserve">full </w:t>
        </w:r>
      </w:ins>
      <w:r w:rsidR="00FD01C2" w:rsidRPr="006D69C5">
        <w:rPr>
          <w:rFonts w:eastAsia="Times New Roman" w:cstheme="minorHAnsi"/>
          <w:color w:val="000000"/>
          <w:lang w:val="en-US"/>
        </w:rPr>
        <w:t xml:space="preserve">day was removed from the analysis because </w:t>
      </w:r>
      <w:ins w:id="370" w:author="Mara Thomas" w:date="2021-12-12T20:12:00Z">
        <w:r w:rsidR="00F055C7">
          <w:rPr>
            <w:rFonts w:eastAsia="Times New Roman" w:cstheme="minorHAnsi"/>
            <w:color w:val="000000"/>
            <w:lang w:val="en-US"/>
          </w:rPr>
          <w:t>of a rare and highly unusual situation (</w:t>
        </w:r>
      </w:ins>
      <w:r w:rsidR="00FD01C2" w:rsidRPr="006D69C5">
        <w:rPr>
          <w:rFonts w:eastAsia="Times New Roman" w:cstheme="minorHAnsi"/>
          <w:color w:val="000000"/>
          <w:lang w:val="en-US"/>
        </w:rPr>
        <w:t xml:space="preserve">the dominant male </w:t>
      </w:r>
      <w:del w:id="371" w:author="Mara Thomas" w:date="2021-12-12T20:10:00Z">
        <w:r w:rsidR="00FD01C2" w:rsidRPr="006D69C5" w:rsidDel="009D4F9F">
          <w:rPr>
            <w:rFonts w:eastAsia="Times New Roman" w:cstheme="minorHAnsi"/>
            <w:color w:val="000000"/>
            <w:lang w:val="en-US"/>
          </w:rPr>
          <w:delText xml:space="preserve">of HM19 </w:delText>
        </w:r>
      </w:del>
      <w:r w:rsidR="00FD01C2" w:rsidRPr="006D69C5">
        <w:rPr>
          <w:rFonts w:eastAsia="Times New Roman" w:cstheme="minorHAnsi"/>
          <w:color w:val="000000"/>
          <w:lang w:val="en-US"/>
        </w:rPr>
        <w:t>had left the group with two other adult males</w:t>
      </w:r>
      <w:ins w:id="372" w:author="Mara Thomas" w:date="2021-12-12T20:12:00Z">
        <w:r w:rsidR="00F055C7">
          <w:rPr>
            <w:rFonts w:eastAsia="Times New Roman" w:cstheme="minorHAnsi"/>
            <w:color w:val="000000"/>
            <w:lang w:val="en-US"/>
          </w:rPr>
          <w:t>), which likely affected the</w:t>
        </w:r>
      </w:ins>
      <w:r w:rsidR="00FD01C2" w:rsidRPr="006D69C5">
        <w:rPr>
          <w:rFonts w:eastAsia="Times New Roman" w:cstheme="minorHAnsi"/>
          <w:color w:val="000000"/>
          <w:lang w:val="en-US"/>
        </w:rPr>
        <w:t xml:space="preserve"> </w:t>
      </w:r>
      <w:del w:id="373" w:author="Mara Thomas" w:date="2021-12-12T20:12:00Z">
        <w:r w:rsidR="00FD01C2" w:rsidRPr="006D69C5" w:rsidDel="00F055C7">
          <w:rPr>
            <w:rFonts w:eastAsia="Times New Roman" w:cstheme="minorHAnsi"/>
            <w:color w:val="000000"/>
            <w:lang w:val="en-US"/>
          </w:rPr>
          <w:delText xml:space="preserve">and we thought this might affect too much the rest of the </w:delText>
        </w:r>
      </w:del>
      <w:r w:rsidR="00FD01C2" w:rsidRPr="006D69C5">
        <w:rPr>
          <w:rFonts w:eastAsia="Times New Roman" w:cstheme="minorHAnsi"/>
          <w:color w:val="000000"/>
          <w:lang w:val="en-US"/>
        </w:rPr>
        <w:t>group</w:t>
      </w:r>
      <w:del w:id="374" w:author="Mara Thomas" w:date="2021-12-12T20:12:00Z">
        <w:r w:rsidR="00FD01C2" w:rsidRPr="006D69C5" w:rsidDel="00F055C7">
          <w:rPr>
            <w:rFonts w:eastAsia="Times New Roman" w:cstheme="minorHAnsi"/>
            <w:color w:val="000000"/>
            <w:lang w:val="en-US"/>
          </w:rPr>
          <w:delText>’</w:delText>
        </w:r>
      </w:del>
      <w:ins w:id="375" w:author="Mara Thomas" w:date="2021-12-12T20:12:00Z">
        <w:r w:rsidR="00F055C7">
          <w:rPr>
            <w:rFonts w:eastAsia="Times New Roman" w:cstheme="minorHAnsi"/>
            <w:color w:val="000000"/>
            <w:lang w:val="en-US"/>
          </w:rPr>
          <w:t>’s usual</w:t>
        </w:r>
      </w:ins>
      <w:del w:id="376" w:author="Mara Thomas" w:date="2021-12-12T20:12:00Z">
        <w:r w:rsidR="00FD01C2" w:rsidRPr="006D69C5" w:rsidDel="00F055C7">
          <w:rPr>
            <w:rFonts w:eastAsia="Times New Roman" w:cstheme="minorHAnsi"/>
            <w:color w:val="000000"/>
            <w:lang w:val="en-US"/>
          </w:rPr>
          <w:delText>s</w:delText>
        </w:r>
      </w:del>
      <w:r w:rsidR="00FD01C2" w:rsidRPr="006D69C5">
        <w:rPr>
          <w:rFonts w:eastAsia="Times New Roman" w:cstheme="minorHAnsi"/>
          <w:color w:val="000000"/>
          <w:lang w:val="en-US"/>
        </w:rPr>
        <w:t xml:space="preserve"> </w:t>
      </w:r>
      <w:del w:id="377" w:author="Mara Thomas" w:date="2021-12-12T20:12:00Z">
        <w:r w:rsidR="00FD01C2" w:rsidRPr="006D69C5" w:rsidDel="00F055C7">
          <w:rPr>
            <w:rFonts w:eastAsia="Times New Roman" w:cstheme="minorHAnsi"/>
            <w:color w:val="000000"/>
            <w:lang w:val="en-US"/>
          </w:rPr>
          <w:delText>dynamic</w:delText>
        </w:r>
      </w:del>
      <w:ins w:id="378" w:author="Mara Thomas" w:date="2021-12-12T20:12:00Z">
        <w:r w:rsidR="00F055C7">
          <w:rPr>
            <w:rFonts w:eastAsia="Times New Roman" w:cstheme="minorHAnsi"/>
            <w:color w:val="000000"/>
            <w:lang w:val="en-US"/>
          </w:rPr>
          <w:t>movement behavior</w:t>
        </w:r>
      </w:ins>
      <w:r w:rsidR="00FD01C2" w:rsidRPr="006D69C5">
        <w:rPr>
          <w:rFonts w:eastAsia="Times New Roman" w:cstheme="minorHAnsi"/>
          <w:color w:val="000000"/>
          <w:lang w:val="en-US"/>
        </w:rPr>
        <w:t>.</w:t>
      </w:r>
    </w:p>
    <w:p w14:paraId="62A6C9CB" w14:textId="5E63E748" w:rsidR="00F225B6" w:rsidRDefault="00F85EAE" w:rsidP="00D27F62">
      <w:pPr>
        <w:spacing w:before="360" w:after="120" w:line="360" w:lineRule="auto"/>
        <w:jc w:val="both"/>
        <w:outlineLvl w:val="1"/>
        <w:rPr>
          <w:rFonts w:eastAsia="Times New Roman" w:cstheme="minorHAnsi"/>
          <w:b/>
          <w:color w:val="000000"/>
          <w:lang w:val="en-US"/>
        </w:rPr>
      </w:pPr>
      <w:r w:rsidRPr="006D69C5">
        <w:rPr>
          <w:rFonts w:eastAsia="Times New Roman" w:cstheme="minorHAnsi"/>
          <w:b/>
          <w:color w:val="000000"/>
          <w:lang w:val="en-US"/>
        </w:rPr>
        <w:t>Analysis</w:t>
      </w:r>
    </w:p>
    <w:p w14:paraId="39AC97D6" w14:textId="786D3223" w:rsidR="00F225B6" w:rsidRPr="00F225B6" w:rsidRDefault="00F225B6" w:rsidP="00D27F62">
      <w:pPr>
        <w:spacing w:before="360" w:after="120" w:line="360" w:lineRule="auto"/>
        <w:jc w:val="both"/>
        <w:outlineLvl w:val="1"/>
        <w:rPr>
          <w:rFonts w:eastAsia="Times New Roman" w:cstheme="minorHAnsi"/>
          <w:i/>
          <w:color w:val="000000"/>
          <w:lang w:val="en-US"/>
        </w:rPr>
      </w:pPr>
      <w:r w:rsidRPr="00F225B6">
        <w:rPr>
          <w:rFonts w:eastAsia="Times New Roman" w:cstheme="minorHAnsi"/>
          <w:i/>
          <w:color w:val="000000"/>
          <w:lang w:val="en-US"/>
        </w:rPr>
        <w:t>Summary of the process:</w:t>
      </w:r>
    </w:p>
    <w:p w14:paraId="29E789D9" w14:textId="2EB71F00" w:rsidR="006646BF" w:rsidRDefault="00C851D9"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lastRenderedPageBreak/>
        <w:t>In order to assess the consistency of individual influence from the GPS tracks</w:t>
      </w:r>
      <w:del w:id="379" w:author="Mara Thomas" w:date="2021-12-12T20:13:00Z">
        <w:r w:rsidDel="00DE0055">
          <w:rPr>
            <w:rFonts w:eastAsia="Times New Roman" w:cstheme="minorHAnsi"/>
            <w:bCs/>
            <w:color w:val="000000"/>
            <w:lang w:val="en-US"/>
          </w:rPr>
          <w:delText xml:space="preserve"> we collected</w:delText>
        </w:r>
      </w:del>
      <w:r>
        <w:rPr>
          <w:rFonts w:eastAsia="Times New Roman" w:cstheme="minorHAnsi"/>
          <w:bCs/>
          <w:color w:val="000000"/>
          <w:lang w:val="en-US"/>
        </w:rPr>
        <w:t>, we define</w:t>
      </w:r>
      <w:r w:rsidR="006646BF">
        <w:rPr>
          <w:rFonts w:eastAsia="Times New Roman" w:cstheme="minorHAnsi"/>
          <w:bCs/>
          <w:color w:val="000000"/>
          <w:lang w:val="en-US"/>
        </w:rPr>
        <w:t>d</w:t>
      </w:r>
      <w:r>
        <w:rPr>
          <w:rFonts w:eastAsia="Times New Roman" w:cstheme="minorHAnsi"/>
          <w:bCs/>
          <w:color w:val="000000"/>
          <w:lang w:val="en-US"/>
        </w:rPr>
        <w:t xml:space="preserve"> two complementary metrics, </w:t>
      </w:r>
      <w:r w:rsidRPr="00CB217E">
        <w:rPr>
          <w:rFonts w:eastAsia="Times New Roman" w:cstheme="minorHAnsi"/>
          <w:b/>
          <w:bCs/>
          <w:color w:val="000000"/>
          <w:lang w:val="en-US"/>
        </w:rPr>
        <w:t>turning influence</w:t>
      </w:r>
      <w:r>
        <w:rPr>
          <w:rFonts w:eastAsia="Times New Roman" w:cstheme="minorHAnsi"/>
          <w:bCs/>
          <w:color w:val="000000"/>
          <w:lang w:val="en-US"/>
        </w:rPr>
        <w:t xml:space="preserve"> representing </w:t>
      </w:r>
      <w:r w:rsidR="00B75ADC">
        <w:rPr>
          <w:rFonts w:eastAsia="Times New Roman" w:cstheme="minorHAnsi"/>
          <w:bCs/>
          <w:color w:val="000000"/>
          <w:lang w:val="en-US"/>
        </w:rPr>
        <w:t>a</w:t>
      </w:r>
      <w:ins w:id="380" w:author="Mara Thomas" w:date="2021-12-12T20:13:00Z">
        <w:r w:rsidR="00DE0055">
          <w:rPr>
            <w:rFonts w:eastAsia="Times New Roman" w:cstheme="minorHAnsi"/>
            <w:bCs/>
            <w:color w:val="000000"/>
            <w:lang w:val="en-US"/>
          </w:rPr>
          <w:t xml:space="preserve">n </w:t>
        </w:r>
      </w:ins>
      <w:del w:id="381" w:author="Mara Thomas" w:date="2021-12-12T20:13:00Z">
        <w:r w:rsidR="00B75ADC" w:rsidDel="00DE0055">
          <w:rPr>
            <w:rFonts w:eastAsia="Times New Roman" w:cstheme="minorHAnsi"/>
            <w:bCs/>
            <w:color w:val="000000"/>
            <w:lang w:val="en-US"/>
          </w:rPr>
          <w:delText xml:space="preserve"> focal </w:delText>
        </w:r>
      </w:del>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direction of travel of the group (along the left-right axis of movement, figure X), and </w:t>
      </w:r>
      <w:r w:rsidRPr="0084288E">
        <w:rPr>
          <w:rFonts w:eastAsia="Times New Roman" w:cstheme="minorHAnsi"/>
          <w:b/>
          <w:bCs/>
          <w:color w:val="000000"/>
          <w:lang w:val="en-US"/>
        </w:rPr>
        <w:t xml:space="preserve">speeding influence </w:t>
      </w:r>
      <w:r>
        <w:rPr>
          <w:rFonts w:eastAsia="Times New Roman" w:cstheme="minorHAnsi"/>
          <w:bCs/>
          <w:color w:val="000000"/>
          <w:lang w:val="en-US"/>
        </w:rPr>
        <w:t xml:space="preserve">representing </w:t>
      </w:r>
      <w:r w:rsidR="00B75ADC">
        <w:rPr>
          <w:rFonts w:eastAsia="Times New Roman" w:cstheme="minorHAnsi"/>
          <w:bCs/>
          <w:color w:val="000000"/>
          <w:lang w:val="en-US"/>
        </w:rPr>
        <w:t>a</w:t>
      </w:r>
      <w:ins w:id="382" w:author="Mara Thomas" w:date="2021-12-12T20:13:00Z">
        <w:r w:rsidR="00DE0055">
          <w:rPr>
            <w:rFonts w:eastAsia="Times New Roman" w:cstheme="minorHAnsi"/>
            <w:bCs/>
            <w:color w:val="000000"/>
            <w:lang w:val="en-US"/>
          </w:rPr>
          <w:t>n</w:t>
        </w:r>
      </w:ins>
      <w:r w:rsidR="00B75ADC">
        <w:rPr>
          <w:rFonts w:eastAsia="Times New Roman" w:cstheme="minorHAnsi"/>
          <w:bCs/>
          <w:color w:val="000000"/>
          <w:lang w:val="en-US"/>
        </w:rPr>
        <w:t xml:space="preserve"> </w:t>
      </w:r>
      <w:del w:id="383" w:author="Mara Thomas" w:date="2021-12-12T20:13:00Z">
        <w:r w:rsidR="00B75ADC" w:rsidDel="00DE0055">
          <w:rPr>
            <w:rFonts w:eastAsia="Times New Roman" w:cstheme="minorHAnsi"/>
            <w:bCs/>
            <w:color w:val="000000"/>
            <w:lang w:val="en-US"/>
          </w:rPr>
          <w:delText xml:space="preserve">focal </w:delText>
        </w:r>
      </w:del>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speed of travel of the group (along the front-back axis of movement). Each metric comes in two different versions, depending on what type of cue </w:t>
      </w:r>
      <w:r w:rsidR="00B75ADC">
        <w:rPr>
          <w:rFonts w:eastAsia="Times New Roman" w:cstheme="minorHAnsi"/>
          <w:bCs/>
          <w:color w:val="000000"/>
          <w:lang w:val="en-US"/>
        </w:rPr>
        <w:t xml:space="preserve">from the </w:t>
      </w:r>
      <w:del w:id="384" w:author="Mara Thomas" w:date="2021-12-12T20:13:00Z">
        <w:r w:rsidR="00B75ADC" w:rsidDel="00DE0055">
          <w:rPr>
            <w:rFonts w:eastAsia="Times New Roman" w:cstheme="minorHAnsi"/>
            <w:bCs/>
            <w:color w:val="000000"/>
            <w:lang w:val="en-US"/>
          </w:rPr>
          <w:delText xml:space="preserve">focal </w:delText>
        </w:r>
      </w:del>
      <w:r w:rsidR="00B75ADC">
        <w:rPr>
          <w:rFonts w:eastAsia="Times New Roman" w:cstheme="minorHAnsi"/>
          <w:bCs/>
          <w:color w:val="000000"/>
          <w:lang w:val="en-US"/>
        </w:rPr>
        <w:t xml:space="preserve">individual </w:t>
      </w:r>
      <w:ins w:id="385" w:author="Mara Thomas" w:date="2021-12-12T20:13:00Z">
        <w:r w:rsidR="00DE0055">
          <w:rPr>
            <w:rFonts w:eastAsia="Times New Roman" w:cstheme="minorHAnsi"/>
            <w:bCs/>
            <w:color w:val="000000"/>
            <w:lang w:val="en-US"/>
          </w:rPr>
          <w:t xml:space="preserve">of interest </w:t>
        </w:r>
      </w:ins>
      <w:r>
        <w:rPr>
          <w:rFonts w:eastAsia="Times New Roman" w:cstheme="minorHAnsi"/>
          <w:bCs/>
          <w:color w:val="000000"/>
          <w:lang w:val="en-US"/>
        </w:rPr>
        <w:t>is considered</w:t>
      </w:r>
      <w:r w:rsidR="001F7124">
        <w:rPr>
          <w:rFonts w:eastAsia="Times New Roman" w:cstheme="minorHAnsi"/>
          <w:bCs/>
          <w:color w:val="000000"/>
          <w:lang w:val="en-US"/>
        </w:rPr>
        <w:t xml:space="preserve"> (position within the group or movement in</w:t>
      </w:r>
      <w:r w:rsidR="00587B41">
        <w:rPr>
          <w:rFonts w:eastAsia="Times New Roman" w:cstheme="minorHAnsi"/>
          <w:bCs/>
          <w:color w:val="000000"/>
          <w:lang w:val="en-US"/>
        </w:rPr>
        <w:t xml:space="preserve"> a</w:t>
      </w:r>
      <w:r w:rsidR="001F7124">
        <w:rPr>
          <w:rFonts w:eastAsia="Times New Roman" w:cstheme="minorHAnsi"/>
          <w:bCs/>
          <w:color w:val="000000"/>
          <w:lang w:val="en-US"/>
        </w:rPr>
        <w:t xml:space="preserve"> given direction)</w:t>
      </w:r>
      <w:r w:rsidR="008D0C2A">
        <w:rPr>
          <w:rFonts w:eastAsia="Times New Roman" w:cstheme="minorHAnsi"/>
          <w:bCs/>
          <w:color w:val="000000"/>
          <w:lang w:val="en-US"/>
        </w:rPr>
        <w:t xml:space="preserve">. </w:t>
      </w:r>
      <w:r w:rsidR="006646BF" w:rsidRPr="007E1B39">
        <w:rPr>
          <w:rFonts w:eastAsia="Times New Roman" w:cstheme="minorHAnsi"/>
          <w:b/>
          <w:bCs/>
          <w:color w:val="000000"/>
          <w:lang w:val="en-US"/>
        </w:rPr>
        <w:t>Posit</w:t>
      </w:r>
      <w:r w:rsidR="007E1B39" w:rsidRPr="007E1B39">
        <w:rPr>
          <w:rFonts w:eastAsia="Times New Roman" w:cstheme="minorHAnsi"/>
          <w:b/>
          <w:bCs/>
          <w:color w:val="000000"/>
          <w:lang w:val="en-US"/>
        </w:rPr>
        <w:t>i</w:t>
      </w:r>
      <w:r w:rsidR="006646BF" w:rsidRPr="007E1B39">
        <w:rPr>
          <w:rFonts w:eastAsia="Times New Roman" w:cstheme="minorHAnsi"/>
          <w:b/>
          <w:bCs/>
          <w:color w:val="000000"/>
          <w:lang w:val="en-US"/>
        </w:rPr>
        <w:t>on turning influence</w:t>
      </w:r>
      <w:r w:rsidR="006646BF">
        <w:rPr>
          <w:rFonts w:eastAsia="Times New Roman" w:cstheme="minorHAnsi"/>
          <w:bCs/>
          <w:color w:val="000000"/>
          <w:lang w:val="en-US"/>
        </w:rPr>
        <w:t xml:space="preserve"> therefore tries to answer the question “does </w:t>
      </w:r>
      <w:r w:rsidR="00252F3B">
        <w:rPr>
          <w:rFonts w:eastAsia="Times New Roman" w:cstheme="minorHAnsi"/>
          <w:bCs/>
          <w:color w:val="000000"/>
          <w:lang w:val="en-US"/>
        </w:rPr>
        <w:t xml:space="preserve">the left-right position of a given individual influences the </w:t>
      </w:r>
      <w:r w:rsidR="006646BF">
        <w:rPr>
          <w:rFonts w:eastAsia="Times New Roman" w:cstheme="minorHAnsi"/>
          <w:bCs/>
          <w:color w:val="000000"/>
          <w:lang w:val="en-US"/>
        </w:rPr>
        <w:t>group</w:t>
      </w:r>
      <w:r w:rsidR="00B75ADC">
        <w:rPr>
          <w:rFonts w:eastAsia="Times New Roman" w:cstheme="minorHAnsi"/>
          <w:bCs/>
          <w:color w:val="000000"/>
          <w:lang w:val="en-US"/>
        </w:rPr>
        <w:t>’s</w:t>
      </w:r>
      <w:r w:rsidR="006646BF">
        <w:rPr>
          <w:rFonts w:eastAsia="Times New Roman" w:cstheme="minorHAnsi"/>
          <w:bCs/>
          <w:color w:val="000000"/>
          <w:lang w:val="en-US"/>
        </w:rPr>
        <w:t xml:space="preserve"> </w:t>
      </w:r>
      <w:r w:rsidR="00252F3B">
        <w:rPr>
          <w:rFonts w:eastAsia="Times New Roman" w:cstheme="minorHAnsi"/>
          <w:bCs/>
          <w:color w:val="000000"/>
          <w:lang w:val="en-US"/>
        </w:rPr>
        <w:t>direction of travel</w:t>
      </w:r>
      <w:r w:rsidR="006646BF">
        <w:rPr>
          <w:rFonts w:eastAsia="Times New Roman" w:cstheme="minorHAnsi"/>
          <w:bCs/>
          <w:color w:val="000000"/>
          <w:lang w:val="en-US"/>
        </w:rPr>
        <w:t xml:space="preserve">?” and is defined as the probability that the </w:t>
      </w:r>
      <w:r w:rsidR="007E1B39">
        <w:rPr>
          <w:rFonts w:eastAsia="Times New Roman" w:cstheme="minorHAnsi"/>
          <w:bCs/>
          <w:color w:val="000000"/>
          <w:lang w:val="en-US"/>
        </w:rPr>
        <w:t xml:space="preserve">rest of the group turns toward a given direction (left or right) as a function of the left-right position </w:t>
      </w:r>
      <w:r w:rsidR="00B75ADC">
        <w:rPr>
          <w:rFonts w:eastAsia="Times New Roman" w:cstheme="minorHAnsi"/>
          <w:bCs/>
          <w:color w:val="000000"/>
          <w:lang w:val="en-US"/>
        </w:rPr>
        <w:t xml:space="preserve">of </w:t>
      </w:r>
      <w:ins w:id="386" w:author="Mara Thomas" w:date="2021-12-12T20:13:00Z">
        <w:r w:rsidR="00DE0055">
          <w:rPr>
            <w:rFonts w:eastAsia="Times New Roman" w:cstheme="minorHAnsi"/>
            <w:bCs/>
            <w:color w:val="000000"/>
            <w:lang w:val="en-US"/>
          </w:rPr>
          <w:t xml:space="preserve">an </w:t>
        </w:r>
      </w:ins>
      <w:del w:id="387" w:author="Mara Thomas" w:date="2021-12-12T20:13:00Z">
        <w:r w:rsidR="00B75ADC" w:rsidDel="00DE0055">
          <w:rPr>
            <w:rFonts w:eastAsia="Times New Roman" w:cstheme="minorHAnsi"/>
            <w:bCs/>
            <w:color w:val="000000"/>
            <w:lang w:val="en-US"/>
          </w:rPr>
          <w:delText xml:space="preserve">the focal </w:delText>
        </w:r>
      </w:del>
      <w:r w:rsidR="00B75ADC">
        <w:rPr>
          <w:rFonts w:eastAsia="Times New Roman" w:cstheme="minorHAnsi"/>
          <w:bCs/>
          <w:color w:val="000000"/>
          <w:lang w:val="en-US"/>
        </w:rPr>
        <w:t>individual</w:t>
      </w:r>
      <w:r w:rsidR="007E1B39">
        <w:rPr>
          <w:rFonts w:eastAsia="Times New Roman" w:cstheme="minorHAnsi"/>
          <w:bCs/>
          <w:color w:val="000000"/>
          <w:lang w:val="en-US"/>
        </w:rPr>
        <w:t xml:space="preserve">, while </w:t>
      </w:r>
      <w:r w:rsidR="007E1B39" w:rsidRPr="007E1B39">
        <w:rPr>
          <w:rFonts w:eastAsia="Times New Roman" w:cstheme="minorHAnsi"/>
          <w:b/>
          <w:bCs/>
          <w:color w:val="000000"/>
          <w:lang w:val="en-US"/>
        </w:rPr>
        <w:t>movement turning influence</w:t>
      </w:r>
      <w:r w:rsidR="007E1B39">
        <w:rPr>
          <w:rFonts w:eastAsia="Times New Roman" w:cstheme="minorHAnsi"/>
          <w:bCs/>
          <w:color w:val="000000"/>
          <w:lang w:val="en-US"/>
        </w:rPr>
        <w:t xml:space="preserve"> tries to answer the question </w:t>
      </w:r>
      <w:r w:rsidR="00252F3B">
        <w:rPr>
          <w:rFonts w:eastAsia="Times New Roman" w:cstheme="minorHAnsi"/>
          <w:bCs/>
          <w:color w:val="000000"/>
          <w:lang w:val="en-US"/>
        </w:rPr>
        <w:t xml:space="preserve">“does the left-right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influences the group</w:t>
      </w:r>
      <w:r w:rsidR="00B75ADC">
        <w:rPr>
          <w:rFonts w:eastAsia="Times New Roman" w:cstheme="minorHAnsi"/>
          <w:bCs/>
          <w:color w:val="000000"/>
          <w:lang w:val="en-US"/>
        </w:rPr>
        <w:t>’s</w:t>
      </w:r>
      <w:r w:rsidR="00252F3B">
        <w:rPr>
          <w:rFonts w:eastAsia="Times New Roman" w:cstheme="minorHAnsi"/>
          <w:bCs/>
          <w:color w:val="000000"/>
          <w:lang w:val="en-US"/>
        </w:rPr>
        <w:t xml:space="preserve"> direction of travel?” </w:t>
      </w:r>
      <w:r w:rsidR="007E1B39">
        <w:rPr>
          <w:rFonts w:eastAsia="Times New Roman" w:cstheme="minorHAnsi"/>
          <w:bCs/>
          <w:color w:val="000000"/>
          <w:lang w:val="en-US"/>
        </w:rPr>
        <w:t xml:space="preserve">and is defined as the probability that the rest of the group turns toward a given direction as a </w:t>
      </w:r>
      <w:r w:rsidR="00252F3B">
        <w:rPr>
          <w:rFonts w:eastAsia="Times New Roman" w:cstheme="minorHAnsi"/>
          <w:bCs/>
          <w:color w:val="000000"/>
          <w:lang w:val="en-US"/>
        </w:rPr>
        <w:t xml:space="preserve">function of </w:t>
      </w:r>
      <w:r w:rsidR="00B75ADC">
        <w:rPr>
          <w:rFonts w:eastAsia="Times New Roman" w:cstheme="minorHAnsi"/>
          <w:bCs/>
          <w:color w:val="000000"/>
          <w:lang w:val="en-US"/>
        </w:rPr>
        <w:t xml:space="preserve">the </w:t>
      </w:r>
      <w:del w:id="388" w:author="Mara Thomas" w:date="2021-12-12T20:14:00Z">
        <w:r w:rsidR="00B75ADC" w:rsidDel="00DE0055">
          <w:rPr>
            <w:rFonts w:eastAsia="Times New Roman" w:cstheme="minorHAnsi"/>
            <w:bCs/>
            <w:color w:val="000000"/>
            <w:lang w:val="en-US"/>
          </w:rPr>
          <w:delText xml:space="preserve">focal </w:delText>
        </w:r>
      </w:del>
      <w:r w:rsidR="00B75ADC">
        <w:rPr>
          <w:rFonts w:eastAsia="Times New Roman" w:cstheme="minorHAnsi"/>
          <w:bCs/>
          <w:color w:val="000000"/>
          <w:lang w:val="en-US"/>
        </w:rPr>
        <w:t xml:space="preserve">individual’s </w:t>
      </w:r>
      <w:r w:rsidR="00252F3B">
        <w:rPr>
          <w:rFonts w:eastAsia="Times New Roman" w:cstheme="minorHAnsi"/>
          <w:bCs/>
          <w:color w:val="000000"/>
          <w:lang w:val="en-US"/>
        </w:rPr>
        <w:t>speed along the left-right axis of movement</w:t>
      </w:r>
      <w:r w:rsidR="007E1B39">
        <w:rPr>
          <w:rFonts w:eastAsia="Times New Roman" w:cstheme="minorHAnsi"/>
          <w:bCs/>
          <w:color w:val="000000"/>
          <w:lang w:val="en-US"/>
        </w:rPr>
        <w:t xml:space="preserve">. Similarly, </w:t>
      </w:r>
      <w:r w:rsidR="007E1B39" w:rsidRPr="00252F3B">
        <w:rPr>
          <w:rFonts w:eastAsia="Times New Roman" w:cstheme="minorHAnsi"/>
          <w:b/>
          <w:bCs/>
          <w:color w:val="000000"/>
          <w:lang w:val="en-US"/>
        </w:rPr>
        <w:t>position speeding influence</w:t>
      </w:r>
      <w:r w:rsidR="007E1B39">
        <w:rPr>
          <w:rFonts w:eastAsia="Times New Roman" w:cstheme="minorHAnsi"/>
          <w:bCs/>
          <w:color w:val="000000"/>
          <w:lang w:val="en-US"/>
        </w:rPr>
        <w:t xml:space="preserve"> t</w:t>
      </w:r>
      <w:r w:rsidR="00A32B60">
        <w:rPr>
          <w:rFonts w:eastAsia="Times New Roman" w:cstheme="minorHAnsi"/>
          <w:bCs/>
          <w:color w:val="000000"/>
          <w:lang w:val="en-US"/>
        </w:rPr>
        <w:t>ries</w:t>
      </w:r>
      <w:r w:rsidR="007E1B39">
        <w:rPr>
          <w:rFonts w:eastAsia="Times New Roman" w:cstheme="minorHAnsi"/>
          <w:bCs/>
          <w:color w:val="000000"/>
          <w:lang w:val="en-US"/>
        </w:rPr>
        <w:t xml:space="preserve"> to answer the </w:t>
      </w:r>
      <w:r w:rsidR="00A32B60">
        <w:rPr>
          <w:rFonts w:eastAsia="Times New Roman" w:cstheme="minorHAnsi"/>
          <w:bCs/>
          <w:color w:val="000000"/>
          <w:lang w:val="en-US"/>
        </w:rPr>
        <w:t>question “</w:t>
      </w:r>
      <w:r w:rsidR="00252F3B">
        <w:rPr>
          <w:rFonts w:eastAsia="Times New Roman" w:cstheme="minorHAnsi"/>
          <w:bCs/>
          <w:color w:val="000000"/>
          <w:lang w:val="en-US"/>
        </w:rPr>
        <w:t>does the front-back position of a given individual influences group speed?”</w:t>
      </w:r>
      <w:r w:rsidR="00030838">
        <w:rPr>
          <w:rFonts w:eastAsia="Times New Roman" w:cstheme="minorHAnsi"/>
          <w:bCs/>
          <w:color w:val="000000"/>
          <w:lang w:val="en-US"/>
        </w:rPr>
        <w:t xml:space="preserve"> and is defined as the probability that the rest of the group speeds up as a function of the front-back position of an individual, while </w:t>
      </w:r>
      <w:r w:rsidR="00030838" w:rsidRPr="00252F3B">
        <w:rPr>
          <w:rFonts w:eastAsia="Times New Roman" w:cstheme="minorHAnsi"/>
          <w:b/>
          <w:bCs/>
          <w:color w:val="000000"/>
          <w:lang w:val="en-US"/>
        </w:rPr>
        <w:t>movement speeding influence</w:t>
      </w:r>
      <w:r w:rsidR="00030838">
        <w:rPr>
          <w:rFonts w:eastAsia="Times New Roman" w:cstheme="minorHAnsi"/>
          <w:bCs/>
          <w:color w:val="000000"/>
          <w:lang w:val="en-US"/>
        </w:rPr>
        <w:t xml:space="preserve"> tries to answer the question “</w:t>
      </w:r>
      <w:r w:rsidR="00252F3B">
        <w:rPr>
          <w:rFonts w:eastAsia="Times New Roman" w:cstheme="minorHAnsi"/>
          <w:bCs/>
          <w:color w:val="000000"/>
          <w:lang w:val="en-US"/>
        </w:rPr>
        <w:t xml:space="preserve">does the front-back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influences group speed” and is defined as</w:t>
      </w:r>
      <w:r w:rsidR="00030838">
        <w:rPr>
          <w:rFonts w:eastAsia="Times New Roman" w:cstheme="minorHAnsi"/>
          <w:bCs/>
          <w:color w:val="000000"/>
          <w:lang w:val="en-US"/>
        </w:rPr>
        <w:t xml:space="preserve"> </w:t>
      </w:r>
      <w:r w:rsidR="00252F3B">
        <w:rPr>
          <w:rFonts w:eastAsia="Times New Roman" w:cstheme="minorHAnsi"/>
          <w:bCs/>
          <w:color w:val="000000"/>
          <w:lang w:val="en-US"/>
        </w:rPr>
        <w:t>the probability that the rest of the group speeds up as a function of the difference bet</w:t>
      </w:r>
      <w:r w:rsidR="00B75ADC">
        <w:rPr>
          <w:rFonts w:eastAsia="Times New Roman" w:cstheme="minorHAnsi"/>
          <w:bCs/>
          <w:color w:val="000000"/>
          <w:lang w:val="en-US"/>
        </w:rPr>
        <w:t>w</w:t>
      </w:r>
      <w:r w:rsidR="00252F3B">
        <w:rPr>
          <w:rFonts w:eastAsia="Times New Roman" w:cstheme="minorHAnsi"/>
          <w:bCs/>
          <w:color w:val="000000"/>
          <w:lang w:val="en-US"/>
        </w:rPr>
        <w:t>een individual and group speed along the front-back axis of movement.</w:t>
      </w:r>
    </w:p>
    <w:p w14:paraId="01F4C3FB" w14:textId="503A13A6" w:rsidR="00F225B6" w:rsidRDefault="00F225B6"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We </w:t>
      </w:r>
      <w:r w:rsidR="00CE3E4A">
        <w:rPr>
          <w:rFonts w:eastAsia="Times New Roman" w:cstheme="minorHAnsi"/>
          <w:bCs/>
          <w:color w:val="000000"/>
          <w:lang w:val="en-US"/>
        </w:rPr>
        <w:t xml:space="preserve">separately </w:t>
      </w:r>
      <w:r>
        <w:rPr>
          <w:rFonts w:eastAsia="Times New Roman" w:cstheme="minorHAnsi"/>
          <w:bCs/>
          <w:color w:val="000000"/>
          <w:lang w:val="en-US"/>
        </w:rPr>
        <w:t>modelled the curve</w:t>
      </w:r>
      <w:r w:rsidR="00CE3E4A">
        <w:rPr>
          <w:rFonts w:eastAsia="Times New Roman" w:cstheme="minorHAnsi"/>
          <w:bCs/>
          <w:color w:val="000000"/>
          <w:lang w:val="en-US"/>
        </w:rPr>
        <w:t>s</w:t>
      </w:r>
      <w:r>
        <w:rPr>
          <w:rFonts w:eastAsia="Times New Roman" w:cstheme="minorHAnsi"/>
          <w:bCs/>
          <w:color w:val="000000"/>
          <w:lang w:val="en-US"/>
        </w:rPr>
        <w:t xml:space="preserve"> </w:t>
      </w:r>
      <w:r w:rsidR="00CE3E4A">
        <w:rPr>
          <w:rFonts w:eastAsia="Times New Roman" w:cstheme="minorHAnsi"/>
          <w:bCs/>
          <w:color w:val="000000"/>
          <w:lang w:val="en-US"/>
        </w:rPr>
        <w:t xml:space="preserve">of each of these four metrics for each recorded individual using a </w:t>
      </w:r>
      <w:commentRangeStart w:id="389"/>
      <w:r w:rsidR="00CE3E4A">
        <w:rPr>
          <w:rFonts w:eastAsia="Times New Roman" w:cstheme="minorHAnsi"/>
          <w:bCs/>
          <w:color w:val="000000"/>
          <w:lang w:val="en-US"/>
        </w:rPr>
        <w:t>slightly modified version of the logistic function,</w:t>
      </w:r>
      <w:commentRangeEnd w:id="389"/>
      <w:r w:rsidR="00DE0055">
        <w:rPr>
          <w:rStyle w:val="Kommentarzeichen"/>
          <w:lang w:val="en-CA" w:bidi="he-IL"/>
        </w:rPr>
        <w:commentReference w:id="389"/>
      </w:r>
      <w:r w:rsidR="00CE3E4A">
        <w:rPr>
          <w:rFonts w:eastAsia="Times New Roman" w:cstheme="minorHAnsi"/>
          <w:bCs/>
          <w:color w:val="000000"/>
          <w:lang w:val="en-US"/>
        </w:rPr>
        <w:t xml:space="preserve"> and used these models to attribute four influence scores to each individuals. We then performed Generalized Linear Mixed Models</w:t>
      </w:r>
      <w:r w:rsidR="00473BCD">
        <w:rPr>
          <w:rFonts w:eastAsia="Times New Roman" w:cstheme="minorHAnsi"/>
          <w:bCs/>
          <w:color w:val="000000"/>
          <w:lang w:val="en-US"/>
        </w:rPr>
        <w:t xml:space="preserve"> (GLMMs)</w:t>
      </w:r>
      <w:r w:rsidR="00CE3E4A">
        <w:rPr>
          <w:rFonts w:eastAsia="Times New Roman" w:cstheme="minorHAnsi"/>
          <w:bCs/>
          <w:color w:val="000000"/>
          <w:lang w:val="en-US"/>
        </w:rPr>
        <w:t xml:space="preserve"> to compare the values of each influence scores between classes. </w:t>
      </w:r>
    </w:p>
    <w:p w14:paraId="3203FA8B" w14:textId="150CCCF3" w:rsidR="00B75ADC" w:rsidRPr="00CE3E4A" w:rsidRDefault="00CE3E4A" w:rsidP="00D27F62">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Detailed process</w:t>
      </w:r>
      <w:r w:rsidR="00B75ADC" w:rsidRPr="00CE3E4A">
        <w:rPr>
          <w:rFonts w:eastAsia="Times New Roman" w:cstheme="minorHAnsi"/>
          <w:bCs/>
          <w:i/>
          <w:color w:val="000000"/>
          <w:lang w:val="en-US"/>
        </w:rPr>
        <w:t>:</w:t>
      </w:r>
    </w:p>
    <w:p w14:paraId="44C2AE26" w14:textId="36FFF563" w:rsidR="00681D58" w:rsidRDefault="00681D58"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We followed the following process </w:t>
      </w:r>
      <w:r w:rsidR="008A1369">
        <w:rPr>
          <w:rFonts w:eastAsia="Times New Roman" w:cstheme="minorHAnsi"/>
          <w:bCs/>
          <w:color w:val="000000"/>
          <w:lang w:val="en-US"/>
        </w:rPr>
        <w:t>to compute the influence metrics of</w:t>
      </w:r>
      <w:r>
        <w:rPr>
          <w:rFonts w:eastAsia="Times New Roman" w:cstheme="minorHAnsi"/>
          <w:bCs/>
          <w:color w:val="000000"/>
          <w:lang w:val="en-US"/>
        </w:rPr>
        <w:t xml:space="preserve"> </w:t>
      </w:r>
      <w:r w:rsidR="00153648">
        <w:rPr>
          <w:rFonts w:eastAsia="Times New Roman" w:cstheme="minorHAnsi"/>
          <w:bCs/>
          <w:color w:val="000000"/>
          <w:lang w:val="en-US"/>
        </w:rPr>
        <w:t>all</w:t>
      </w:r>
      <w:r>
        <w:rPr>
          <w:rFonts w:eastAsia="Times New Roman" w:cstheme="minorHAnsi"/>
          <w:bCs/>
          <w:color w:val="000000"/>
          <w:lang w:val="en-US"/>
        </w:rPr>
        <w:t xml:space="preserve"> </w:t>
      </w:r>
      <w:r w:rsidR="008A1369">
        <w:rPr>
          <w:rFonts w:eastAsia="Times New Roman" w:cstheme="minorHAnsi"/>
          <w:bCs/>
          <w:color w:val="000000"/>
          <w:lang w:val="en-US"/>
        </w:rPr>
        <w:t xml:space="preserve">recorded </w:t>
      </w:r>
      <w:r>
        <w:rPr>
          <w:rFonts w:eastAsia="Times New Roman" w:cstheme="minorHAnsi"/>
          <w:bCs/>
          <w:color w:val="000000"/>
          <w:lang w:val="en-US"/>
        </w:rPr>
        <w:t>individual</w:t>
      </w:r>
      <w:r w:rsidR="008A1369">
        <w:rPr>
          <w:rFonts w:eastAsia="Times New Roman" w:cstheme="minorHAnsi"/>
          <w:bCs/>
          <w:color w:val="000000"/>
          <w:lang w:val="en-US"/>
        </w:rPr>
        <w:t xml:space="preserve"> within each </w:t>
      </w:r>
      <w:r w:rsidR="00153648">
        <w:rPr>
          <w:rFonts w:eastAsia="Times New Roman" w:cstheme="minorHAnsi"/>
          <w:bCs/>
          <w:color w:val="000000"/>
          <w:lang w:val="en-US"/>
        </w:rPr>
        <w:t>five</w:t>
      </w:r>
      <w:r w:rsidR="008A1369">
        <w:rPr>
          <w:rFonts w:eastAsia="Times New Roman" w:cstheme="minorHAnsi"/>
          <w:bCs/>
          <w:color w:val="000000"/>
          <w:lang w:val="en-US"/>
        </w:rPr>
        <w:t xml:space="preserve"> groups:</w:t>
      </w:r>
    </w:p>
    <w:p w14:paraId="1817E4CB" w14:textId="650BE953" w:rsidR="0066358C" w:rsidRDefault="0066358C" w:rsidP="0066358C">
      <w:pPr>
        <w:spacing w:after="0" w:line="360" w:lineRule="auto"/>
        <w:jc w:val="both"/>
        <w:rPr>
          <w:rFonts w:eastAsia="Times New Roman" w:cstheme="minorHAnsi"/>
          <w:lang w:val="en-CA"/>
        </w:rPr>
      </w:pPr>
      <w:r>
        <w:rPr>
          <w:rFonts w:eastAsia="Times New Roman" w:cstheme="minorHAnsi"/>
          <w:lang w:val="en-CA"/>
        </w:rPr>
        <w:t>We first calculated groups’ and individuals’ movement characteristics by discretizing and summarizing the direction and speed of their travel</w:t>
      </w:r>
      <w:r w:rsidR="00F8521D">
        <w:rPr>
          <w:rFonts w:eastAsia="Times New Roman" w:cstheme="minorHAnsi"/>
          <w:lang w:val="en-CA"/>
        </w:rPr>
        <w:t xml:space="preserve">. </w:t>
      </w:r>
      <w:r>
        <w:rPr>
          <w:rFonts w:eastAsia="Times New Roman" w:cstheme="minorHAnsi"/>
          <w:lang w:val="en-CA"/>
        </w:rPr>
        <w:t xml:space="preserve">We computed the </w:t>
      </w:r>
      <w:r>
        <w:rPr>
          <w:rFonts w:eastAsia="Times New Roman" w:cstheme="minorHAnsi"/>
          <w:b/>
          <w:bCs/>
          <w:lang w:val="en-CA"/>
        </w:rPr>
        <w:t>group’s centroid track</w:t>
      </w:r>
      <w:r>
        <w:rPr>
          <w:rFonts w:eastAsia="Times New Roman" w:cstheme="minorHAnsi"/>
          <w:lang w:val="en-CA"/>
        </w:rPr>
        <w:t xml:space="preserve"> by averaging the position of all individuals recorded other than the focal at each time point</w:t>
      </w:r>
      <w:r w:rsidR="00F8521D">
        <w:rPr>
          <w:rFonts w:eastAsia="Times New Roman" w:cstheme="minorHAnsi"/>
          <w:lang w:val="en-CA"/>
        </w:rPr>
        <w:t xml:space="preserve"> (figure 2a)</w:t>
      </w:r>
      <w:r>
        <w:rPr>
          <w:rFonts w:eastAsia="Times New Roman" w:cstheme="minorHAnsi"/>
          <w:lang w:val="en-CA"/>
        </w:rPr>
        <w:t>. For every time point</w:t>
      </w:r>
      <w:r w:rsidR="00E91E1A">
        <w:rPr>
          <w:rFonts w:eastAsia="Times New Roman" w:cstheme="minorHAnsi"/>
          <w:lang w:val="en-CA"/>
        </w:rPr>
        <w:t xml:space="preserve"> t</w:t>
      </w:r>
      <w:r>
        <w:rPr>
          <w:rFonts w:eastAsia="Times New Roman" w:cstheme="minorHAnsi"/>
          <w:lang w:val="en-CA"/>
        </w:rPr>
        <w:t>, we then calculated two velocity vectors of the centroid</w:t>
      </w:r>
      <w:r w:rsidR="00F8521D">
        <w:rPr>
          <w:rFonts w:eastAsia="Times New Roman" w:cstheme="minorHAnsi"/>
          <w:lang w:val="en-CA"/>
        </w:rPr>
        <w:t xml:space="preserve"> (figure 2b)</w:t>
      </w:r>
      <w:r>
        <w:rPr>
          <w:rFonts w:eastAsia="Times New Roman" w:cstheme="minorHAnsi"/>
          <w:lang w:val="en-CA"/>
        </w:rPr>
        <w:t xml:space="preserve">: the past velocity vector was the direction and speed measured from </w:t>
      </w:r>
      <w:r w:rsidR="00E91E1A">
        <w:rPr>
          <w:rFonts w:eastAsia="Times New Roman" w:cstheme="minorHAnsi"/>
          <w:lang w:val="en-CA"/>
        </w:rPr>
        <w:t>the position at time t (henceforth current position)</w:t>
      </w:r>
      <w:r>
        <w:rPr>
          <w:rFonts w:eastAsia="Times New Roman" w:cstheme="minorHAnsi"/>
          <w:lang w:val="en-CA"/>
        </w:rPr>
        <w:t xml:space="preserve"> to the most recent position that was at least 10 meters away</w:t>
      </w:r>
      <w:r w:rsidR="00FF2FE0">
        <w:rPr>
          <w:rFonts w:eastAsia="Times New Roman" w:cstheme="minorHAnsi"/>
          <w:lang w:val="en-CA"/>
        </w:rPr>
        <w:t xml:space="preserve"> (henceforth ‘past position’)</w:t>
      </w:r>
      <w:r>
        <w:rPr>
          <w:rFonts w:eastAsia="Times New Roman" w:cstheme="minorHAnsi"/>
          <w:lang w:val="en-CA"/>
        </w:rPr>
        <w:t xml:space="preserve">, and the future </w:t>
      </w:r>
      <w:r>
        <w:rPr>
          <w:rFonts w:eastAsia="Times New Roman" w:cstheme="minorHAnsi"/>
          <w:lang w:val="en-CA"/>
        </w:rPr>
        <w:lastRenderedPageBreak/>
        <w:t xml:space="preserve">velocity vector was the direction and speed measured from </w:t>
      </w:r>
      <w:r w:rsidR="00E91E1A">
        <w:rPr>
          <w:rFonts w:eastAsia="Times New Roman" w:cstheme="minorHAnsi"/>
          <w:lang w:val="en-CA"/>
        </w:rPr>
        <w:t>the current position</w:t>
      </w:r>
      <w:r>
        <w:rPr>
          <w:rFonts w:eastAsia="Times New Roman" w:cstheme="minorHAnsi"/>
          <w:lang w:val="en-CA"/>
        </w:rPr>
        <w:t xml:space="preserve"> to the soonest upcoming position that is at least 10 meters away</w:t>
      </w:r>
      <w:r w:rsidR="00FF2FE0">
        <w:rPr>
          <w:rFonts w:eastAsia="Times New Roman" w:cstheme="minorHAnsi"/>
          <w:lang w:val="en-CA"/>
        </w:rPr>
        <w:t xml:space="preserve"> (henceforth ‘future position’)</w:t>
      </w:r>
      <w:r>
        <w:rPr>
          <w:rFonts w:eastAsia="Times New Roman" w:cstheme="minorHAnsi"/>
          <w:lang w:val="en-CA"/>
        </w:rPr>
        <w:t xml:space="preserve">. We chose 10 meters as the step length for spatial discretization as this seemed to be a good balance between </w:t>
      </w:r>
      <w:r w:rsidR="00F225B6">
        <w:rPr>
          <w:rFonts w:eastAsia="Times New Roman" w:cstheme="minorHAnsi"/>
          <w:lang w:val="en-CA"/>
        </w:rPr>
        <w:t xml:space="preserve">spatial resolution of the GPSs and temporal resolution of the behaviors studied. As a sanity check, we performed the whole analysis again with thresholds of 5, 15 and 20 meters </w:t>
      </w:r>
      <w:commentRangeStart w:id="390"/>
      <w:r w:rsidR="00F225B6">
        <w:rPr>
          <w:rFonts w:eastAsia="Times New Roman" w:cstheme="minorHAnsi"/>
          <w:lang w:val="en-CA"/>
        </w:rPr>
        <w:t xml:space="preserve">and got </w:t>
      </w:r>
      <w:del w:id="391" w:author="Mara Thomas" w:date="2021-12-13T14:01:00Z">
        <w:r w:rsidR="00F225B6" w:rsidDel="00347DD2">
          <w:rPr>
            <w:rFonts w:eastAsia="Times New Roman" w:cstheme="minorHAnsi"/>
            <w:lang w:val="en-CA"/>
          </w:rPr>
          <w:delText xml:space="preserve">mostly </w:delText>
        </w:r>
      </w:del>
      <w:r w:rsidR="00F225B6">
        <w:rPr>
          <w:rFonts w:eastAsia="Times New Roman" w:cstheme="minorHAnsi"/>
          <w:lang w:val="en-CA"/>
        </w:rPr>
        <w:t xml:space="preserve">similar results </w:t>
      </w:r>
      <w:commentRangeEnd w:id="390"/>
      <w:r w:rsidR="00347DD2">
        <w:rPr>
          <w:rStyle w:val="Kommentarzeichen"/>
          <w:lang w:val="en-CA" w:bidi="he-IL"/>
        </w:rPr>
        <w:commentReference w:id="390"/>
      </w:r>
      <w:r w:rsidR="00F225B6">
        <w:rPr>
          <w:rFonts w:eastAsia="Times New Roman" w:cstheme="minorHAnsi"/>
          <w:lang w:val="en-CA"/>
        </w:rPr>
        <w:t>(see supplements).</w:t>
      </w:r>
      <w:r w:rsidR="00561B0A" w:rsidRPr="00561B0A">
        <w:rPr>
          <w:rFonts w:eastAsia="Times New Roman" w:cstheme="minorHAnsi"/>
          <w:lang w:val="en-CA"/>
        </w:rPr>
        <w:t xml:space="preserve"> </w:t>
      </w:r>
      <w:r w:rsidR="00561B0A">
        <w:rPr>
          <w:rFonts w:eastAsia="Times New Roman" w:cstheme="minorHAnsi"/>
          <w:lang w:val="en-CA"/>
        </w:rPr>
        <w:t xml:space="preserve">For each time step, </w:t>
      </w:r>
      <w:del w:id="392" w:author="Mara Thomas" w:date="2021-12-13T14:02:00Z">
        <w:r w:rsidR="00561B0A" w:rsidDel="00347DD2">
          <w:rPr>
            <w:rFonts w:eastAsia="Times New Roman" w:cstheme="minorHAnsi"/>
            <w:lang w:val="en-CA"/>
          </w:rPr>
          <w:delText xml:space="preserve">the </w:delText>
        </w:r>
      </w:del>
      <w:r w:rsidR="00561B0A">
        <w:rPr>
          <w:rFonts w:eastAsia="Times New Roman" w:cstheme="minorHAnsi"/>
          <w:lang w:val="en-CA"/>
        </w:rPr>
        <w:t>movement of the group was defined as either turning left or turning right</w:t>
      </w:r>
      <w:r w:rsidR="007A0BA1">
        <w:rPr>
          <w:rFonts w:eastAsia="Times New Roman" w:cstheme="minorHAnsi"/>
          <w:lang w:val="en-CA"/>
        </w:rPr>
        <w:t xml:space="preserve"> (future direction of travel)</w:t>
      </w:r>
      <w:r w:rsidR="00561B0A">
        <w:rPr>
          <w:rFonts w:eastAsia="Times New Roman" w:cstheme="minorHAnsi"/>
          <w:lang w:val="en-CA"/>
        </w:rPr>
        <w:t>, and either speeding up or slowing down</w:t>
      </w:r>
      <w:r w:rsidR="007A0BA1">
        <w:rPr>
          <w:rFonts w:eastAsia="Times New Roman" w:cstheme="minorHAnsi"/>
          <w:lang w:val="en-CA"/>
        </w:rPr>
        <w:t xml:space="preserve"> (future speed of travel)</w:t>
      </w:r>
      <w:r w:rsidR="00561B0A">
        <w:rPr>
          <w:rFonts w:eastAsia="Times New Roman" w:cstheme="minorHAnsi"/>
          <w:lang w:val="en-CA"/>
        </w:rPr>
        <w:t>, based on the relative difference between the group centroid</w:t>
      </w:r>
      <w:r w:rsidR="0084288E">
        <w:rPr>
          <w:rFonts w:eastAsia="Times New Roman" w:cstheme="minorHAnsi"/>
          <w:lang w:val="en-CA"/>
        </w:rPr>
        <w:t>’s</w:t>
      </w:r>
      <w:r w:rsidR="00561B0A">
        <w:rPr>
          <w:rFonts w:eastAsia="Times New Roman" w:cstheme="minorHAnsi"/>
          <w:lang w:val="en-CA"/>
        </w:rPr>
        <w:t xml:space="preserve"> future and past velocity vector. </w:t>
      </w:r>
    </w:p>
    <w:p w14:paraId="3D5DB898" w14:textId="4883E4C2"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centroid reference frame</w:t>
      </w:r>
      <w:r w:rsidR="00F8521D">
        <w:rPr>
          <w:rFonts w:eastAsia="Times New Roman" w:cstheme="minorHAnsi"/>
          <w:lang w:val="en-CA"/>
        </w:rPr>
        <w:t>, figure 2c</w:t>
      </w:r>
      <w:r w:rsidR="00E91E1A">
        <w:rPr>
          <w:rFonts w:eastAsia="Times New Roman" w:cstheme="minorHAnsi"/>
          <w:lang w:val="en-CA"/>
        </w:rPr>
        <w:t>)</w:t>
      </w:r>
      <w:r w:rsidR="0062191D">
        <w:rPr>
          <w:rFonts w:eastAsia="Times New Roman" w:cstheme="minorHAnsi"/>
          <w:lang w:val="en-CA"/>
        </w:rPr>
        <w:t>:</w:t>
      </w:r>
      <w:r>
        <w:rPr>
          <w:rFonts w:eastAsia="Times New Roman" w:cstheme="minorHAnsi"/>
          <w:lang w:val="en-CA"/>
        </w:rPr>
        <w:t xml:space="preserve"> </w:t>
      </w:r>
      <w:r w:rsidR="0062191D">
        <w:rPr>
          <w:rFonts w:eastAsia="Times New Roman" w:cstheme="minorHAnsi"/>
          <w:lang w:val="en-CA"/>
        </w:rPr>
        <w:t>we calculated the past velocity vectors of the focal individual at each time point</w:t>
      </w:r>
      <w:r w:rsidR="00473BCD">
        <w:rPr>
          <w:rFonts w:eastAsia="Times New Roman" w:cstheme="minorHAnsi"/>
          <w:lang w:val="en-CA"/>
        </w:rPr>
        <w:t>, similarly as for the group vectors,</w:t>
      </w:r>
      <w:r w:rsidR="0062191D">
        <w:rPr>
          <w:rFonts w:eastAsia="Times New Roman" w:cstheme="minorHAnsi"/>
          <w:lang w:val="en-CA"/>
        </w:rPr>
        <w:t xml:space="preserve"> and converted it to the centroid reference frame. From this, we computed four variables corresponding to the four different metrics</w:t>
      </w:r>
      <w:r w:rsidR="00CC4854">
        <w:rPr>
          <w:rFonts w:eastAsia="Times New Roman" w:cstheme="minorHAnsi"/>
          <w:lang w:val="en-CA"/>
        </w:rPr>
        <w:t xml:space="preserve"> of influence</w:t>
      </w:r>
      <w:r w:rsidR="0062191D">
        <w:rPr>
          <w:rFonts w:eastAsia="Times New Roman" w:cstheme="minorHAnsi"/>
          <w:lang w:val="en-CA"/>
        </w:rPr>
        <w:t xml:space="preserve">: </w:t>
      </w:r>
      <w:r w:rsidR="00CB536D">
        <w:rPr>
          <w:rFonts w:eastAsia="Times New Roman" w:cstheme="minorHAnsi"/>
          <w:lang w:val="en-CA"/>
        </w:rPr>
        <w:t xml:space="preserve"> </w:t>
      </w:r>
    </w:p>
    <w:p w14:paraId="166971F3" w14:textId="59A07227" w:rsidR="0066358C" w:rsidRPr="00CB536D" w:rsidRDefault="0039325C" w:rsidP="00CB536D">
      <w:pPr>
        <w:pStyle w:val="Listenabsatz"/>
        <w:numPr>
          <w:ilvl w:val="0"/>
          <w:numId w:val="12"/>
        </w:numPr>
        <w:spacing w:after="0" w:line="360" w:lineRule="auto"/>
        <w:jc w:val="both"/>
        <w:rPr>
          <w:rFonts w:eastAsia="Times New Roman" w:cstheme="minorHAnsi"/>
          <w:lang w:val="en-CA"/>
        </w:rPr>
      </w:pPr>
      <w:r w:rsidRPr="00CB536D">
        <w:rPr>
          <w:rFonts w:eastAsia="Times New Roman" w:cstheme="minorHAnsi"/>
          <w:lang w:val="en-CA"/>
        </w:rPr>
        <w:t>the y-value of the individual’s past position</w:t>
      </w:r>
      <w:r w:rsidR="00CB536D" w:rsidRPr="00CB536D">
        <w:rPr>
          <w:rFonts w:eastAsia="Times New Roman" w:cstheme="minorHAnsi"/>
          <w:lang w:val="en-CA"/>
        </w:rPr>
        <w:t xml:space="preserve"> (</w:t>
      </w:r>
      <w:r w:rsidR="00F707EF">
        <w:rPr>
          <w:rFonts w:eastAsia="Times New Roman" w:cstheme="minorHAnsi"/>
          <w:lang w:val="en-CA"/>
        </w:rPr>
        <w:t>=</w:t>
      </w:r>
      <w:r w:rsidR="00CB536D" w:rsidRPr="00CB536D">
        <w:rPr>
          <w:rFonts w:eastAsia="Times New Roman" w:cstheme="minorHAnsi"/>
          <w:lang w:val="en-CA"/>
        </w:rPr>
        <w:t>left-right position</w:t>
      </w:r>
      <w:r w:rsidR="00CB536D">
        <w:rPr>
          <w:rFonts w:eastAsia="Times New Roman" w:cstheme="minorHAnsi"/>
          <w:lang w:val="en-CA"/>
        </w:rPr>
        <w:t xml:space="preserve">, corresponding to </w:t>
      </w:r>
      <w:r w:rsidR="00CB536D" w:rsidRPr="00CB536D">
        <w:rPr>
          <w:rFonts w:eastAsia="Times New Roman" w:cstheme="minorHAnsi"/>
          <w:b/>
          <w:lang w:val="en-CA"/>
        </w:rPr>
        <w:t>position turning influence</w:t>
      </w:r>
      <w:r w:rsidR="00CB536D" w:rsidRPr="00CB536D">
        <w:rPr>
          <w:rFonts w:eastAsia="Times New Roman" w:cstheme="minorHAnsi"/>
          <w:lang w:val="en-CA"/>
        </w:rPr>
        <w:t>)</w:t>
      </w:r>
    </w:p>
    <w:p w14:paraId="3693BE74" w14:textId="01420A7B" w:rsidR="00CB536D" w:rsidRDefault="00CB536D" w:rsidP="00CB536D">
      <w:pPr>
        <w:pStyle w:val="Listenabsatz"/>
        <w:numPr>
          <w:ilvl w:val="0"/>
          <w:numId w:val="11"/>
        </w:numPr>
        <w:spacing w:after="0" w:line="360" w:lineRule="auto"/>
        <w:jc w:val="both"/>
        <w:rPr>
          <w:rFonts w:eastAsia="Times New Roman" w:cstheme="minorHAnsi"/>
          <w:lang w:val="en-CA"/>
        </w:rPr>
      </w:pPr>
      <w:r>
        <w:rPr>
          <w:rFonts w:eastAsia="Times New Roman" w:cstheme="minorHAnsi"/>
          <w:lang w:val="en-CA"/>
        </w:rPr>
        <w:t>the y component of the individual’s past velocity vector (</w:t>
      </w:r>
      <w:r w:rsidR="00F707EF">
        <w:rPr>
          <w:rFonts w:eastAsia="Times New Roman" w:cstheme="minorHAnsi"/>
          <w:lang w:val="en-CA"/>
        </w:rPr>
        <w:t>=</w:t>
      </w:r>
      <w:r>
        <w:rPr>
          <w:rFonts w:eastAsia="Times New Roman" w:cstheme="minorHAnsi"/>
          <w:lang w:val="en-CA"/>
        </w:rPr>
        <w:t xml:space="preserve">left-right movement, corresponding to </w:t>
      </w:r>
      <w:r w:rsidRPr="00CB536D">
        <w:rPr>
          <w:rFonts w:eastAsia="Times New Roman" w:cstheme="minorHAnsi"/>
          <w:b/>
          <w:lang w:val="en-CA"/>
        </w:rPr>
        <w:t>movement turning influence</w:t>
      </w:r>
      <w:r>
        <w:rPr>
          <w:rFonts w:eastAsia="Times New Roman" w:cstheme="minorHAnsi"/>
          <w:lang w:val="en-CA"/>
        </w:rPr>
        <w:t>)</w:t>
      </w:r>
    </w:p>
    <w:p w14:paraId="420BD1AE" w14:textId="0071A239" w:rsidR="00CB536D" w:rsidRDefault="00CB536D" w:rsidP="00CB536D">
      <w:pPr>
        <w:pStyle w:val="Listenabsatz"/>
        <w:numPr>
          <w:ilvl w:val="0"/>
          <w:numId w:val="11"/>
        </w:numPr>
        <w:spacing w:after="0" w:line="360" w:lineRule="auto"/>
        <w:jc w:val="both"/>
        <w:rPr>
          <w:rFonts w:eastAsia="Times New Roman" w:cstheme="minorHAnsi"/>
          <w:lang w:val="en-CA"/>
        </w:rPr>
      </w:pPr>
      <w:r>
        <w:rPr>
          <w:rFonts w:eastAsia="Times New Roman" w:cstheme="minorHAnsi"/>
          <w:lang w:val="en-CA"/>
        </w:rPr>
        <w:t>the x-value of the individual’s past position (</w:t>
      </w:r>
      <w:r w:rsidR="00F707EF">
        <w:rPr>
          <w:rFonts w:eastAsia="Times New Roman" w:cstheme="minorHAnsi"/>
          <w:lang w:val="en-CA"/>
        </w:rPr>
        <w:t>=</w:t>
      </w:r>
      <w:r>
        <w:rPr>
          <w:rFonts w:eastAsia="Times New Roman" w:cstheme="minorHAnsi"/>
          <w:lang w:val="en-CA"/>
        </w:rPr>
        <w:t xml:space="preserve">front-back position, corresponding to </w:t>
      </w:r>
      <w:r w:rsidRPr="00CB536D">
        <w:rPr>
          <w:rFonts w:eastAsia="Times New Roman" w:cstheme="minorHAnsi"/>
          <w:b/>
          <w:lang w:val="en-CA"/>
        </w:rPr>
        <w:t>position speeding influence</w:t>
      </w:r>
      <w:r w:rsidRPr="00473BCD">
        <w:rPr>
          <w:rFonts w:eastAsia="Times New Roman" w:cstheme="minorHAnsi"/>
          <w:lang w:val="en-CA"/>
        </w:rPr>
        <w:t>)</w:t>
      </w:r>
    </w:p>
    <w:p w14:paraId="74CFDDA6" w14:textId="4289383F" w:rsidR="00B51E9B" w:rsidRPr="00473BCD" w:rsidRDefault="00CB536D" w:rsidP="00B51E9B">
      <w:pPr>
        <w:pStyle w:val="Listenabsatz"/>
        <w:numPr>
          <w:ilvl w:val="0"/>
          <w:numId w:val="11"/>
        </w:numPr>
        <w:spacing w:after="0" w:line="360" w:lineRule="auto"/>
        <w:jc w:val="both"/>
        <w:rPr>
          <w:rFonts w:eastAsia="Times New Roman" w:cstheme="minorHAnsi"/>
          <w:bCs/>
          <w:color w:val="000000"/>
          <w:lang w:val="en-US"/>
        </w:rPr>
      </w:pPr>
      <w:r>
        <w:rPr>
          <w:rFonts w:eastAsia="Times New Roman" w:cstheme="minorHAnsi"/>
          <w:lang w:val="en-CA"/>
        </w:rPr>
        <w:t>the difference between the x component of the centroid’s past velocity vector and the x component of the individual’s past velocity vector (</w:t>
      </w:r>
      <w:r w:rsidR="00F707EF">
        <w:rPr>
          <w:rFonts w:eastAsia="Times New Roman" w:cstheme="minorHAnsi"/>
          <w:lang w:val="en-CA"/>
        </w:rPr>
        <w:t>=</w:t>
      </w:r>
      <w:r>
        <w:rPr>
          <w:rFonts w:eastAsia="Times New Roman" w:cstheme="minorHAnsi"/>
          <w:lang w:val="en-CA"/>
        </w:rPr>
        <w:t xml:space="preserve">front-back movement, corresponding to </w:t>
      </w:r>
      <w:r w:rsidRPr="00CB536D">
        <w:rPr>
          <w:rFonts w:eastAsia="Times New Roman" w:cstheme="minorHAnsi"/>
          <w:b/>
          <w:lang w:val="en-CA"/>
        </w:rPr>
        <w:t>movement speeding influence</w:t>
      </w:r>
      <w:r>
        <w:rPr>
          <w:rFonts w:eastAsia="Times New Roman" w:cstheme="minorHAnsi"/>
          <w:lang w:val="en-CA"/>
        </w:rPr>
        <w:t>)</w:t>
      </w:r>
    </w:p>
    <w:p w14:paraId="607B26A7" w14:textId="1136EC73" w:rsidR="00B51E9B" w:rsidRDefault="00B51E9B" w:rsidP="00B51E9B">
      <w:pPr>
        <w:spacing w:before="360" w:after="120" w:line="240" w:lineRule="auto"/>
        <w:jc w:val="both"/>
        <w:outlineLvl w:val="1"/>
        <w:rPr>
          <w:rFonts w:eastAsia="Times New Roman" w:cstheme="minorHAnsi"/>
          <w:bCs/>
          <w:color w:val="000000"/>
          <w:lang w:val="en-CA"/>
        </w:rPr>
      </w:pPr>
      <w:r w:rsidRPr="006D69C5">
        <w:rPr>
          <w:rFonts w:eastAsia="Times New Roman" w:cstheme="minorHAnsi"/>
          <w:noProof/>
          <w:lang w:val="en-US"/>
        </w:rPr>
        <w:drawing>
          <wp:inline distT="0" distB="0" distL="0" distR="0" wp14:anchorId="1E2CD3AC" wp14:editId="1E294487">
            <wp:extent cx="57073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67"/>
                    <a:stretch/>
                  </pic:blipFill>
                  <pic:spPr bwMode="auto">
                    <a:xfrm>
                      <a:off x="0" y="0"/>
                      <a:ext cx="5707380" cy="1988820"/>
                    </a:xfrm>
                    <a:prstGeom prst="rect">
                      <a:avLst/>
                    </a:prstGeom>
                    <a:noFill/>
                    <a:ln>
                      <a:noFill/>
                    </a:ln>
                    <a:extLst>
                      <a:ext uri="{53640926-AAD7-44D8-BBD7-CCE9431645EC}">
                        <a14:shadowObscured xmlns:a14="http://schemas.microsoft.com/office/drawing/2010/main"/>
                      </a:ext>
                    </a:extLst>
                  </pic:spPr>
                </pic:pic>
              </a:graphicData>
            </a:graphic>
          </wp:inline>
        </w:drawing>
      </w:r>
      <w:r w:rsidRPr="006D69C5">
        <w:rPr>
          <w:rFonts w:ascii="Arial" w:eastAsia="Times New Roman" w:hAnsi="Arial" w:cs="Arial"/>
          <w:sz w:val="16"/>
          <w:lang w:val="en-US"/>
        </w:rPr>
        <w:t xml:space="preserve">Figure </w:t>
      </w:r>
      <w:r w:rsidR="00127176">
        <w:rPr>
          <w:rFonts w:ascii="Arial" w:eastAsia="Times New Roman" w:hAnsi="Arial" w:cs="Arial"/>
          <w:sz w:val="16"/>
          <w:lang w:val="en-US"/>
        </w:rPr>
        <w:t>2</w:t>
      </w:r>
      <w:r w:rsidRPr="006D69C5">
        <w:rPr>
          <w:rFonts w:ascii="Arial" w:eastAsia="Times New Roman" w:hAnsi="Arial" w:cs="Arial"/>
          <w:sz w:val="16"/>
          <w:lang w:val="en-US"/>
        </w:rPr>
        <w:t xml:space="preserve">. Summary of data processing for a given time point. (a) Portions of meerkat movement trajectories collected from GPS collars. Green and blue lines represent the trajectories of two example individuals over a 20 minutes interval. Black line represents the trajectory of the group centroid over the same time-interval, obtained by averaging the coordinates of every individuals in the group (only two individuals represented). (b) At time t, velocity vectors are calculated from the points 10 meters in the past and 10 meters in the future. Lighter symbols represent positions earlier in time, darker ones represent symbols later in time. (c) The velocity vector of the centroid from the past is used to define an orthonormal basis (dashed line) relative to which the position </w:t>
      </w:r>
      <w:r w:rsidRPr="006D69C5">
        <w:rPr>
          <w:rFonts w:ascii="Arial" w:eastAsia="Times New Roman" w:hAnsi="Arial" w:cs="Arial"/>
          <w:sz w:val="16"/>
          <w:lang w:val="en-US"/>
        </w:rPr>
        <w:lastRenderedPageBreak/>
        <w:t>and movement of all individuals are calculated. Based on the centroid velocity vector from the future, the group is defined as either turning left or turning right, and either speeding up or slowing down at time t. Influence metrics are derived from the individual velocity vectors from the past. In this example, the blue individual would have a positive position turning influence at time t because it was on the right side of the group before the group turned right, but a negative movement turning influence because it was moving towards the left before the group turned right. It is the opposite for the green individual.</w:t>
      </w:r>
    </w:p>
    <w:p w14:paraId="66440FFD" w14:textId="0621B088" w:rsidR="001B7003" w:rsidRDefault="00554B42" w:rsidP="001B7003">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had shown that </w:t>
      </w:r>
      <w:r w:rsidR="001B7003">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sidR="001B7003">
        <w:rPr>
          <w:rFonts w:cstheme="minorHAnsi"/>
          <w:lang w:val="en-US"/>
        </w:rPr>
        <w:t xml:space="preserve"> position or</w:t>
      </w:r>
      <w:r w:rsidRPr="006D69C5">
        <w:rPr>
          <w:rFonts w:cstheme="minorHAnsi"/>
          <w:lang w:val="en-US"/>
        </w:rPr>
        <w:t xml:space="preserve"> movement towards the right increase</w:t>
      </w:r>
      <w:r w:rsidR="001B7003">
        <w:rPr>
          <w:rFonts w:cstheme="minorHAnsi"/>
          <w:lang w:val="en-US"/>
        </w:rPr>
        <w:t>d</w:t>
      </w:r>
      <w:r w:rsidRPr="006D69C5">
        <w:rPr>
          <w:rFonts w:cstheme="minorHAnsi"/>
          <w:lang w:val="en-US"/>
        </w:rPr>
        <w:t xml:space="preserve">, before plateauing (figure </w:t>
      </w:r>
      <w:r w:rsidR="00F8521D">
        <w:rPr>
          <w:rFonts w:cstheme="minorHAnsi"/>
          <w:lang w:val="en-US"/>
        </w:rPr>
        <w:t>3</w:t>
      </w:r>
      <w:r w:rsidRPr="006D69C5">
        <w:rPr>
          <w:rFonts w:cstheme="minorHAnsi"/>
          <w:lang w:val="en-US"/>
        </w:rPr>
        <w:t>)</w:t>
      </w:r>
      <w:r w:rsidR="001B7003">
        <w:rPr>
          <w:rFonts w:cstheme="minorHAnsi"/>
          <w:lang w:val="en-US"/>
        </w:rPr>
        <w:t>, and</w:t>
      </w:r>
      <w:r w:rsidRPr="006D69C5">
        <w:rPr>
          <w:rFonts w:cstheme="minorHAnsi"/>
          <w:lang w:val="en-US"/>
        </w:rPr>
        <w:t xml:space="preserve"> </w:t>
      </w:r>
      <w:r w:rsidR="001B7003">
        <w:rPr>
          <w:rFonts w:cstheme="minorHAnsi"/>
          <w:lang w:val="en-US"/>
        </w:rPr>
        <w:t>l</w:t>
      </w:r>
      <w:r w:rsidRPr="006D69C5">
        <w:rPr>
          <w:rFonts w:cstheme="minorHAnsi"/>
          <w:lang w:val="en-US"/>
        </w:rPr>
        <w:t>ikewise, group probability to speed up increase</w:t>
      </w:r>
      <w:r w:rsidR="001B7003">
        <w:rPr>
          <w:rFonts w:cstheme="minorHAnsi"/>
          <w:lang w:val="en-US"/>
        </w:rPr>
        <w:t>d</w:t>
      </w:r>
      <w:r w:rsidRPr="006D69C5">
        <w:rPr>
          <w:rFonts w:cstheme="minorHAnsi"/>
          <w:lang w:val="en-US"/>
        </w:rPr>
        <w:t xml:space="preserve"> as individual’s speed</w:t>
      </w:r>
      <w:ins w:id="393" w:author="Mara Thomas" w:date="2021-12-13T14:04:00Z">
        <w:r w:rsidR="00347DD2">
          <w:rPr>
            <w:rFonts w:cstheme="minorHAnsi"/>
            <w:lang w:val="en-US"/>
          </w:rPr>
          <w:t>,</w:t>
        </w:r>
      </w:ins>
      <w:r w:rsidRPr="006D69C5">
        <w:rPr>
          <w:rFonts w:cstheme="minorHAnsi"/>
          <w:lang w:val="en-US"/>
        </w:rPr>
        <w:t xml:space="preserve"> </w:t>
      </w:r>
      <w:r w:rsidR="001B7003">
        <w:rPr>
          <w:rFonts w:cstheme="minorHAnsi"/>
          <w:lang w:val="en-US"/>
        </w:rPr>
        <w:t>front-back position or movement</w:t>
      </w:r>
      <w:r w:rsidRPr="006D69C5">
        <w:rPr>
          <w:rFonts w:cstheme="minorHAnsi"/>
          <w:lang w:val="en-US"/>
        </w:rPr>
        <w:t xml:space="preserve"> also increase</w:t>
      </w:r>
      <w:r w:rsidR="001B7003">
        <w:rPr>
          <w:rFonts w:cstheme="minorHAnsi"/>
          <w:lang w:val="en-US"/>
        </w:rPr>
        <w:t>d (see supplements).</w:t>
      </w:r>
    </w:p>
    <w:p w14:paraId="5C9D869A" w14:textId="79150F3D" w:rsidR="007E5F45" w:rsidRPr="001B7003" w:rsidRDefault="00554B42" w:rsidP="001B7003">
      <w:pPr>
        <w:spacing w:after="120" w:line="360" w:lineRule="auto"/>
        <w:jc w:val="both"/>
        <w:outlineLvl w:val="1"/>
        <w:rPr>
          <w:rFonts w:cstheme="minorHAnsi"/>
          <w:lang w:val="en-US"/>
        </w:rPr>
      </w:pPr>
      <w:r>
        <w:rPr>
          <w:rFonts w:eastAsia="Times New Roman" w:cstheme="minorHAnsi"/>
          <w:bCs/>
          <w:color w:val="000000"/>
          <w:lang w:val="en-CA"/>
        </w:rPr>
        <w:t xml:space="preserve"> </w:t>
      </w:r>
      <w:r w:rsidR="007A0BA1">
        <w:rPr>
          <w:rFonts w:eastAsia="Times New Roman" w:cstheme="minorHAnsi"/>
          <w:bCs/>
          <w:color w:val="000000"/>
          <w:lang w:val="en-CA"/>
        </w:rPr>
        <w:t>We the</w:t>
      </w:r>
      <w:r w:rsidR="001B7003">
        <w:rPr>
          <w:rFonts w:eastAsia="Times New Roman" w:cstheme="minorHAnsi"/>
          <w:bCs/>
          <w:color w:val="000000"/>
          <w:lang w:val="en-CA"/>
        </w:rPr>
        <w:t>refore</w:t>
      </w:r>
      <w:r w:rsidR="007A0BA1">
        <w:rPr>
          <w:rFonts w:eastAsia="Times New Roman" w:cstheme="minorHAnsi"/>
          <w:bCs/>
          <w:color w:val="000000"/>
          <w:lang w:val="en-CA"/>
        </w:rPr>
        <w:t xml:space="preserve"> </w:t>
      </w:r>
      <w:r w:rsidR="006D401B">
        <w:rPr>
          <w:rFonts w:eastAsia="Times New Roman" w:cstheme="minorHAnsi"/>
          <w:bCs/>
          <w:color w:val="000000"/>
          <w:lang w:val="en-CA"/>
        </w:rPr>
        <w:t xml:space="preserve">modelled each of the four influences as </w:t>
      </w:r>
      <w:r w:rsidR="0084288E">
        <w:rPr>
          <w:rFonts w:eastAsia="Times New Roman" w:cstheme="minorHAnsi"/>
          <w:bCs/>
          <w:color w:val="000000"/>
          <w:lang w:val="en-CA"/>
        </w:rPr>
        <w:t xml:space="preserve">a binary group response as a function of </w:t>
      </w:r>
      <w:r w:rsidR="00F707EF">
        <w:rPr>
          <w:rFonts w:eastAsia="Times New Roman" w:cstheme="minorHAnsi"/>
          <w:bCs/>
          <w:color w:val="000000"/>
          <w:lang w:val="en-CA"/>
        </w:rPr>
        <w:t xml:space="preserve">a continuous individual predictor: (1) probability of the group to turn right as a function of individual left-right position, (2) probability of the group to turn right as a function of individual left-right movement, (3) probability of the group to speed up as a function of individual front-back position, (4) probability of the group to speed up as a function of individual front-back movement. </w:t>
      </w:r>
    </w:p>
    <w:p w14:paraId="575C72DB" w14:textId="13C880E8" w:rsidR="00F82420" w:rsidRPr="006D69C5" w:rsidRDefault="00883897" w:rsidP="00F82420">
      <w:pPr>
        <w:spacing w:after="0" w:line="360" w:lineRule="auto"/>
        <w:jc w:val="both"/>
        <w:rPr>
          <w:rFonts w:eastAsia="Times New Roman" w:cstheme="minorHAnsi"/>
          <w:lang w:val="en-US"/>
        </w:rPr>
      </w:pPr>
      <w:r>
        <w:rPr>
          <w:rFonts w:eastAsia="Times New Roman" w:cstheme="minorHAnsi"/>
          <w:bCs/>
          <w:color w:val="000000"/>
          <w:lang w:val="en-US"/>
        </w:rPr>
        <w:t xml:space="preserve">The models used were a modified version of the logistic function </w:t>
      </w:r>
      <w:r w:rsidR="007E5F45">
        <w:rPr>
          <w:rFonts w:eastAsia="Times New Roman" w:cstheme="minorHAnsi"/>
          <w:bCs/>
          <w:color w:val="000000"/>
          <w:lang w:val="en-US"/>
        </w:rPr>
        <w:t>(equation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58240" behindDoc="0" locked="0" layoutInCell="1" allowOverlap="1" wp14:anchorId="2C8551E6" wp14:editId="3036AA50">
                <wp:simplePos x="0" y="0"/>
                <wp:positionH relativeFrom="margin">
                  <wp:align>left</wp:align>
                </wp:positionH>
                <wp:positionV relativeFrom="paragraph">
                  <wp:posOffset>32385</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C0611B" w:rsidRDefault="00C0611B"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2C8551E6" id="TextBox 20" o:spid="_x0000_s1037" type="#_x0000_t202" style="position:absolute;left:0;text-align:left;margin-left:0;margin-top:2.55pt;width:469.2pt;height:51.0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" filled="f" stroked="f">
                <v:textbox style="mso-fit-shape-to-text:t" inset="0,0,0,0">
                  <w:txbxContent>
                    <w:p w14:paraId="3E115E7B" w14:textId="7B4D0439" w:rsidR="00C0611B" w:rsidRDefault="00C0611B"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0AE66B42" w14:textId="32DFD00C" w:rsidR="00F82420" w:rsidRDefault="00F82420" w:rsidP="00F82420">
      <w:pPr>
        <w:spacing w:after="0" w:line="360" w:lineRule="auto"/>
        <w:jc w:val="both"/>
        <w:rPr>
          <w:rFonts w:eastAsia="Times New Roman" w:cstheme="minorHAnsi"/>
          <w:lang w:val="en-US"/>
        </w:rPr>
      </w:pPr>
    </w:p>
    <w:p w14:paraId="4F3D3719" w14:textId="77777777" w:rsidR="007E5F45" w:rsidRDefault="007E5F45" w:rsidP="00F82420">
      <w:pPr>
        <w:spacing w:after="0" w:line="360" w:lineRule="auto"/>
        <w:jc w:val="both"/>
        <w:rPr>
          <w:rFonts w:eastAsia="Times New Roman" w:cstheme="minorHAnsi"/>
          <w:lang w:val="en-US"/>
        </w:rPr>
      </w:pPr>
    </w:p>
    <w:p w14:paraId="254F76E8" w14:textId="3362FD5E" w:rsidR="007E5F45" w:rsidRDefault="007E5F45" w:rsidP="00011C1A">
      <w:pPr>
        <w:spacing w:after="0" w:line="360" w:lineRule="auto"/>
        <w:jc w:val="both"/>
        <w:rPr>
          <w:rFonts w:eastAsia="Times New Roman" w:cstheme="minorHAnsi"/>
          <w:lang w:val="en-US"/>
        </w:rPr>
      </w:pPr>
      <w:r>
        <w:rPr>
          <w:rFonts w:eastAsia="Times New Roman" w:cstheme="minorHAnsi"/>
          <w:lang w:val="en-US"/>
        </w:rPr>
        <w:t>Where α represent</w:t>
      </w:r>
      <w:r w:rsidR="00011C1A">
        <w:rPr>
          <w:rFonts w:eastAsia="Times New Roman" w:cstheme="minorHAnsi"/>
          <w:lang w:val="en-US"/>
        </w:rPr>
        <w:t>s</w:t>
      </w:r>
      <w:r>
        <w:rPr>
          <w:rFonts w:eastAsia="Times New Roman" w:cstheme="minorHAnsi"/>
          <w:lang w:val="en-US"/>
        </w:rPr>
        <w:t xml:space="preserve"> the probability that the group is influenced by the focal individual at a given time point</w:t>
      </w:r>
      <w:r w:rsidR="000D2D96">
        <w:rPr>
          <w:rFonts w:eastAsia="Times New Roman" w:cstheme="minorHAnsi"/>
          <w:lang w:val="en-US"/>
        </w:rPr>
        <w:t xml:space="preserve">, β is the logistic growth rate (steepness) of the curve, and γ represent the </w:t>
      </w:r>
      <w:r w:rsidR="002840B8">
        <w:rPr>
          <w:rFonts w:eastAsia="Times New Roman" w:cstheme="minorHAnsi"/>
          <w:lang w:val="en-US"/>
        </w:rPr>
        <w:t>baseline</w:t>
      </w:r>
      <w:r w:rsidR="000D2D96">
        <w:rPr>
          <w:rFonts w:eastAsia="Times New Roman" w:cstheme="minorHAnsi"/>
          <w:lang w:val="en-US"/>
        </w:rPr>
        <w:t xml:space="preserve"> probability of the group either turning right or speeding up. </w:t>
      </w:r>
      <w:r w:rsidR="002840B8">
        <w:rPr>
          <w:rFonts w:eastAsia="Times New Roman" w:cstheme="minorHAnsi"/>
          <w:lang w:val="en-US"/>
        </w:rPr>
        <w:t xml:space="preserve">We therefore consider that the group movement outcome </w:t>
      </w:r>
      <w:r w:rsidR="002840B8" w:rsidRPr="006D69C5">
        <w:rPr>
          <w:rFonts w:eastAsia="Times New Roman" w:cstheme="minorHAnsi"/>
          <w:lang w:val="en-US"/>
        </w:rPr>
        <w:t>(either turning left/right or speeding up/slowing down)</w:t>
      </w:r>
      <w:r w:rsidR="002840B8">
        <w:rPr>
          <w:rFonts w:eastAsia="Times New Roman" w:cstheme="minorHAnsi"/>
          <w:lang w:val="en-US"/>
        </w:rPr>
        <w:t xml:space="preserve"> has a probability α to be influenced by a given individual, in which case it follows a standard logistic function (first term of the equation), or is decided regardless of the position or movement of the focal individual</w:t>
      </w:r>
      <w:r w:rsidR="00E748FB">
        <w:rPr>
          <w:rFonts w:eastAsia="Times New Roman" w:cstheme="minorHAnsi"/>
          <w:lang w:val="en-US"/>
        </w:rPr>
        <w:t>,</w:t>
      </w:r>
      <w:r w:rsidR="002840B8" w:rsidRPr="006D69C5">
        <w:rPr>
          <w:rFonts w:eastAsia="Times New Roman" w:cstheme="minorHAnsi"/>
          <w:lang w:val="en-US"/>
        </w:rPr>
        <w:t xml:space="preserve"> </w:t>
      </w:r>
      <w:r w:rsidR="00E748FB">
        <w:rPr>
          <w:rFonts w:eastAsia="Times New Roman" w:cstheme="minorHAnsi"/>
          <w:lang w:val="en-US"/>
        </w:rPr>
        <w:t xml:space="preserve">at a probability </w:t>
      </w:r>
      <w:commentRangeStart w:id="394"/>
      <w:r w:rsidR="00E748FB">
        <w:rPr>
          <w:rFonts w:eastAsia="Times New Roman" w:cstheme="minorHAnsi"/>
          <w:lang w:val="en-US"/>
        </w:rPr>
        <w:t>(1-</w:t>
      </w:r>
      <w:r w:rsidR="00E748FB" w:rsidRPr="00E748FB">
        <w:rPr>
          <w:rFonts w:eastAsia="Times New Roman" w:cstheme="minorHAnsi"/>
          <w:lang w:val="en-US"/>
        </w:rPr>
        <w:t xml:space="preserve"> </w:t>
      </w:r>
      <w:r w:rsidR="00E748FB">
        <w:rPr>
          <w:rFonts w:eastAsia="Times New Roman" w:cstheme="minorHAnsi"/>
          <w:lang w:val="en-US"/>
        </w:rPr>
        <w:t>α)</w:t>
      </w:r>
      <w:commentRangeEnd w:id="394"/>
      <w:r w:rsidR="00347DD2">
        <w:rPr>
          <w:rStyle w:val="Kommentarzeichen"/>
          <w:lang w:val="en-CA" w:bidi="he-IL"/>
        </w:rPr>
        <w:commentReference w:id="394"/>
      </w:r>
      <w:r w:rsidR="00E748FB">
        <w:rPr>
          <w:rFonts w:eastAsia="Times New Roman" w:cstheme="minorHAnsi"/>
          <w:lang w:val="en-US"/>
        </w:rPr>
        <w:t>.</w:t>
      </w:r>
      <w:r w:rsidR="002840B8">
        <w:rPr>
          <w:rFonts w:eastAsia="Times New Roman" w:cstheme="minorHAnsi"/>
          <w:lang w:val="en-US"/>
        </w:rPr>
        <w:t xml:space="preserve"> </w:t>
      </w:r>
      <w:r w:rsidR="000D2D96">
        <w:rPr>
          <w:rFonts w:eastAsia="Times New Roman" w:cstheme="minorHAnsi"/>
          <w:lang w:val="en-US"/>
        </w:rPr>
        <w:t xml:space="preserve">γ was set as 0.5 for the two turning influence metrics (equal probability to turn left or right), and as the overall probability of a given group to speed up over all time points for the two speeding influence </w:t>
      </w:r>
      <w:commentRangeStart w:id="395"/>
      <w:r w:rsidR="000D2D96">
        <w:rPr>
          <w:rFonts w:eastAsia="Times New Roman" w:cstheme="minorHAnsi"/>
          <w:lang w:val="en-US"/>
        </w:rPr>
        <w:t>metrics</w:t>
      </w:r>
      <w:commentRangeEnd w:id="395"/>
      <w:r w:rsidR="00D540EB">
        <w:rPr>
          <w:rStyle w:val="Kommentarzeichen"/>
          <w:lang w:val="en-CA" w:bidi="he-IL"/>
        </w:rPr>
        <w:commentReference w:id="395"/>
      </w:r>
      <w:ins w:id="396" w:author="Mara Thomas" w:date="2021-12-13T14:14:00Z">
        <w:r w:rsidR="00D540EB">
          <w:rPr>
            <w:rFonts w:eastAsia="Times New Roman" w:cstheme="minorHAnsi"/>
            <w:lang w:val="en-US"/>
          </w:rPr>
          <w:t xml:space="preserve"> </w:t>
        </w:r>
      </w:ins>
      <w:r w:rsidR="000D2D96">
        <w:rPr>
          <w:rFonts w:eastAsia="Times New Roman" w:cstheme="minorHAnsi"/>
          <w:lang w:val="en-US"/>
        </w:rPr>
        <w:t xml:space="preserve">. </w:t>
      </w:r>
    </w:p>
    <w:p w14:paraId="3623F405" w14:textId="3425BB08" w:rsidR="00207339" w:rsidRDefault="00127176" w:rsidP="00207339">
      <w:pPr>
        <w:spacing w:after="0" w:line="360" w:lineRule="auto"/>
        <w:jc w:val="both"/>
        <w:rPr>
          <w:rFonts w:eastAsia="Times New Roman" w:cstheme="minorHAnsi"/>
          <w:lang w:val="en-US"/>
        </w:rPr>
      </w:pPr>
      <w:r w:rsidRPr="006D69C5">
        <w:rPr>
          <w:rFonts w:eastAsia="Times New Roman" w:cstheme="minorHAnsi"/>
          <w:noProof/>
          <w:lang w:val="en-US"/>
        </w:rPr>
        <w:lastRenderedPageBreak/>
        <w:drawing>
          <wp:anchor distT="0" distB="0" distL="114300" distR="114300" simplePos="0" relativeHeight="251651072" behindDoc="0" locked="0" layoutInCell="1" allowOverlap="1" wp14:anchorId="421399FD" wp14:editId="3C308C8A">
            <wp:simplePos x="0" y="0"/>
            <wp:positionH relativeFrom="column">
              <wp:posOffset>619125</wp:posOffset>
            </wp:positionH>
            <wp:positionV relativeFrom="paragraph">
              <wp:posOffset>1567180</wp:posOffset>
            </wp:positionV>
            <wp:extent cx="3550920" cy="30480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920" cy="3048000"/>
                    </a:xfrm>
                    <a:prstGeom prst="rect">
                      <a:avLst/>
                    </a:prstGeom>
                    <a:noFill/>
                    <a:ln>
                      <a:noFill/>
                    </a:ln>
                  </pic:spPr>
                </pic:pic>
              </a:graphicData>
            </a:graphic>
          </wp:anchor>
        </w:drawing>
      </w:r>
      <w:r w:rsidR="00011C1A">
        <w:rPr>
          <w:rFonts w:eastAsia="Times New Roman" w:cstheme="minorHAnsi"/>
          <w:lang w:val="en-US"/>
        </w:rPr>
        <w:t>We computed the fitted values of α and β for each</w:t>
      </w:r>
      <w:ins w:id="397" w:author="Mara Thomas" w:date="2021-12-13T14:20:00Z">
        <w:r w:rsidR="00D540EB">
          <w:rPr>
            <w:rFonts w:eastAsia="Times New Roman" w:cstheme="minorHAnsi"/>
            <w:lang w:val="en-US"/>
          </w:rPr>
          <w:t xml:space="preserve"> of the</w:t>
        </w:r>
      </w:ins>
      <w:r w:rsidR="00011C1A">
        <w:rPr>
          <w:rFonts w:eastAsia="Times New Roman" w:cstheme="minorHAnsi"/>
          <w:lang w:val="en-US"/>
        </w:rPr>
        <w:t xml:space="preserve"> four influence metric</w:t>
      </w:r>
      <w:r w:rsidR="00207339">
        <w:rPr>
          <w:rFonts w:eastAsia="Times New Roman" w:cstheme="minorHAnsi"/>
          <w:lang w:val="en-US"/>
        </w:rPr>
        <w:t>s</w:t>
      </w:r>
      <w:r w:rsidR="00011C1A">
        <w:rPr>
          <w:rFonts w:eastAsia="Times New Roman" w:cstheme="minorHAnsi"/>
          <w:lang w:val="en-US"/>
        </w:rPr>
        <w:t xml:space="preserve"> by maximizing the log-likelihood of the function</w:t>
      </w:r>
      <w:ins w:id="398" w:author="Mara Thomas" w:date="2021-12-13T14:20:00Z">
        <w:r w:rsidR="00D540EB">
          <w:rPr>
            <w:rFonts w:eastAsia="Times New Roman" w:cstheme="minorHAnsi"/>
            <w:lang w:val="en-US"/>
          </w:rPr>
          <w:t>s</w:t>
        </w:r>
      </w:ins>
      <w:r w:rsidR="00F8521D">
        <w:rPr>
          <w:rFonts w:eastAsia="Times New Roman" w:cstheme="minorHAnsi"/>
          <w:lang w:val="en-US"/>
        </w:rPr>
        <w:t xml:space="preserve">. </w:t>
      </w:r>
      <w:ins w:id="399" w:author="Mara Thomas" w:date="2021-12-13T14:20:00Z">
        <w:r w:rsidR="00D540EB">
          <w:rPr>
            <w:rFonts w:eastAsia="Times New Roman" w:cstheme="minorHAnsi"/>
            <w:lang w:val="en-US"/>
          </w:rPr>
          <w:t>To compare influence scores across individuals, we selected reference values for individual</w:t>
        </w:r>
      </w:ins>
      <w:ins w:id="400" w:author="Mara Thomas" w:date="2021-12-13T14:22:00Z">
        <w:r w:rsidR="00FE066C">
          <w:rPr>
            <w:rFonts w:eastAsia="Times New Roman" w:cstheme="minorHAnsi"/>
            <w:lang w:val="en-US"/>
          </w:rPr>
          <w:t>s</w:t>
        </w:r>
      </w:ins>
      <w:ins w:id="401" w:author="Mara Thomas" w:date="2021-12-13T14:21:00Z">
        <w:r w:rsidR="00D540EB">
          <w:rPr>
            <w:rFonts w:eastAsia="Times New Roman" w:cstheme="minorHAnsi"/>
            <w:lang w:val="en-US"/>
          </w:rPr>
          <w:t xml:space="preserve"> </w:t>
        </w:r>
      </w:ins>
      <w:ins w:id="402" w:author="Mara Thomas" w:date="2021-12-13T14:22:00Z">
        <w:r w:rsidR="00D540EB">
          <w:rPr>
            <w:rFonts w:eastAsia="Times New Roman" w:cstheme="minorHAnsi"/>
            <w:lang w:val="en-US"/>
          </w:rPr>
          <w:t>position</w:t>
        </w:r>
        <w:r w:rsidR="00FE066C">
          <w:rPr>
            <w:rFonts w:eastAsia="Times New Roman" w:cstheme="minorHAnsi"/>
            <w:lang w:val="en-US"/>
          </w:rPr>
          <w:t>s</w:t>
        </w:r>
        <w:r w:rsidR="00D540EB">
          <w:rPr>
            <w:rFonts w:eastAsia="Times New Roman" w:cstheme="minorHAnsi"/>
            <w:lang w:val="en-US"/>
          </w:rPr>
          <w:t xml:space="preserve"> and movement</w:t>
        </w:r>
        <w:r w:rsidR="00FE066C">
          <w:rPr>
            <w:rFonts w:eastAsia="Times New Roman" w:cstheme="minorHAnsi"/>
            <w:lang w:val="en-US"/>
          </w:rPr>
          <w:t>s</w:t>
        </w:r>
      </w:ins>
      <w:ins w:id="403" w:author="Mara Thomas" w:date="2021-12-13T14:23:00Z">
        <w:r w:rsidR="00FE066C">
          <w:rPr>
            <w:rFonts w:eastAsia="Times New Roman" w:cstheme="minorHAnsi"/>
            <w:lang w:val="en-US"/>
          </w:rPr>
          <w:t xml:space="preserve"> relative to the group</w:t>
        </w:r>
      </w:ins>
      <w:ins w:id="404" w:author="Mara Thomas" w:date="2021-12-13T14:21:00Z">
        <w:r w:rsidR="00D540EB">
          <w:rPr>
            <w:rFonts w:eastAsia="Times New Roman" w:cstheme="minorHAnsi"/>
            <w:lang w:val="en-US"/>
          </w:rPr>
          <w:t xml:space="preserve"> (</w:t>
        </w:r>
      </w:ins>
      <w:del w:id="405" w:author="Mara Thomas" w:date="2021-12-13T14:21:00Z">
        <w:r w:rsidR="005B5B3F" w:rsidDel="00D540EB">
          <w:rPr>
            <w:rFonts w:eastAsia="Times New Roman" w:cstheme="minorHAnsi"/>
            <w:lang w:val="en-US"/>
          </w:rPr>
          <w:delText>We t</w:delText>
        </w:r>
        <w:r w:rsidR="005B5B3F" w:rsidRPr="006D69C5" w:rsidDel="00D540EB">
          <w:rPr>
            <w:rFonts w:eastAsia="Times New Roman" w:cstheme="minorHAnsi"/>
            <w:lang w:val="en-US"/>
          </w:rPr>
          <w:delText xml:space="preserve">hen </w:delText>
        </w:r>
        <w:r w:rsidR="005B5B3F" w:rsidDel="00D540EB">
          <w:rPr>
            <w:rFonts w:eastAsia="Times New Roman" w:cstheme="minorHAnsi"/>
            <w:lang w:val="en-US"/>
          </w:rPr>
          <w:delText xml:space="preserve">computed the </w:delText>
        </w:r>
      </w:del>
      <w:r w:rsidR="005B5B3F">
        <w:rPr>
          <w:rFonts w:eastAsia="Times New Roman" w:cstheme="minorHAnsi"/>
          <w:lang w:val="en-US"/>
        </w:rPr>
        <w:t xml:space="preserve">90% quantile of </w:t>
      </w:r>
      <w:del w:id="406" w:author="Mara Thomas" w:date="2021-12-13T14:23:00Z">
        <w:r w:rsidR="005B5B3F" w:rsidDel="00FE066C">
          <w:rPr>
            <w:rFonts w:eastAsia="Times New Roman" w:cstheme="minorHAnsi"/>
            <w:lang w:val="en-US"/>
          </w:rPr>
          <w:delText>each four continuous predictor</w:delText>
        </w:r>
      </w:del>
      <w:ins w:id="407" w:author="Mara Thomas" w:date="2021-12-13T14:23:00Z">
        <w:r w:rsidR="00FE066C">
          <w:rPr>
            <w:rFonts w:eastAsia="Times New Roman" w:cstheme="minorHAnsi"/>
            <w:lang w:val="en-US"/>
          </w:rPr>
          <w:t>the respective</w:t>
        </w:r>
      </w:ins>
      <w:r w:rsidR="005B5B3F">
        <w:rPr>
          <w:rFonts w:eastAsia="Times New Roman" w:cstheme="minorHAnsi"/>
          <w:lang w:val="en-US"/>
        </w:rPr>
        <w:t xml:space="preserve"> variables </w:t>
      </w:r>
      <w:r w:rsidR="00695914">
        <w:rPr>
          <w:rFonts w:eastAsia="Times New Roman" w:cstheme="minorHAnsi"/>
          <w:lang w:val="en-US"/>
        </w:rPr>
        <w:t>across all individual</w:t>
      </w:r>
      <w:ins w:id="408" w:author="Mara Thomas" w:date="2021-12-13T14:23:00Z">
        <w:r w:rsidR="00FE066C">
          <w:rPr>
            <w:rFonts w:eastAsia="Times New Roman" w:cstheme="minorHAnsi"/>
            <w:lang w:val="en-US"/>
          </w:rPr>
          <w:t>s)</w:t>
        </w:r>
      </w:ins>
      <w:r w:rsidR="00695914">
        <w:rPr>
          <w:rFonts w:eastAsia="Times New Roman" w:cstheme="minorHAnsi"/>
          <w:lang w:val="en-US"/>
        </w:rPr>
        <w:t xml:space="preserve"> </w:t>
      </w:r>
      <w:r w:rsidR="005B5B3F">
        <w:rPr>
          <w:rFonts w:eastAsia="Times New Roman" w:cstheme="minorHAnsi"/>
          <w:lang w:val="en-US"/>
        </w:rPr>
        <w:t xml:space="preserve">and used the predicted </w:t>
      </w:r>
      <w:r w:rsidR="00695914">
        <w:rPr>
          <w:rFonts w:eastAsia="Times New Roman" w:cstheme="minorHAnsi"/>
          <w:lang w:val="en-US"/>
        </w:rPr>
        <w:t>probability</w:t>
      </w:r>
      <w:r w:rsidR="005B5B3F">
        <w:rPr>
          <w:rFonts w:eastAsia="Times New Roman" w:cstheme="minorHAnsi"/>
          <w:lang w:val="en-US"/>
        </w:rPr>
        <w:t xml:space="preserve"> </w:t>
      </w:r>
      <w:r w:rsidR="00695914">
        <w:rPr>
          <w:rFonts w:eastAsia="Times New Roman" w:cstheme="minorHAnsi"/>
          <w:lang w:val="en-US"/>
        </w:rPr>
        <w:t xml:space="preserve">from the model for that </w:t>
      </w:r>
      <w:del w:id="409" w:author="Mara Thomas" w:date="2021-12-13T14:24:00Z">
        <w:r w:rsidR="00695914" w:rsidDel="00FE066C">
          <w:rPr>
            <w:rFonts w:eastAsia="Times New Roman" w:cstheme="minorHAnsi"/>
            <w:lang w:val="en-US"/>
          </w:rPr>
          <w:delText>x-</w:delText>
        </w:r>
      </w:del>
      <w:ins w:id="410" w:author="Mara Thomas" w:date="2021-12-13T14:24:00Z">
        <w:r w:rsidR="00FE066C">
          <w:rPr>
            <w:rFonts w:eastAsia="Times New Roman" w:cstheme="minorHAnsi"/>
            <w:lang w:val="en-US"/>
          </w:rPr>
          <w:t xml:space="preserve">reference </w:t>
        </w:r>
      </w:ins>
      <w:r w:rsidR="00695914">
        <w:rPr>
          <w:rFonts w:eastAsia="Times New Roman" w:cstheme="minorHAnsi"/>
          <w:lang w:val="en-US"/>
        </w:rPr>
        <w:t xml:space="preserve">value as a score </w:t>
      </w:r>
      <w:del w:id="411" w:author="Mara Thomas" w:date="2021-12-13T14:24:00Z">
        <w:r w:rsidR="00207339" w:rsidDel="00FE066C">
          <w:rPr>
            <w:rFonts w:eastAsia="Times New Roman" w:cstheme="minorHAnsi"/>
            <w:lang w:val="en-US"/>
          </w:rPr>
          <w:delText>representing</w:delText>
        </w:r>
        <w:r w:rsidR="00695914" w:rsidDel="00FE066C">
          <w:rPr>
            <w:rFonts w:eastAsia="Times New Roman" w:cstheme="minorHAnsi"/>
            <w:lang w:val="en-US"/>
          </w:rPr>
          <w:delText xml:space="preserve"> </w:delText>
        </w:r>
      </w:del>
      <w:ins w:id="412" w:author="Mara Thomas" w:date="2021-12-13T14:24:00Z">
        <w:r w:rsidR="00FE066C">
          <w:rPr>
            <w:rFonts w:eastAsia="Times New Roman" w:cstheme="minorHAnsi"/>
            <w:lang w:val="en-US"/>
          </w:rPr>
          <w:t xml:space="preserve">to assess </w:t>
        </w:r>
      </w:ins>
      <w:r w:rsidR="00695914">
        <w:rPr>
          <w:rFonts w:eastAsia="Times New Roman" w:cstheme="minorHAnsi"/>
          <w:lang w:val="en-US"/>
        </w:rPr>
        <w:t>that individual’s influence</w:t>
      </w:r>
      <w:r w:rsidR="00473BCD">
        <w:rPr>
          <w:rFonts w:eastAsia="Times New Roman" w:cstheme="minorHAnsi"/>
          <w:lang w:val="en-US"/>
        </w:rPr>
        <w:t xml:space="preserve"> (</w:t>
      </w:r>
      <w:r w:rsidR="00F8521D">
        <w:rPr>
          <w:rFonts w:eastAsia="Times New Roman" w:cstheme="minorHAnsi"/>
          <w:lang w:val="en-US"/>
        </w:rPr>
        <w:t>figure 3</w:t>
      </w:r>
      <w:r w:rsidR="00473BCD">
        <w:rPr>
          <w:rFonts w:eastAsia="Times New Roman" w:cstheme="minorHAnsi"/>
          <w:lang w:val="en-US"/>
        </w:rPr>
        <w:t>)</w:t>
      </w:r>
      <w:r w:rsidR="00695914">
        <w:rPr>
          <w:rFonts w:eastAsia="Times New Roman" w:cstheme="minorHAnsi"/>
          <w:lang w:val="en-US"/>
        </w:rPr>
        <w:t>. This influence score therefore correspond</w:t>
      </w:r>
      <w:r w:rsidR="00207339">
        <w:rPr>
          <w:rFonts w:eastAsia="Times New Roman" w:cstheme="minorHAnsi"/>
          <w:lang w:val="en-US"/>
        </w:rPr>
        <w:t>s</w:t>
      </w:r>
      <w:r w:rsidR="00695914">
        <w:rPr>
          <w:rFonts w:eastAsia="Times New Roman" w:cstheme="minorHAnsi"/>
          <w:lang w:val="en-US"/>
        </w:rPr>
        <w:t xml:space="preserve"> to the probability that the group is positively influenced by </w:t>
      </w:r>
      <w:r w:rsidR="00207339">
        <w:rPr>
          <w:rFonts w:eastAsia="Times New Roman" w:cstheme="minorHAnsi"/>
          <w:lang w:val="en-US"/>
        </w:rPr>
        <w:t>the focal individual for a fixed value of position or speed relative to the group centroid.</w:t>
      </w:r>
      <w:r w:rsidR="005B5B3F">
        <w:rPr>
          <w:rFonts w:eastAsia="Times New Roman" w:cstheme="minorHAnsi"/>
          <w:lang w:val="en-US"/>
        </w:rPr>
        <w:t xml:space="preserve"> </w:t>
      </w:r>
    </w:p>
    <w:p w14:paraId="4571ADD7" w14:textId="6E863F38" w:rsidR="00127176" w:rsidRPr="006D69C5" w:rsidRDefault="00127176" w:rsidP="00127176">
      <w:pPr>
        <w:spacing w:after="0" w:line="240" w:lineRule="auto"/>
        <w:ind w:left="720"/>
        <w:jc w:val="both"/>
        <w:rPr>
          <w:rFonts w:ascii="Arial" w:eastAsia="Times New Roman" w:hAnsi="Arial" w:cs="Arial"/>
          <w:sz w:val="16"/>
          <w:szCs w:val="16"/>
          <w:lang w:val="en-US"/>
        </w:rPr>
      </w:pPr>
      <w:r w:rsidRPr="006D69C5">
        <w:rPr>
          <w:rFonts w:ascii="Arial" w:eastAsia="Times New Roman" w:hAnsi="Arial" w:cs="Arial"/>
          <w:sz w:val="16"/>
          <w:szCs w:val="16"/>
          <w:lang w:val="en-US"/>
        </w:rPr>
        <w:t xml:space="preserve">Figure </w:t>
      </w:r>
      <w:r>
        <w:rPr>
          <w:rFonts w:ascii="Arial" w:eastAsia="Times New Roman" w:hAnsi="Arial" w:cs="Arial"/>
          <w:sz w:val="16"/>
          <w:szCs w:val="16"/>
          <w:lang w:val="en-US"/>
        </w:rPr>
        <w:t>3</w:t>
      </w:r>
      <w:r w:rsidRPr="006D69C5">
        <w:rPr>
          <w:rFonts w:ascii="Arial" w:eastAsia="Times New Roman" w:hAnsi="Arial" w:cs="Arial"/>
          <w:sz w:val="16"/>
          <w:szCs w:val="16"/>
          <w:lang w:val="en-US"/>
        </w:rPr>
        <w:t xml:space="preserve">. </w:t>
      </w:r>
      <w:del w:id="413" w:author="Mara Thomas" w:date="2021-12-13T14:04:00Z">
        <w:r w:rsidRPr="006D69C5" w:rsidDel="00347DD2">
          <w:rPr>
            <w:rFonts w:ascii="Arial" w:eastAsia="Times New Roman" w:hAnsi="Arial" w:cs="Arial"/>
            <w:sz w:val="16"/>
            <w:szCs w:val="16"/>
            <w:lang w:val="en-US"/>
          </w:rPr>
          <w:delText xml:space="preserve">Example for one given individual of the </w:delText>
        </w:r>
      </w:del>
      <w:ins w:id="414" w:author="Mara Thomas" w:date="2021-12-13T14:04:00Z">
        <w:r w:rsidR="00347DD2">
          <w:rPr>
            <w:rFonts w:ascii="Arial" w:eastAsia="Times New Roman" w:hAnsi="Arial" w:cs="Arial"/>
            <w:sz w:val="16"/>
            <w:szCs w:val="16"/>
            <w:lang w:val="en-US"/>
          </w:rPr>
          <w:t>P</w:t>
        </w:r>
      </w:ins>
      <w:del w:id="415" w:author="Mara Thomas" w:date="2021-12-13T14:04:00Z">
        <w:r w:rsidRPr="006D69C5" w:rsidDel="00347DD2">
          <w:rPr>
            <w:rFonts w:ascii="Arial" w:eastAsia="Times New Roman" w:hAnsi="Arial" w:cs="Arial"/>
            <w:sz w:val="16"/>
            <w:szCs w:val="16"/>
            <w:lang w:val="en-US"/>
          </w:rPr>
          <w:delText>p</w:delText>
        </w:r>
      </w:del>
      <w:r w:rsidRPr="006D69C5">
        <w:rPr>
          <w:rFonts w:ascii="Arial" w:eastAsia="Times New Roman" w:hAnsi="Arial" w:cs="Arial"/>
          <w:sz w:val="16"/>
          <w:szCs w:val="16"/>
          <w:lang w:val="en-US"/>
        </w:rPr>
        <w:t xml:space="preserve">robability that the group turns right relative to its past direction of travel as a function of </w:t>
      </w:r>
      <w:del w:id="416" w:author="Mara Thomas" w:date="2021-12-13T14:05:00Z">
        <w:r w:rsidRPr="006D69C5" w:rsidDel="00347DD2">
          <w:rPr>
            <w:rFonts w:ascii="Arial" w:eastAsia="Times New Roman" w:hAnsi="Arial" w:cs="Arial"/>
            <w:sz w:val="16"/>
            <w:szCs w:val="16"/>
            <w:lang w:val="en-US"/>
          </w:rPr>
          <w:delText>that individual</w:delText>
        </w:r>
      </w:del>
      <w:ins w:id="417" w:author="Mara Thomas" w:date="2021-12-13T14:05:00Z">
        <w:r w:rsidR="00347DD2">
          <w:rPr>
            <w:rFonts w:ascii="Arial" w:eastAsia="Times New Roman" w:hAnsi="Arial" w:cs="Arial"/>
            <w:sz w:val="16"/>
            <w:szCs w:val="16"/>
            <w:lang w:val="en-US"/>
          </w:rPr>
          <w:t>the</w:t>
        </w:r>
      </w:ins>
      <w:r w:rsidRPr="006D69C5">
        <w:rPr>
          <w:rFonts w:ascii="Arial" w:eastAsia="Times New Roman" w:hAnsi="Arial" w:cs="Arial"/>
          <w:sz w:val="16"/>
          <w:szCs w:val="16"/>
          <w:lang w:val="en-US"/>
        </w:rPr>
        <w:t xml:space="preserve"> speed </w:t>
      </w:r>
      <w:ins w:id="418" w:author="Mara Thomas" w:date="2021-12-13T14:05:00Z">
        <w:r w:rsidR="00347DD2">
          <w:rPr>
            <w:rFonts w:ascii="Arial" w:eastAsia="Times New Roman" w:hAnsi="Arial" w:cs="Arial"/>
            <w:sz w:val="16"/>
            <w:szCs w:val="16"/>
            <w:lang w:val="en-US"/>
          </w:rPr>
          <w:t xml:space="preserve">of an example individual </w:t>
        </w:r>
      </w:ins>
      <w:r w:rsidRPr="006D69C5">
        <w:rPr>
          <w:rFonts w:ascii="Arial" w:eastAsia="Times New Roman" w:hAnsi="Arial" w:cs="Arial"/>
          <w:sz w:val="16"/>
          <w:szCs w:val="16"/>
          <w:lang w:val="en-US"/>
        </w:rPr>
        <w:t xml:space="preserve">along the left-right axis. Positive </w:t>
      </w:r>
      <w:ins w:id="419" w:author="Mara Thomas" w:date="2021-12-13T14:05:00Z">
        <w:r w:rsidR="00347DD2">
          <w:rPr>
            <w:rFonts w:ascii="Arial" w:eastAsia="Times New Roman" w:hAnsi="Arial" w:cs="Arial"/>
            <w:sz w:val="16"/>
            <w:szCs w:val="16"/>
            <w:lang w:val="en-US"/>
          </w:rPr>
          <w:t xml:space="preserve">and negative </w:t>
        </w:r>
      </w:ins>
      <w:r w:rsidRPr="006D69C5">
        <w:rPr>
          <w:rFonts w:ascii="Arial" w:eastAsia="Times New Roman" w:hAnsi="Arial" w:cs="Arial"/>
          <w:sz w:val="16"/>
          <w:szCs w:val="16"/>
          <w:lang w:val="en-US"/>
        </w:rPr>
        <w:t>x-values indicates that the individual was moving towards the right</w:t>
      </w:r>
      <w:ins w:id="420" w:author="Mara Thomas" w:date="2021-12-13T14:05:00Z">
        <w:r w:rsidR="00347DD2">
          <w:rPr>
            <w:rFonts w:ascii="Arial" w:eastAsia="Times New Roman" w:hAnsi="Arial" w:cs="Arial"/>
            <w:sz w:val="16"/>
            <w:szCs w:val="16"/>
            <w:lang w:val="en-US"/>
          </w:rPr>
          <w:t xml:space="preserve"> and left</w:t>
        </w:r>
      </w:ins>
      <w:r w:rsidRPr="006D69C5">
        <w:rPr>
          <w:rFonts w:ascii="Arial" w:eastAsia="Times New Roman" w:hAnsi="Arial" w:cs="Arial"/>
          <w:sz w:val="16"/>
          <w:szCs w:val="16"/>
          <w:lang w:val="en-US"/>
        </w:rPr>
        <w:t xml:space="preserve"> of the group relative to past direction of travel, </w:t>
      </w:r>
      <w:del w:id="421" w:author="Mara Thomas" w:date="2021-12-13T14:05:00Z">
        <w:r w:rsidRPr="006D69C5" w:rsidDel="00347DD2">
          <w:rPr>
            <w:rFonts w:ascii="Arial" w:eastAsia="Times New Roman" w:hAnsi="Arial" w:cs="Arial"/>
            <w:sz w:val="16"/>
            <w:szCs w:val="16"/>
            <w:lang w:val="en-US"/>
          </w:rPr>
          <w:delText>negative values indicate it was moving towards the left</w:delText>
        </w:r>
      </w:del>
      <w:ins w:id="422" w:author="Mara Thomas" w:date="2021-12-13T14:05:00Z">
        <w:r w:rsidR="00347DD2">
          <w:rPr>
            <w:rFonts w:ascii="Arial" w:eastAsia="Times New Roman" w:hAnsi="Arial" w:cs="Arial"/>
            <w:sz w:val="16"/>
            <w:szCs w:val="16"/>
            <w:lang w:val="en-US"/>
          </w:rPr>
          <w:t>respectively</w:t>
        </w:r>
      </w:ins>
      <w:r w:rsidRPr="006D69C5">
        <w:rPr>
          <w:rFonts w:ascii="Arial" w:eastAsia="Times New Roman" w:hAnsi="Arial" w:cs="Arial"/>
          <w:sz w:val="16"/>
          <w:szCs w:val="16"/>
          <w:lang w:val="en-US"/>
        </w:rPr>
        <w:t xml:space="preserve">. Black curve shows the real data (binned every 4 x-units), </w:t>
      </w:r>
      <w:r w:rsidR="00F8521D">
        <w:rPr>
          <w:rFonts w:ascii="Arial" w:eastAsia="Times New Roman" w:hAnsi="Arial" w:cs="Arial"/>
          <w:sz w:val="16"/>
          <w:szCs w:val="16"/>
          <w:lang w:val="en-US"/>
        </w:rPr>
        <w:t>r</w:t>
      </w:r>
      <w:r w:rsidRPr="006D69C5">
        <w:rPr>
          <w:rFonts w:ascii="Arial" w:eastAsia="Times New Roman" w:hAnsi="Arial" w:cs="Arial"/>
          <w:sz w:val="16"/>
          <w:szCs w:val="16"/>
          <w:lang w:val="en-US"/>
        </w:rPr>
        <w:t xml:space="preserve">ed curve shows the fitted line from the </w:t>
      </w:r>
      <w:r>
        <w:rPr>
          <w:rFonts w:ascii="Arial" w:eastAsia="Times New Roman" w:hAnsi="Arial" w:cs="Arial"/>
          <w:sz w:val="16"/>
          <w:szCs w:val="16"/>
          <w:lang w:val="en-US"/>
        </w:rPr>
        <w:t xml:space="preserve">model, </w:t>
      </w:r>
      <w:r w:rsidRPr="006D69C5">
        <w:rPr>
          <w:rFonts w:ascii="Arial" w:eastAsia="Times New Roman" w:hAnsi="Arial" w:cs="Arial"/>
          <w:sz w:val="16"/>
          <w:szCs w:val="16"/>
          <w:lang w:val="en-US"/>
        </w:rPr>
        <w:t>blue dotted lines show</w:t>
      </w:r>
      <w:del w:id="423" w:author="Mara Thomas" w:date="2021-12-13T14:06:00Z">
        <w:r w:rsidRPr="006D69C5" w:rsidDel="00347DD2">
          <w:rPr>
            <w:rFonts w:ascii="Arial" w:eastAsia="Times New Roman" w:hAnsi="Arial" w:cs="Arial"/>
            <w:sz w:val="16"/>
            <w:szCs w:val="16"/>
            <w:lang w:val="en-US"/>
          </w:rPr>
          <w:delText>s</w:delText>
        </w:r>
      </w:del>
      <w:r w:rsidRPr="006D69C5">
        <w:rPr>
          <w:rFonts w:ascii="Arial" w:eastAsia="Times New Roman" w:hAnsi="Arial" w:cs="Arial"/>
          <w:sz w:val="16"/>
          <w:szCs w:val="16"/>
          <w:lang w:val="en-US"/>
        </w:rPr>
        <w:t xml:space="preserve"> </w:t>
      </w:r>
      <w:del w:id="424" w:author="Mara Thomas" w:date="2021-12-13T14:06:00Z">
        <w:r w:rsidRPr="006D69C5" w:rsidDel="00347DD2">
          <w:rPr>
            <w:rFonts w:ascii="Arial" w:eastAsia="Times New Roman" w:hAnsi="Arial" w:cs="Arial"/>
            <w:sz w:val="16"/>
            <w:szCs w:val="16"/>
            <w:lang w:val="en-US"/>
          </w:rPr>
          <w:delText xml:space="preserve">how </w:delText>
        </w:r>
      </w:del>
      <w:r w:rsidRPr="006D69C5">
        <w:rPr>
          <w:rFonts w:ascii="Arial" w:eastAsia="Times New Roman" w:hAnsi="Arial" w:cs="Arial"/>
          <w:sz w:val="16"/>
          <w:szCs w:val="16"/>
          <w:lang w:val="en-US"/>
        </w:rPr>
        <w:t xml:space="preserve">the influence </w:t>
      </w:r>
      <w:del w:id="425" w:author="Mara Thomas" w:date="2021-12-13T14:06:00Z">
        <w:r w:rsidRPr="006D69C5" w:rsidDel="00347DD2">
          <w:rPr>
            <w:rFonts w:ascii="Arial" w:eastAsia="Times New Roman" w:hAnsi="Arial" w:cs="Arial"/>
            <w:sz w:val="16"/>
            <w:szCs w:val="16"/>
            <w:lang w:val="en-US"/>
          </w:rPr>
          <w:delText xml:space="preserve">score is found </w:delText>
        </w:r>
      </w:del>
      <w:r w:rsidRPr="006D69C5">
        <w:rPr>
          <w:rFonts w:ascii="Arial" w:eastAsia="Times New Roman" w:hAnsi="Arial" w:cs="Arial"/>
          <w:sz w:val="16"/>
          <w:szCs w:val="16"/>
          <w:lang w:val="en-US"/>
        </w:rPr>
        <w:t>for that individual.</w:t>
      </w:r>
    </w:p>
    <w:p w14:paraId="77B73A6C" w14:textId="1F397BC8" w:rsidR="00127176" w:rsidRDefault="00127176" w:rsidP="00207339">
      <w:pPr>
        <w:spacing w:after="0" w:line="360" w:lineRule="auto"/>
        <w:jc w:val="both"/>
        <w:rPr>
          <w:rFonts w:eastAsia="Times New Roman" w:cstheme="minorHAnsi"/>
          <w:lang w:val="en-US"/>
        </w:rPr>
      </w:pPr>
    </w:p>
    <w:p w14:paraId="350CF9B0" w14:textId="337EF307" w:rsidR="00207339" w:rsidRDefault="00207339" w:rsidP="00207339">
      <w:pPr>
        <w:spacing w:after="0" w:line="360" w:lineRule="auto"/>
        <w:jc w:val="both"/>
        <w:rPr>
          <w:rFonts w:eastAsia="Times New Roman" w:cstheme="minorHAnsi"/>
          <w:lang w:val="en-US"/>
        </w:rPr>
      </w:pPr>
    </w:p>
    <w:p w14:paraId="1C55424E" w14:textId="689C756C" w:rsidR="00207339" w:rsidRPr="006D69C5" w:rsidRDefault="00207339" w:rsidP="00207339">
      <w:pPr>
        <w:spacing w:after="0" w:line="360" w:lineRule="auto"/>
        <w:jc w:val="both"/>
        <w:rPr>
          <w:rFonts w:eastAsia="Times New Roman" w:cstheme="minorHAnsi"/>
          <w:lang w:val="en-US"/>
        </w:rPr>
      </w:pPr>
      <w:r>
        <w:rPr>
          <w:rFonts w:eastAsia="Times New Roman" w:cstheme="minorHAnsi"/>
          <w:lang w:val="en-US"/>
        </w:rPr>
        <w:t>Once we had calculat</w:t>
      </w:r>
      <w:r w:rsidR="005F1E9C">
        <w:rPr>
          <w:rFonts w:eastAsia="Times New Roman" w:cstheme="minorHAnsi"/>
          <w:lang w:val="en-US"/>
        </w:rPr>
        <w:t>e</w:t>
      </w:r>
      <w:r>
        <w:rPr>
          <w:rFonts w:eastAsia="Times New Roman" w:cstheme="minorHAnsi"/>
          <w:lang w:val="en-US"/>
        </w:rPr>
        <w:t>d</w:t>
      </w:r>
      <w:r w:rsidR="003703A7">
        <w:rPr>
          <w:rFonts w:eastAsia="Times New Roman" w:cstheme="minorHAnsi"/>
          <w:lang w:val="en-US"/>
        </w:rPr>
        <w:t xml:space="preserve"> the four influence scores for all individuals within </w:t>
      </w:r>
      <w:del w:id="426" w:author="Mara Thomas" w:date="2021-12-13T14:24:00Z">
        <w:r w:rsidR="003703A7" w:rsidDel="00D0144D">
          <w:rPr>
            <w:rFonts w:eastAsia="Times New Roman" w:cstheme="minorHAnsi"/>
            <w:lang w:val="en-US"/>
          </w:rPr>
          <w:delText xml:space="preserve">each </w:delText>
        </w:r>
      </w:del>
      <w:ins w:id="427" w:author="Mara Thomas" w:date="2021-12-13T14:24:00Z">
        <w:r w:rsidR="00D0144D">
          <w:rPr>
            <w:rFonts w:eastAsia="Times New Roman" w:cstheme="minorHAnsi"/>
            <w:lang w:val="en-US"/>
          </w:rPr>
          <w:t xml:space="preserve">the </w:t>
        </w:r>
      </w:ins>
      <w:r w:rsidR="003703A7">
        <w:rPr>
          <w:rFonts w:eastAsia="Times New Roman" w:cstheme="minorHAnsi"/>
          <w:lang w:val="en-US"/>
        </w:rPr>
        <w:t>five groups</w:t>
      </w:r>
      <w:ins w:id="428" w:author="Mara Thomas" w:date="2021-12-13T14:24:00Z">
        <w:r w:rsidR="00D0144D">
          <w:rPr>
            <w:rFonts w:eastAsia="Times New Roman" w:cstheme="minorHAnsi"/>
            <w:lang w:val="en-US"/>
          </w:rPr>
          <w:t>,</w:t>
        </w:r>
      </w:ins>
      <w:r w:rsidR="00380424">
        <w:rPr>
          <w:rFonts w:eastAsia="Times New Roman" w:cstheme="minorHAnsi"/>
          <w:lang w:val="en-US"/>
        </w:rPr>
        <w:t xml:space="preserve"> we performed GLMMs with each influence score as the response variable, </w:t>
      </w:r>
      <w:r w:rsidRPr="006D69C5">
        <w:rPr>
          <w:rFonts w:eastAsia="Times New Roman" w:cstheme="minorHAnsi"/>
          <w:lang w:val="en-US"/>
        </w:rPr>
        <w:t>s</w:t>
      </w:r>
      <w:ins w:id="429" w:author="Mara Thomas" w:date="2021-12-13T14:25:00Z">
        <w:r w:rsidR="00D0144D">
          <w:rPr>
            <w:rFonts w:eastAsia="Times New Roman" w:cstheme="minorHAnsi"/>
            <w:lang w:val="en-US"/>
          </w:rPr>
          <w:t>ocial s</w:t>
        </w:r>
      </w:ins>
      <w:r w:rsidRPr="006D69C5">
        <w:rPr>
          <w:rFonts w:eastAsia="Times New Roman" w:cstheme="minorHAnsi"/>
          <w:lang w:val="en-US"/>
        </w:rPr>
        <w:t xml:space="preserve">tatus as a categorical predictor and group as a random effect to test if </w:t>
      </w:r>
      <w:ins w:id="430" w:author="Mara Thomas" w:date="2021-12-13T14:25:00Z">
        <w:r w:rsidR="00D0144D">
          <w:rPr>
            <w:rFonts w:eastAsia="Times New Roman" w:cstheme="minorHAnsi"/>
            <w:lang w:val="en-US"/>
          </w:rPr>
          <w:t xml:space="preserve">social status was correlated with </w:t>
        </w:r>
      </w:ins>
      <w:del w:id="431" w:author="Mara Thomas" w:date="2021-12-13T14:25:00Z">
        <w:r w:rsidRPr="006D69C5" w:rsidDel="00D0144D">
          <w:rPr>
            <w:rFonts w:eastAsia="Times New Roman" w:cstheme="minorHAnsi"/>
            <w:lang w:val="en-US"/>
          </w:rPr>
          <w:delText xml:space="preserve">there were consistent differences between the </w:delText>
        </w:r>
      </w:del>
      <w:r w:rsidRPr="006D69C5">
        <w:rPr>
          <w:rFonts w:eastAsia="Times New Roman" w:cstheme="minorHAnsi"/>
          <w:lang w:val="en-US"/>
        </w:rPr>
        <w:t xml:space="preserve">influence </w:t>
      </w:r>
      <w:ins w:id="432" w:author="Mara Thomas" w:date="2021-12-13T14:25:00Z">
        <w:r w:rsidR="00D0144D">
          <w:rPr>
            <w:rFonts w:eastAsia="Times New Roman" w:cstheme="minorHAnsi"/>
            <w:lang w:val="en-US"/>
          </w:rPr>
          <w:t xml:space="preserve">scores </w:t>
        </w:r>
      </w:ins>
      <w:del w:id="433" w:author="Mara Thomas" w:date="2021-12-13T14:25:00Z">
        <w:r w:rsidRPr="006D69C5" w:rsidDel="00D0144D">
          <w:rPr>
            <w:rFonts w:eastAsia="Times New Roman" w:cstheme="minorHAnsi"/>
            <w:lang w:val="en-US"/>
          </w:rPr>
          <w:delText>of each status</w:delText>
        </w:r>
      </w:del>
      <w:r w:rsidRPr="006D69C5">
        <w:rPr>
          <w:rFonts w:eastAsia="Times New Roman" w:cstheme="minorHAnsi"/>
          <w:lang w:val="en-US"/>
        </w:rPr>
        <w:t>.</w:t>
      </w:r>
    </w:p>
    <w:p w14:paraId="631EAE24" w14:textId="52FBED80" w:rsidR="00770083" w:rsidRPr="006D69C5" w:rsidRDefault="00770083" w:rsidP="00D27F62">
      <w:pPr>
        <w:spacing w:after="0" w:line="360" w:lineRule="auto"/>
        <w:jc w:val="both"/>
        <w:rPr>
          <w:rFonts w:eastAsia="Times New Roman" w:cstheme="minorHAnsi"/>
          <w:lang w:val="en-US"/>
        </w:rPr>
      </w:pPr>
    </w:p>
    <w:p w14:paraId="18D88B63" w14:textId="2A93EF3A" w:rsidR="00C17441" w:rsidRDefault="00C17441" w:rsidP="00D27F62">
      <w:pPr>
        <w:spacing w:after="0" w:line="360" w:lineRule="auto"/>
        <w:jc w:val="both"/>
        <w:rPr>
          <w:ins w:id="434" w:author="Mara Thomas" w:date="2021-12-13T14:26:00Z"/>
          <w:rFonts w:eastAsia="Times New Roman" w:cstheme="minorHAnsi"/>
          <w:lang w:val="en-US"/>
        </w:rPr>
      </w:pPr>
      <w:ins w:id="435" w:author="Mara Thomas" w:date="2021-12-13T14:26:00Z">
        <w:r>
          <w:rPr>
            <w:rFonts w:eastAsia="Times New Roman" w:cstheme="minorHAnsi"/>
            <w:lang w:val="en-US"/>
          </w:rPr>
          <w:t xml:space="preserve">To account </w:t>
        </w:r>
      </w:ins>
      <w:ins w:id="436" w:author="Mara Thomas" w:date="2021-12-13T14:28:00Z">
        <w:r>
          <w:rPr>
            <w:rFonts w:eastAsia="Times New Roman" w:cstheme="minorHAnsi"/>
            <w:lang w:val="en-US"/>
          </w:rPr>
          <w:t xml:space="preserve">for </w:t>
        </w:r>
      </w:ins>
      <w:ins w:id="437" w:author="Mara Thomas" w:date="2021-12-13T14:31:00Z">
        <w:r>
          <w:rPr>
            <w:rFonts w:eastAsia="Times New Roman" w:cstheme="minorHAnsi"/>
            <w:lang w:val="en-US"/>
          </w:rPr>
          <w:t xml:space="preserve">both </w:t>
        </w:r>
      </w:ins>
      <w:ins w:id="438" w:author="Mara Thomas" w:date="2021-12-13T14:28:00Z">
        <w:r>
          <w:rPr>
            <w:rFonts w:eastAsia="Times New Roman" w:cstheme="minorHAnsi"/>
            <w:lang w:val="en-US"/>
          </w:rPr>
          <w:t>the influence of</w:t>
        </w:r>
      </w:ins>
      <w:ins w:id="439" w:author="Mara Thomas" w:date="2021-12-13T14:26:00Z">
        <w:r>
          <w:rPr>
            <w:rFonts w:eastAsia="Times New Roman" w:cstheme="minorHAnsi"/>
            <w:lang w:val="en-US"/>
          </w:rPr>
          <w:t xml:space="preserve"> </w:t>
        </w:r>
      </w:ins>
      <w:ins w:id="440" w:author="Mara Thomas" w:date="2021-12-13T14:28:00Z">
        <w:r>
          <w:rPr>
            <w:rFonts w:eastAsia="Times New Roman" w:cstheme="minorHAnsi"/>
            <w:lang w:val="en-US"/>
          </w:rPr>
          <w:t xml:space="preserve">position and movement </w:t>
        </w:r>
      </w:ins>
      <w:ins w:id="441" w:author="Mara Thomas" w:date="2021-12-13T14:30:00Z">
        <w:r>
          <w:rPr>
            <w:rFonts w:eastAsia="Times New Roman" w:cstheme="minorHAnsi"/>
            <w:lang w:val="en-US"/>
          </w:rPr>
          <w:t xml:space="preserve">of an individual </w:t>
        </w:r>
      </w:ins>
      <w:ins w:id="442" w:author="Mara Thomas" w:date="2021-12-13T14:28:00Z">
        <w:r>
          <w:rPr>
            <w:rFonts w:eastAsia="Times New Roman" w:cstheme="minorHAnsi"/>
            <w:lang w:val="en-US"/>
          </w:rPr>
          <w:t xml:space="preserve">on </w:t>
        </w:r>
      </w:ins>
      <w:ins w:id="443" w:author="Mara Thomas" w:date="2021-12-13T14:30:00Z">
        <w:r>
          <w:rPr>
            <w:rFonts w:eastAsia="Times New Roman" w:cstheme="minorHAnsi"/>
            <w:lang w:val="en-US"/>
          </w:rPr>
          <w:t xml:space="preserve">the </w:t>
        </w:r>
      </w:ins>
      <w:ins w:id="444" w:author="Mara Thomas" w:date="2021-12-13T14:28:00Z">
        <w:r>
          <w:rPr>
            <w:rFonts w:eastAsia="Times New Roman" w:cstheme="minorHAnsi"/>
            <w:lang w:val="en-US"/>
          </w:rPr>
          <w:t xml:space="preserve">group in one model, we </w:t>
        </w:r>
      </w:ins>
      <w:ins w:id="445" w:author="Mara Thomas" w:date="2021-12-13T14:29:00Z">
        <w:r>
          <w:rPr>
            <w:rFonts w:eastAsia="Times New Roman" w:cstheme="minorHAnsi"/>
            <w:lang w:val="en-US"/>
          </w:rPr>
          <w:t>also modelled the probability of the group to turn (or speed up) as a function of individual left-right (or front-back) position and individual left-right (or front back) movement</w:t>
        </w:r>
      </w:ins>
      <w:ins w:id="446" w:author="Mara Thomas" w:date="2021-12-13T14:31:00Z">
        <w:r>
          <w:rPr>
            <w:rFonts w:eastAsia="Times New Roman" w:cstheme="minorHAnsi"/>
            <w:lang w:val="en-US"/>
          </w:rPr>
          <w:t xml:space="preserve"> (equation 2)</w:t>
        </w:r>
      </w:ins>
      <w:ins w:id="447" w:author="Mara Thomas" w:date="2021-12-13T14:29:00Z">
        <w:r>
          <w:rPr>
            <w:rFonts w:eastAsia="Times New Roman" w:cstheme="minorHAnsi"/>
            <w:lang w:val="en-US"/>
          </w:rPr>
          <w:t>.</w:t>
        </w:r>
      </w:ins>
    </w:p>
    <w:p w14:paraId="31BA4260" w14:textId="2780977E" w:rsidR="008B3EAF" w:rsidRPr="006D69C5" w:rsidRDefault="00435B2B" w:rsidP="00D27F62">
      <w:pPr>
        <w:spacing w:after="0" w:line="360" w:lineRule="auto"/>
        <w:jc w:val="both"/>
        <w:rPr>
          <w:rFonts w:eastAsia="Times New Roman" w:cstheme="minorHAnsi"/>
          <w:lang w:val="en-US"/>
        </w:rPr>
      </w:pPr>
      <w:commentRangeStart w:id="448"/>
      <w:del w:id="449" w:author="Mara Thomas" w:date="2021-12-13T14:31:00Z">
        <w:r w:rsidDel="00C17441">
          <w:rPr>
            <w:rFonts w:eastAsia="Times New Roman" w:cstheme="minorHAnsi"/>
            <w:lang w:val="en-US"/>
          </w:rPr>
          <w:delText>In order to test the global interaction between position and movement of the focal individual</w:delText>
        </w:r>
        <w:r w:rsidR="00554B42" w:rsidDel="00C17441">
          <w:rPr>
            <w:rFonts w:eastAsia="Times New Roman" w:cstheme="minorHAnsi"/>
            <w:lang w:val="en-US"/>
          </w:rPr>
          <w:delText xml:space="preserve"> and to know which cue is the most influential</w:delText>
        </w:r>
        <w:r w:rsidDel="00C17441">
          <w:rPr>
            <w:rFonts w:eastAsia="Times New Roman" w:cstheme="minorHAnsi"/>
            <w:lang w:val="en-US"/>
          </w:rPr>
          <w:delText>, we also</w:delText>
        </w:r>
      </w:del>
      <w:del w:id="450" w:author="Mara Thomas" w:date="2021-12-13T14:29:00Z">
        <w:r w:rsidDel="00C17441">
          <w:rPr>
            <w:rFonts w:eastAsia="Times New Roman" w:cstheme="minorHAnsi"/>
            <w:lang w:val="en-US"/>
          </w:rPr>
          <w:delText xml:space="preserve"> modelled the probability of the group to turn right as a function of both individual left-right position and individual left-right movement</w:delText>
        </w:r>
      </w:del>
      <w:del w:id="451" w:author="Mara Thomas" w:date="2021-12-13T14:31:00Z">
        <w:r w:rsidDel="00C17441">
          <w:rPr>
            <w:rFonts w:eastAsia="Times New Roman" w:cstheme="minorHAnsi"/>
            <w:lang w:val="en-US"/>
          </w:rPr>
          <w:delText xml:space="preserve">, and the probability of the group to speed up as a function of both </w:delText>
        </w:r>
        <w:r w:rsidR="00B51E9B" w:rsidDel="00C17441">
          <w:rPr>
            <w:rFonts w:eastAsia="Times New Roman" w:cstheme="minorHAnsi"/>
            <w:lang w:val="en-US"/>
          </w:rPr>
          <w:delText xml:space="preserve">individual front-back position and individual front-back movement (equation 2). </w:delText>
        </w:r>
      </w:del>
      <w:r w:rsidR="00B51E9B">
        <w:rPr>
          <w:rFonts w:eastAsia="Times New Roman" w:cstheme="minorHAnsi"/>
          <w:lang w:val="en-US"/>
        </w:rPr>
        <w:t>We fitted the two models across all individuals instead of separately for each individual.</w:t>
      </w:r>
      <w:commentRangeEnd w:id="448"/>
      <w:r w:rsidR="00C17441">
        <w:rPr>
          <w:rStyle w:val="Kommentarzeichen"/>
          <w:lang w:val="en-CA" w:bidi="he-IL"/>
        </w:rPr>
        <w:commentReference w:id="448"/>
      </w:r>
    </w:p>
    <w:p w14:paraId="4BA7B3BF" w14:textId="42739D18" w:rsidR="008B3EAF" w:rsidRDefault="008B3EAF" w:rsidP="00D27F62">
      <w:pPr>
        <w:spacing w:after="0" w:line="360" w:lineRule="auto"/>
        <w:jc w:val="both"/>
        <w:rPr>
          <w:rFonts w:eastAsia="Times New Roman" w:cstheme="minorHAnsi"/>
          <w:lang w:val="en-US"/>
        </w:rPr>
      </w:pPr>
    </w:p>
    <w:p w14:paraId="019B72A9" w14:textId="2B19ED43" w:rsidR="009A7671" w:rsidRPr="006D69C5" w:rsidRDefault="00C60397" w:rsidP="00D27F62">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60288" behindDoc="0" locked="0" layoutInCell="1" allowOverlap="1" wp14:anchorId="568501F1" wp14:editId="2D8C5CEE">
                <wp:simplePos x="0" y="0"/>
                <wp:positionH relativeFrom="margin">
                  <wp:posOffset>0</wp:posOffset>
                </wp:positionH>
                <wp:positionV relativeFrom="paragraph">
                  <wp:posOffset>-635</wp:posOffset>
                </wp:positionV>
                <wp:extent cx="5958840" cy="648335"/>
                <wp:effectExtent l="0" t="0" r="0" b="0"/>
                <wp:wrapNone/>
                <wp:docPr id="19" name="TextBox 20"/>
                <wp:cNvGraphicFramePr xmlns:a="http://schemas.openxmlformats.org/drawingml/2006/main"/>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7BA8CE44" w14:textId="41E069F3" w:rsidR="00C0611B" w:rsidRDefault="00C0611B"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568501F1" id="_x0000_s1038" type="#_x0000_t202" style="position:absolute;left:0;text-align:left;margin-left:0;margin-top:-.05pt;width:469.2pt;height:51.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" filled="f" stroked="f">
                <v:textbox style="mso-fit-shape-to-text:t" inset="0,0,0,0">
                  <w:txbxContent>
                    <w:p w14:paraId="7BA8CE44" w14:textId="41E069F3" w:rsidR="00C0611B" w:rsidRDefault="00C0611B"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63D9248C" w14:textId="68C787A8" w:rsidR="00C60397" w:rsidRDefault="00C60397" w:rsidP="00D27F62">
      <w:pPr>
        <w:spacing w:after="0" w:line="360" w:lineRule="auto"/>
        <w:jc w:val="both"/>
        <w:rPr>
          <w:rFonts w:eastAsia="Times New Roman" w:cstheme="minorHAnsi"/>
          <w:lang w:val="en-US"/>
        </w:rPr>
      </w:pP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3C904699" w14:textId="4CCB3AD8" w:rsidR="00800F6C" w:rsidDel="00D0282B" w:rsidRDefault="00800F6C" w:rsidP="00D27F62">
      <w:pPr>
        <w:spacing w:line="360" w:lineRule="auto"/>
        <w:jc w:val="both"/>
        <w:rPr>
          <w:del w:id="452" w:author="Mara Thomas" w:date="2021-12-13T14:35:00Z"/>
          <w:rFonts w:cstheme="minorHAnsi"/>
          <w:lang w:val="en-US"/>
        </w:rPr>
      </w:pPr>
      <w:r>
        <w:rPr>
          <w:rFonts w:cstheme="minorHAnsi"/>
          <w:lang w:val="en-US"/>
        </w:rPr>
        <w:t xml:space="preserve">In order to </w:t>
      </w:r>
      <w:r w:rsidR="0089468B">
        <w:rPr>
          <w:rFonts w:cstheme="minorHAnsi"/>
          <w:lang w:val="en-US"/>
        </w:rPr>
        <w:t xml:space="preserve">see how our influence metrics </w:t>
      </w:r>
      <w:r w:rsidR="00E91E1A">
        <w:rPr>
          <w:rFonts w:cstheme="minorHAnsi"/>
          <w:lang w:val="en-US"/>
        </w:rPr>
        <w:t xml:space="preserve">related to </w:t>
      </w:r>
      <w:ins w:id="453" w:author="Mara Thomas" w:date="2021-12-13T14:32:00Z">
        <w:r w:rsidR="00C17441">
          <w:rPr>
            <w:rFonts w:cstheme="minorHAnsi"/>
            <w:lang w:val="en-US"/>
          </w:rPr>
          <w:t xml:space="preserve">another, commonly used </w:t>
        </w:r>
      </w:ins>
      <w:del w:id="454" w:author="Mara Thomas" w:date="2021-12-13T14:32:00Z">
        <w:r w:rsidR="00E91E1A" w:rsidDel="00C17441">
          <w:rPr>
            <w:rFonts w:cstheme="minorHAnsi"/>
            <w:lang w:val="en-US"/>
          </w:rPr>
          <w:delText>another metric commonly assumed to reflect</w:delText>
        </w:r>
      </w:del>
      <w:ins w:id="455" w:author="Mara Thomas" w:date="2021-12-13T14:32:00Z">
        <w:r w:rsidR="00C17441">
          <w:rPr>
            <w:rFonts w:cstheme="minorHAnsi"/>
            <w:lang w:val="en-US"/>
          </w:rPr>
          <w:t>metric of</w:t>
        </w:r>
      </w:ins>
      <w:r w:rsidR="00E91E1A">
        <w:rPr>
          <w:rFonts w:cstheme="minorHAnsi"/>
          <w:lang w:val="en-US"/>
        </w:rPr>
        <w:t xml:space="preserve"> influence, we </w:t>
      </w:r>
      <w:r w:rsidR="006144B2">
        <w:rPr>
          <w:rFonts w:cstheme="minorHAnsi"/>
          <w:lang w:val="en-US"/>
        </w:rPr>
        <w:t>calculated the proportion of time each individual was spending in the front half of the group</w:t>
      </w:r>
      <w:del w:id="456" w:author="Mara Thomas" w:date="2021-12-13T14:35:00Z">
        <w:r w:rsidR="006144B2" w:rsidDel="00D0282B">
          <w:rPr>
            <w:rFonts w:cstheme="minorHAnsi"/>
            <w:lang w:val="en-US"/>
          </w:rPr>
          <w:delText xml:space="preserve">. </w:delText>
        </w:r>
      </w:del>
    </w:p>
    <w:p w14:paraId="44A226C8" w14:textId="080A0989" w:rsidR="00F82420" w:rsidRDefault="006144B2" w:rsidP="00D0282B">
      <w:pPr>
        <w:spacing w:line="360" w:lineRule="auto"/>
        <w:jc w:val="both"/>
        <w:rPr>
          <w:rFonts w:cstheme="minorHAnsi"/>
          <w:lang w:val="en-US"/>
        </w:rPr>
      </w:pPr>
      <w:del w:id="457" w:author="Mara Thomas" w:date="2021-12-13T14:33:00Z">
        <w:r w:rsidDel="00D0282B">
          <w:rPr>
            <w:rFonts w:cstheme="minorHAnsi"/>
            <w:lang w:val="en-US"/>
          </w:rPr>
          <w:delText>At time t, a</w:delText>
        </w:r>
        <w:r w:rsidR="00655059" w:rsidDel="00D0282B">
          <w:rPr>
            <w:rFonts w:cstheme="minorHAnsi"/>
            <w:lang w:val="en-US"/>
          </w:rPr>
          <w:delText xml:space="preserve"> given</w:delText>
        </w:r>
      </w:del>
      <w:del w:id="458" w:author="Mara Thomas" w:date="2021-12-13T14:35:00Z">
        <w:r w:rsidDel="00D0282B">
          <w:rPr>
            <w:rFonts w:cstheme="minorHAnsi"/>
            <w:lang w:val="en-US"/>
          </w:rPr>
          <w:delText xml:space="preserve"> individual was considered in the front </w:delText>
        </w:r>
        <w:r w:rsidR="00655059" w:rsidDel="00D0282B">
          <w:rPr>
            <w:rFonts w:cstheme="minorHAnsi"/>
            <w:lang w:val="en-US"/>
          </w:rPr>
          <w:delText xml:space="preserve">half </w:delText>
        </w:r>
        <w:r w:rsidDel="00D0282B">
          <w:rPr>
            <w:rFonts w:cstheme="minorHAnsi"/>
            <w:lang w:val="en-US"/>
          </w:rPr>
          <w:delText xml:space="preserve">of the group </w:delText>
        </w:r>
        <w:r w:rsidR="00655059" w:rsidDel="00D0282B">
          <w:rPr>
            <w:rFonts w:cstheme="minorHAnsi"/>
            <w:lang w:val="en-US"/>
          </w:rPr>
          <w:delText>if</w:delText>
        </w:r>
      </w:del>
      <w:ins w:id="459" w:author="Mara Thomas" w:date="2021-12-13T14:35:00Z">
        <w:r w:rsidR="00D0282B">
          <w:rPr>
            <w:rFonts w:cstheme="minorHAnsi"/>
            <w:lang w:val="en-US"/>
          </w:rPr>
          <w:t xml:space="preserve"> (i.e.</w:t>
        </w:r>
      </w:ins>
      <w:r w:rsidR="00655059">
        <w:rPr>
          <w:rFonts w:cstheme="minorHAnsi"/>
          <w:lang w:val="en-US"/>
        </w:rPr>
        <w:t xml:space="preserve"> its front-back position </w:t>
      </w:r>
      <w:ins w:id="460" w:author="Mara Thomas" w:date="2021-12-13T14:35:00Z">
        <w:r w:rsidR="00D0282B">
          <w:rPr>
            <w:rFonts w:cstheme="minorHAnsi"/>
            <w:lang w:val="en-US"/>
          </w:rPr>
          <w:t xml:space="preserve">or </w:t>
        </w:r>
      </w:ins>
      <w:del w:id="461" w:author="Mara Thomas" w:date="2021-12-13T14:35:00Z">
        <w:r w:rsidR="00655059" w:rsidDel="00D0282B">
          <w:rPr>
            <w:rFonts w:cstheme="minorHAnsi"/>
            <w:lang w:val="en-US"/>
          </w:rPr>
          <w:delText>(</w:delText>
        </w:r>
      </w:del>
      <w:r w:rsidR="00655059">
        <w:rPr>
          <w:rFonts w:cstheme="minorHAnsi"/>
          <w:lang w:val="en-US"/>
        </w:rPr>
        <w:t xml:space="preserve">x-value within the centroid reference frame, </w:t>
      </w:r>
      <w:del w:id="462" w:author="Mara Thomas" w:date="2021-12-13T14:35:00Z">
        <w:r w:rsidR="00655059" w:rsidDel="00D0282B">
          <w:rPr>
            <w:rFonts w:cstheme="minorHAnsi"/>
            <w:lang w:val="en-US"/>
          </w:rPr>
          <w:delText xml:space="preserve">see above) </w:delText>
        </w:r>
      </w:del>
      <w:r w:rsidR="00655059">
        <w:rPr>
          <w:rFonts w:cstheme="minorHAnsi"/>
          <w:lang w:val="en-US"/>
        </w:rPr>
        <w:t>was positive</w:t>
      </w:r>
      <w:ins w:id="463" w:author="Mara Thomas" w:date="2021-12-13T14:35:00Z">
        <w:r w:rsidR="00D0282B">
          <w:rPr>
            <w:rFonts w:cstheme="minorHAnsi"/>
            <w:lang w:val="en-US"/>
          </w:rPr>
          <w:t>)</w:t>
        </w:r>
      </w:ins>
      <w:r w:rsidR="00655059">
        <w:rPr>
          <w:rFonts w:cstheme="minorHAnsi"/>
          <w:lang w:val="en-US"/>
        </w:rPr>
        <w:t xml:space="preserve">. </w:t>
      </w:r>
      <w:r w:rsidR="00127176">
        <w:rPr>
          <w:rFonts w:cstheme="minorHAnsi"/>
          <w:lang w:val="en-US"/>
        </w:rPr>
        <w:t xml:space="preserve">In order to see the variation in the propensity to be in the front between individuals and across groups, </w:t>
      </w:r>
      <w:commentRangeStart w:id="464"/>
      <w:r w:rsidR="00127176">
        <w:rPr>
          <w:rFonts w:cstheme="minorHAnsi"/>
          <w:lang w:val="en-US"/>
        </w:rPr>
        <w:t>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commentRangeEnd w:id="464"/>
      <w:r w:rsidR="00D0282B">
        <w:rPr>
          <w:rStyle w:val="Kommentarzeichen"/>
          <w:lang w:val="en-CA" w:bidi="he-IL"/>
        </w:rPr>
        <w:commentReference w:id="464"/>
      </w:r>
      <w:r w:rsidR="00127176">
        <w:rPr>
          <w:rFonts w:cstheme="minorHAnsi"/>
          <w:lang w:val="en-US"/>
        </w:rPr>
        <w:t xml:space="preserve">. We </w:t>
      </w:r>
      <w:del w:id="465" w:author="Mara Thomas" w:date="2021-12-13T14:34:00Z">
        <w:r w:rsidR="00127176" w:rsidDel="00D0282B">
          <w:rPr>
            <w:rFonts w:cstheme="minorHAnsi"/>
            <w:lang w:val="en-US"/>
          </w:rPr>
          <w:delText>also looked at</w:delText>
        </w:r>
      </w:del>
      <w:ins w:id="466" w:author="Mara Thomas" w:date="2021-12-13T14:34:00Z">
        <w:r w:rsidR="00D0282B">
          <w:rPr>
            <w:rFonts w:cstheme="minorHAnsi"/>
            <w:lang w:val="en-US"/>
          </w:rPr>
          <w:t>then assessed</w:t>
        </w:r>
      </w:ins>
      <w:r w:rsidR="00127176">
        <w:rPr>
          <w:rFonts w:cstheme="minorHAnsi"/>
          <w:lang w:val="en-US"/>
        </w:rPr>
        <w:t xml:space="preserve"> the correlation between the </w:t>
      </w:r>
      <w:del w:id="467" w:author="Mara Thomas" w:date="2021-12-13T14:34:00Z">
        <w:r w:rsidR="00127176" w:rsidDel="00D0282B">
          <w:rPr>
            <w:rFonts w:cstheme="minorHAnsi"/>
            <w:lang w:val="en-US"/>
          </w:rPr>
          <w:delText xml:space="preserve">total </w:delText>
        </w:r>
      </w:del>
      <w:r w:rsidR="00127176">
        <w:rPr>
          <w:rFonts w:cstheme="minorHAnsi"/>
          <w:lang w:val="en-US"/>
        </w:rPr>
        <w:t xml:space="preserve">proportion of time spent in the front for each individual and their turning and speeding influence scores. </w:t>
      </w:r>
      <w:r w:rsidR="006D14DB">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2D9ABC01" w14:textId="06FFD9A3" w:rsidR="00714F02" w:rsidRPr="006D69C5" w:rsidRDefault="0036157B" w:rsidP="00D27F62">
      <w:pPr>
        <w:spacing w:line="360" w:lineRule="auto"/>
        <w:jc w:val="both"/>
        <w:rPr>
          <w:rFonts w:cstheme="minorHAnsi"/>
          <w:b/>
          <w:bCs/>
          <w:sz w:val="28"/>
          <w:szCs w:val="28"/>
          <w:lang w:val="en-US"/>
        </w:rPr>
      </w:pPr>
      <w:r w:rsidRPr="006D69C5">
        <w:rPr>
          <w:rFonts w:cstheme="minorHAnsi"/>
          <w:b/>
          <w:bCs/>
          <w:sz w:val="28"/>
          <w:szCs w:val="28"/>
          <w:lang w:val="en-US"/>
        </w:rPr>
        <w:t>RESULTS</w:t>
      </w:r>
    </w:p>
    <w:p w14:paraId="7B2B011F" w14:textId="551D10DB" w:rsidR="00CE5F5B" w:rsidRDefault="00127176" w:rsidP="00CE5F5B">
      <w:pPr>
        <w:spacing w:line="360" w:lineRule="auto"/>
        <w:jc w:val="both"/>
        <w:rPr>
          <w:rFonts w:cstheme="minorHAnsi"/>
          <w:b/>
          <w:bCs/>
          <w:lang w:val="en-US"/>
        </w:rPr>
      </w:pPr>
      <w:r>
        <w:rPr>
          <w:rFonts w:cstheme="minorHAnsi"/>
          <w:b/>
          <w:bCs/>
          <w:lang w:val="en-US"/>
        </w:rPr>
        <w:t>Influence of i</w:t>
      </w:r>
      <w:r w:rsidR="00153648">
        <w:rPr>
          <w:rFonts w:cstheme="minorHAnsi"/>
          <w:b/>
          <w:bCs/>
          <w:lang w:val="en-US"/>
        </w:rPr>
        <w:t xml:space="preserve">ndividual </w:t>
      </w:r>
      <w:r w:rsidR="00554B42">
        <w:rPr>
          <w:rFonts w:cstheme="minorHAnsi"/>
          <w:b/>
          <w:bCs/>
          <w:lang w:val="en-US"/>
        </w:rPr>
        <w:t>position</w:t>
      </w:r>
      <w:r w:rsidR="00153648">
        <w:rPr>
          <w:rFonts w:cstheme="minorHAnsi"/>
          <w:b/>
          <w:bCs/>
          <w:lang w:val="en-US"/>
        </w:rPr>
        <w:t xml:space="preserve"> </w:t>
      </w:r>
      <w:r w:rsidR="00554B42">
        <w:rPr>
          <w:rFonts w:cstheme="minorHAnsi"/>
          <w:b/>
          <w:bCs/>
          <w:lang w:val="en-US"/>
        </w:rPr>
        <w:t>VS individual movement</w:t>
      </w:r>
      <w:r w:rsidR="00153648">
        <w:rPr>
          <w:rFonts w:cstheme="minorHAnsi"/>
          <w:b/>
          <w:bCs/>
          <w:lang w:val="en-US"/>
        </w:rPr>
        <w:t>:</w:t>
      </w:r>
    </w:p>
    <w:p w14:paraId="264E91E9" w14:textId="12EBA63D" w:rsidR="00127176" w:rsidRPr="00127176" w:rsidRDefault="00127176" w:rsidP="00CE5F5B">
      <w:pPr>
        <w:spacing w:line="360" w:lineRule="auto"/>
        <w:jc w:val="both"/>
        <w:rPr>
          <w:rFonts w:cstheme="minorHAnsi"/>
          <w:bCs/>
          <w:lang w:val="en-US"/>
        </w:rPr>
      </w:pPr>
      <w:r>
        <w:rPr>
          <w:rFonts w:cstheme="minorHAnsi"/>
          <w:bCs/>
          <w:lang w:val="en-US"/>
        </w:rPr>
        <w:t>Using the model described by equation 2, w</w:t>
      </w:r>
      <w:r w:rsidRPr="00127176">
        <w:rPr>
          <w:rFonts w:cstheme="minorHAnsi"/>
          <w:bCs/>
          <w:lang w:val="en-US"/>
        </w:rPr>
        <w:t xml:space="preserve">e found that across </w:t>
      </w:r>
      <w:r>
        <w:rPr>
          <w:rFonts w:cstheme="minorHAnsi"/>
          <w:bCs/>
          <w:lang w:val="en-US"/>
        </w:rPr>
        <w:t>all individuals</w:t>
      </w:r>
      <w:ins w:id="468" w:author="Mara Thomas" w:date="2021-12-13T14:37:00Z">
        <w:r w:rsidR="00D0282B">
          <w:rPr>
            <w:rFonts w:cstheme="minorHAnsi"/>
            <w:bCs/>
            <w:lang w:val="en-US"/>
          </w:rPr>
          <w:t xml:space="preserve">, </w:t>
        </w:r>
      </w:ins>
      <w:del w:id="469" w:author="Mara Thomas" w:date="2021-12-13T14:37:00Z">
        <w:r w:rsidDel="00D0282B">
          <w:rPr>
            <w:rFonts w:cstheme="minorHAnsi"/>
            <w:bCs/>
            <w:lang w:val="en-US"/>
          </w:rPr>
          <w:delText xml:space="preserve">, though individual left-right position was positively correlated with the probability of the group to turn right, </w:delText>
        </w:r>
      </w:del>
      <w:r>
        <w:rPr>
          <w:rFonts w:cstheme="minorHAnsi"/>
          <w:bCs/>
          <w:lang w:val="en-US"/>
        </w:rPr>
        <w:t xml:space="preserve">individual left-right speed had a much greater influence </w:t>
      </w:r>
      <w:ins w:id="470" w:author="Mara Thomas" w:date="2021-12-13T14:37:00Z">
        <w:r w:rsidR="00D0282B">
          <w:rPr>
            <w:rFonts w:cstheme="minorHAnsi"/>
            <w:bCs/>
            <w:lang w:val="en-US"/>
          </w:rPr>
          <w:t xml:space="preserve">over group turning than individual left-right position </w:t>
        </w:r>
      </w:ins>
      <w:r>
        <w:rPr>
          <w:rFonts w:cstheme="minorHAnsi"/>
          <w:bCs/>
          <w:lang w:val="en-US"/>
        </w:rPr>
        <w:t xml:space="preserve">(figure 4a). </w:t>
      </w:r>
      <w:del w:id="471" w:author="Mara Thomas" w:date="2021-12-13T14:37:00Z">
        <w:r w:rsidDel="00D0282B">
          <w:rPr>
            <w:rFonts w:cstheme="minorHAnsi"/>
            <w:bCs/>
            <w:lang w:val="en-US"/>
          </w:rPr>
          <w:delText xml:space="preserve">In other terms, the probability of the group to turn right increases more as an individual’s movement towards the right increase, than as an individual’s position along the left-right axis increases. </w:delText>
        </w:r>
      </w:del>
      <w:r>
        <w:rPr>
          <w:rFonts w:cstheme="minorHAnsi"/>
          <w:bCs/>
          <w:lang w:val="en-US"/>
        </w:rPr>
        <w:t>Similarly, the probability of the group to speed up was influenced more by individual front-back movement than by individual front-back position (figure 4b.)</w:t>
      </w:r>
    </w:p>
    <w:p w14:paraId="122A2918" w14:textId="75BDF2C7" w:rsidR="0036157B" w:rsidRPr="006D69C5" w:rsidRDefault="00127176" w:rsidP="00150A8E">
      <w:pPr>
        <w:spacing w:line="360" w:lineRule="auto"/>
        <w:jc w:val="both"/>
        <w:rPr>
          <w:rFonts w:cstheme="minorHAnsi"/>
          <w:lang w:val="en-US"/>
        </w:rPr>
      </w:pPr>
      <w:r>
        <w:rPr>
          <w:rFonts w:ascii="Arial" w:hAnsi="Arial" w:cs="Arial"/>
          <w:noProof/>
          <w:sz w:val="16"/>
          <w:szCs w:val="16"/>
          <w:lang w:val="en-US"/>
        </w:rPr>
        <mc:AlternateContent>
          <mc:Choice Requires="wpg">
            <w:drawing>
              <wp:anchor distT="0" distB="0" distL="114300" distR="114300" simplePos="0" relativeHeight="251675648" behindDoc="0" locked="0" layoutInCell="1" allowOverlap="1" wp14:anchorId="7A8DBAB7" wp14:editId="7CD5E548">
                <wp:simplePos x="0" y="0"/>
                <wp:positionH relativeFrom="margin">
                  <wp:posOffset>190500</wp:posOffset>
                </wp:positionH>
                <wp:positionV relativeFrom="paragraph">
                  <wp:posOffset>862965</wp:posOffset>
                </wp:positionV>
                <wp:extent cx="5705475" cy="2809875"/>
                <wp:effectExtent l="0" t="0" r="9525" b="9525"/>
                <wp:wrapTopAndBottom/>
                <wp:docPr id="28" name="Group 28"/>
                <wp:cNvGraphicFramePr/>
                <a:graphic xmlns:a="http://schemas.openxmlformats.org/drawingml/2006/main">
                  <a:graphicData uri="http://schemas.microsoft.com/office/word/2010/wordprocessingGroup">
                    <wpg:wgp>
                      <wpg:cNvGrpSpPr/>
                      <wpg:grpSpPr>
                        <a:xfrm>
                          <a:off x="0" y="0"/>
                          <a:ext cx="5705475" cy="2809875"/>
                          <a:chOff x="0" y="0"/>
                          <a:chExt cx="5705475" cy="2809875"/>
                        </a:xfrm>
                      </wpg:grpSpPr>
                      <wpg:grpSp>
                        <wpg:cNvPr id="23" name="Group 23"/>
                        <wpg:cNvGrpSpPr/>
                        <wpg:grpSpPr>
                          <a:xfrm>
                            <a:off x="0" y="0"/>
                            <a:ext cx="2800350" cy="2800350"/>
                            <a:chOff x="0" y="0"/>
                            <a:chExt cx="2800350" cy="2800350"/>
                          </a:xfrm>
                        </wpg:grpSpPr>
                        <pic:pic xmlns:pic="http://schemas.openxmlformats.org/drawingml/2006/picture">
                          <pic:nvPicPr>
                            <pic:cNvPr id="20" name="Picture 2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wps:wsp>
                          <wps:cNvPr id="217" name="Text Box 2"/>
                          <wps:cNvSpPr txBox="1">
                            <a:spLocks noChangeArrowheads="1"/>
                          </wps:cNvSpPr>
                          <wps:spPr bwMode="auto">
                            <a:xfrm>
                              <a:off x="180975" y="133350"/>
                              <a:ext cx="323850" cy="386080"/>
                            </a:xfrm>
                            <a:prstGeom prst="rect">
                              <a:avLst/>
                            </a:prstGeom>
                            <a:noFill/>
                            <a:ln w="9525">
                              <a:noFill/>
                              <a:miter lim="800000"/>
                              <a:headEnd/>
                              <a:tailEnd/>
                            </a:ln>
                          </wps:spPr>
                          <wps:txbx>
                            <w:txbxContent>
                              <w:p w14:paraId="2810EB4C" w14:textId="40E4CBAE" w:rsidR="00C0611B" w:rsidRPr="00127176" w:rsidRDefault="00C0611B">
                                <w:pPr>
                                  <w:rPr>
                                    <w:lang w:val="en-US"/>
                                  </w:rPr>
                                </w:pPr>
                                <w:r>
                                  <w:t>a.</w:t>
                                </w:r>
                              </w:p>
                            </w:txbxContent>
                          </wps:txbx>
                          <wps:bodyPr rot="0" vert="horz" wrap="square" lIns="91440" tIns="45720" rIns="91440" bIns="45720" anchor="t" anchorCtr="0">
                            <a:spAutoFit/>
                          </wps:bodyPr>
                        </wps:wsp>
                      </wpg:grpSp>
                      <wpg:grpSp>
                        <wpg:cNvPr id="18" name="Group 18"/>
                        <wpg:cNvGrpSpPr/>
                        <wpg:grpSpPr>
                          <a:xfrm>
                            <a:off x="2895600" y="0"/>
                            <a:ext cx="2809875" cy="2809875"/>
                            <a:chOff x="0" y="0"/>
                            <a:chExt cx="2809875" cy="2809875"/>
                          </a:xfrm>
                        </wpg:grpSpPr>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wps:wsp>
                          <wps:cNvPr id="17" name="Text Box 2"/>
                          <wps:cNvSpPr txBox="1">
                            <a:spLocks noChangeArrowheads="1"/>
                          </wps:cNvSpPr>
                          <wps:spPr bwMode="auto">
                            <a:xfrm>
                              <a:off x="161925" y="161925"/>
                              <a:ext cx="323850" cy="386080"/>
                            </a:xfrm>
                            <a:prstGeom prst="rect">
                              <a:avLst/>
                            </a:prstGeom>
                            <a:noFill/>
                            <a:ln w="9525">
                              <a:noFill/>
                              <a:miter lim="800000"/>
                              <a:headEnd/>
                              <a:tailEnd/>
                            </a:ln>
                          </wps:spPr>
                          <wps:txbx>
                            <w:txbxContent>
                              <w:p w14:paraId="1A6AF407" w14:textId="1ABA48A4" w:rsidR="00C0611B" w:rsidRPr="00127176" w:rsidRDefault="00C0611B" w:rsidP="00127176">
                                <w:pPr>
                                  <w:rPr>
                                    <w:lang w:val="en-US"/>
                                  </w:rPr>
                                </w:pPr>
                                <w:r>
                                  <w:t>b.</w:t>
                                </w:r>
                              </w:p>
                            </w:txbxContent>
                          </wps:txbx>
                          <wps:bodyPr rot="0" vert="horz" wrap="square" lIns="91440" tIns="45720" rIns="91440" bIns="45720" anchor="t" anchorCtr="0">
                            <a:spAutoFit/>
                          </wps:bodyPr>
                        </wps:wsp>
                      </wpg:grpSp>
                    </wpg:wgp>
                  </a:graphicData>
                </a:graphic>
              </wp:anchor>
            </w:drawing>
          </mc:Choice>
          <mc:Fallback>
            <w:pict>
              <v:group w14:anchorId="7A8DBAB7" id="Group 28" o:spid="_x0000_s1039" style="position:absolute;left:0;text-align:left;margin-left:15pt;margin-top:67.95pt;width:449.25pt;height:221.25pt;z-index:251675648;mso-position-horizontal-relative:margin" coordsize="57054,28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">
                <v:group id="Group 23" o:spid="_x0000_s1040" style="position:absolute;width:28003;height:28003" coordsize="28003,28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Picture 20" o:spid="_x0000_s1041" type="#_x0000_t75" style="position:absolute;width:28003;height:28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">
                    <v:imagedata r:id="rId18" o:title=""/>
                  </v:shape>
                  <v:shape id="Text Box 2" o:spid="_x0000_s1042" type="#_x0000_t202" style="position:absolute;left:1809;top:1333;width:3239;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rg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DMV/B4lN6A3t4BAAD//wMAUEsBAi0AFAAGAAgAAAAhANvh9svuAAAAhQEAABMAAAAAAAAA&#13;&#10;AAAAAAAAAAAAAFtDb250ZW50X1R5cGVzXS54bWxQSwECLQAUAAYACAAAACEAWvQsW78AAAAVAQAA&#13;&#10;CwAAAAAAAAAAAAAAAAAfAQAAX3JlbHMvLnJlbHNQSwECLQAUAAYACAAAACEAlHWK4MYAAADhAAAA&#13;&#10;DwAAAAAAAAAAAAAAAAAHAgAAZHJzL2Rvd25yZXYueG1sUEsFBgAAAAADAAMAtwAAAPoCAAAAAA==&#13;&#10;" filled="f" stroked="f">
                    <v:textbox style="mso-fit-shape-to-text:t">
                      <w:txbxContent>
                        <w:p w14:paraId="2810EB4C" w14:textId="40E4CBAE" w:rsidR="00C0611B" w:rsidRPr="00127176" w:rsidRDefault="00C0611B">
                          <w:pPr>
                            <w:rPr>
                              <w:lang w:val="en-US"/>
                            </w:rPr>
                          </w:pPr>
                          <w:r>
                            <w:t>a.</w:t>
                          </w:r>
                        </w:p>
                      </w:txbxContent>
                    </v:textbox>
                  </v:shape>
                </v:group>
                <v:group id="Group 18" o:spid="_x0000_s1043" style="position:absolute;left:28956;width:28098;height:28098" coordsize="28098,28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Picture 22" o:spid="_x0000_s1044" type="#_x0000_t75" style="position:absolute;width:28098;height:28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">
                    <v:imagedata r:id="rId19" o:title=""/>
                  </v:shape>
                  <v:shape id="Text Box 2" o:spid="_x0000_s1045" type="#_x0000_t202" style="position:absolute;left:1619;top:1619;width:3238;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" filled="f" stroked="f">
                    <v:textbox style="mso-fit-shape-to-text:t">
                      <w:txbxContent>
                        <w:p w14:paraId="1A6AF407" w14:textId="1ABA48A4" w:rsidR="00C0611B" w:rsidRPr="00127176" w:rsidRDefault="00C0611B" w:rsidP="00127176">
                          <w:pPr>
                            <w:rPr>
                              <w:lang w:val="en-US"/>
                            </w:rPr>
                          </w:pPr>
                          <w:r>
                            <w:t>b.</w:t>
                          </w:r>
                        </w:p>
                      </w:txbxContent>
                    </v:textbox>
                  </v:shape>
                </v:group>
                <w10:wrap type="topAndBottom" anchorx="margin"/>
              </v:group>
            </w:pict>
          </mc:Fallback>
        </mc:AlternateContent>
      </w:r>
      <w:r>
        <w:rPr>
          <w:rFonts w:cstheme="minorHAnsi"/>
          <w:lang w:val="en-US"/>
        </w:rPr>
        <w:t xml:space="preserve">Because these results show that individual movement is a more important cue than individual position in influencing the rest of the group’s direction and speed, </w:t>
      </w:r>
      <w:del w:id="472" w:author="Mara Thomas" w:date="2021-12-13T14:38:00Z">
        <w:r w:rsidDel="00D0282B">
          <w:rPr>
            <w:rFonts w:cstheme="minorHAnsi"/>
            <w:lang w:val="en-US"/>
          </w:rPr>
          <w:delText xml:space="preserve">the </w:delText>
        </w:r>
      </w:del>
      <w:ins w:id="473" w:author="Mara Thomas" w:date="2021-12-13T14:38:00Z">
        <w:r w:rsidR="00D0282B">
          <w:rPr>
            <w:rFonts w:cstheme="minorHAnsi"/>
            <w:lang w:val="en-US"/>
          </w:rPr>
          <w:t xml:space="preserve">we </w:t>
        </w:r>
      </w:ins>
      <w:ins w:id="474" w:author="Mara Thomas" w:date="2021-12-13T14:39:00Z">
        <w:r w:rsidR="00D0282B">
          <w:rPr>
            <w:rFonts w:cstheme="minorHAnsi"/>
            <w:lang w:val="en-US"/>
          </w:rPr>
          <w:t>present</w:t>
        </w:r>
      </w:ins>
      <w:ins w:id="475" w:author="Mara Thomas" w:date="2021-12-13T14:38:00Z">
        <w:r w:rsidR="00D0282B">
          <w:rPr>
            <w:rFonts w:cstheme="minorHAnsi"/>
            <w:lang w:val="en-US"/>
          </w:rPr>
          <w:t xml:space="preserve"> here mainly the results </w:t>
        </w:r>
      </w:ins>
      <w:del w:id="476" w:author="Mara Thomas" w:date="2021-12-13T14:38:00Z">
        <w:r w:rsidDel="00D0282B">
          <w:rPr>
            <w:rFonts w:cstheme="minorHAnsi"/>
            <w:lang w:val="en-US"/>
          </w:rPr>
          <w:delText xml:space="preserve">rest </w:delText>
        </w:r>
      </w:del>
      <w:r>
        <w:rPr>
          <w:rFonts w:cstheme="minorHAnsi"/>
          <w:lang w:val="en-US"/>
        </w:rPr>
        <w:t xml:space="preserve">of the </w:t>
      </w:r>
      <w:del w:id="477" w:author="Mara Thomas" w:date="2021-12-13T14:39:00Z">
        <w:r w:rsidDel="00D0282B">
          <w:rPr>
            <w:rFonts w:cstheme="minorHAnsi"/>
            <w:lang w:val="en-US"/>
          </w:rPr>
          <w:delText xml:space="preserve">result focuses on </w:delText>
        </w:r>
      </w:del>
      <w:r>
        <w:rPr>
          <w:rFonts w:cstheme="minorHAnsi"/>
          <w:lang w:val="en-US"/>
        </w:rPr>
        <w:t xml:space="preserve">movement turning and </w:t>
      </w:r>
      <w:ins w:id="478" w:author="Mara Thomas" w:date="2021-12-13T14:39:00Z">
        <w:r w:rsidR="00D0282B">
          <w:rPr>
            <w:rFonts w:cstheme="minorHAnsi"/>
            <w:lang w:val="en-US"/>
          </w:rPr>
          <w:t xml:space="preserve">movement </w:t>
        </w:r>
      </w:ins>
      <w:r>
        <w:rPr>
          <w:rFonts w:cstheme="minorHAnsi"/>
          <w:lang w:val="en-US"/>
        </w:rPr>
        <w:t>speeding influence</w:t>
      </w:r>
      <w:del w:id="479" w:author="Mara Thomas" w:date="2021-12-13T14:39:00Z">
        <w:r w:rsidDel="00D0282B">
          <w:rPr>
            <w:rFonts w:cstheme="minorHAnsi"/>
            <w:lang w:val="en-US"/>
          </w:rPr>
          <w:delText xml:space="preserve"> rather than on position turning and speeding influence</w:delText>
        </w:r>
      </w:del>
      <w:r>
        <w:rPr>
          <w:rFonts w:cstheme="minorHAnsi"/>
          <w:lang w:val="en-US"/>
        </w:rPr>
        <w:t>.</w:t>
      </w:r>
    </w:p>
    <w:p w14:paraId="368D9017" w14:textId="604786D1" w:rsidR="00997DD8" w:rsidRPr="006D69C5" w:rsidRDefault="00997DD8" w:rsidP="00D27F62">
      <w:pPr>
        <w:pStyle w:val="Listenabsatz"/>
        <w:spacing w:line="360" w:lineRule="auto"/>
        <w:jc w:val="both"/>
        <w:rPr>
          <w:rFonts w:cstheme="minorHAnsi"/>
          <w:lang w:val="en-US"/>
        </w:rPr>
      </w:pPr>
    </w:p>
    <w:p w14:paraId="1FCA295C" w14:textId="6078BF46" w:rsidR="00997DD8" w:rsidRPr="006D69C5" w:rsidRDefault="00D27F62" w:rsidP="00D53EFB">
      <w:pPr>
        <w:pStyle w:val="Listenabsatz"/>
        <w:spacing w:line="240" w:lineRule="auto"/>
        <w:jc w:val="both"/>
        <w:rPr>
          <w:rFonts w:ascii="Arial" w:hAnsi="Arial" w:cs="Arial"/>
          <w:sz w:val="16"/>
          <w:szCs w:val="16"/>
          <w:lang w:val="en-US"/>
        </w:rPr>
      </w:pPr>
      <w:r w:rsidRPr="006D69C5">
        <w:rPr>
          <w:rFonts w:ascii="Arial" w:hAnsi="Arial" w:cs="Arial"/>
          <w:sz w:val="16"/>
          <w:szCs w:val="16"/>
          <w:lang w:val="en-US"/>
        </w:rPr>
        <w:lastRenderedPageBreak/>
        <w:t xml:space="preserve">Figure 4. (a) </w:t>
      </w:r>
      <w:r w:rsidR="00D53EFB" w:rsidRPr="006D69C5">
        <w:rPr>
          <w:rFonts w:ascii="Arial" w:hAnsi="Arial" w:cs="Arial"/>
          <w:sz w:val="16"/>
          <w:szCs w:val="16"/>
          <w:lang w:val="en-US"/>
        </w:rPr>
        <w:t xml:space="preserve">Turning influence: </w:t>
      </w:r>
      <w:r w:rsidR="00127176">
        <w:rPr>
          <w:rFonts w:ascii="Arial" w:hAnsi="Arial" w:cs="Arial"/>
          <w:sz w:val="16"/>
          <w:szCs w:val="16"/>
          <w:lang w:val="en-US"/>
        </w:rPr>
        <w:t>P</w:t>
      </w:r>
      <w:r w:rsidRPr="006D69C5">
        <w:rPr>
          <w:rFonts w:ascii="Arial" w:hAnsi="Arial" w:cs="Arial"/>
          <w:sz w:val="16"/>
          <w:szCs w:val="16"/>
          <w:lang w:val="en-US"/>
        </w:rPr>
        <w:t xml:space="preserve">robability that the group turns towards </w:t>
      </w:r>
      <w:r w:rsidR="00D53EFB" w:rsidRPr="006D69C5">
        <w:rPr>
          <w:rFonts w:ascii="Arial" w:hAnsi="Arial" w:cs="Arial"/>
          <w:sz w:val="16"/>
          <w:szCs w:val="16"/>
          <w:lang w:val="en-US"/>
        </w:rPr>
        <w:t xml:space="preserve">the </w:t>
      </w:r>
      <w:r w:rsidRPr="006D69C5">
        <w:rPr>
          <w:rFonts w:ascii="Arial" w:hAnsi="Arial" w:cs="Arial"/>
          <w:sz w:val="16"/>
          <w:szCs w:val="16"/>
          <w:lang w:val="en-US"/>
        </w:rPr>
        <w:t>right relative to its past direction of movement as a function</w:t>
      </w:r>
      <w:r w:rsidR="00127176">
        <w:rPr>
          <w:rFonts w:ascii="Arial" w:hAnsi="Arial" w:cs="Arial"/>
          <w:sz w:val="16"/>
          <w:szCs w:val="16"/>
          <w:lang w:val="en-US"/>
        </w:rPr>
        <w:t xml:space="preserve"> </w:t>
      </w:r>
      <w:r w:rsidRPr="006D69C5">
        <w:rPr>
          <w:rFonts w:ascii="Arial" w:hAnsi="Arial" w:cs="Arial"/>
          <w:sz w:val="16"/>
          <w:szCs w:val="16"/>
          <w:lang w:val="en-US"/>
        </w:rPr>
        <w:t xml:space="preserve">of individual </w:t>
      </w:r>
      <w:r w:rsidR="00127176">
        <w:rPr>
          <w:rFonts w:ascii="Arial" w:hAnsi="Arial" w:cs="Arial"/>
          <w:sz w:val="16"/>
          <w:szCs w:val="16"/>
          <w:lang w:val="en-US"/>
        </w:rPr>
        <w:t xml:space="preserve">left-right </w:t>
      </w:r>
      <w:r w:rsidRPr="006D69C5">
        <w:rPr>
          <w:rFonts w:ascii="Arial" w:hAnsi="Arial" w:cs="Arial"/>
          <w:sz w:val="16"/>
          <w:szCs w:val="16"/>
          <w:lang w:val="en-US"/>
        </w:rPr>
        <w:t xml:space="preserve">position and </w:t>
      </w:r>
      <w:r w:rsidR="00127176">
        <w:rPr>
          <w:rFonts w:ascii="Arial" w:hAnsi="Arial" w:cs="Arial"/>
          <w:sz w:val="16"/>
          <w:szCs w:val="16"/>
          <w:lang w:val="en-US"/>
        </w:rPr>
        <w:t xml:space="preserve">left-right </w:t>
      </w:r>
      <w:r w:rsidR="00D53EFB" w:rsidRPr="006D69C5">
        <w:rPr>
          <w:rFonts w:ascii="Arial" w:hAnsi="Arial" w:cs="Arial"/>
          <w:sz w:val="16"/>
          <w:szCs w:val="16"/>
          <w:lang w:val="en-US"/>
        </w:rPr>
        <w:t>movement</w:t>
      </w:r>
      <w:r w:rsidRPr="006D69C5">
        <w:rPr>
          <w:rFonts w:ascii="Arial" w:hAnsi="Arial" w:cs="Arial"/>
          <w:sz w:val="16"/>
          <w:szCs w:val="16"/>
          <w:lang w:val="en-US"/>
        </w:rPr>
        <w:t>.</w:t>
      </w:r>
      <w:r w:rsidR="00D53EFB" w:rsidRPr="006D69C5">
        <w:rPr>
          <w:rFonts w:ascii="Arial" w:hAnsi="Arial" w:cs="Arial"/>
          <w:sz w:val="16"/>
          <w:szCs w:val="16"/>
          <w:lang w:val="en-US"/>
        </w:rPr>
        <w:t xml:space="preserve"> (b) Speeding influence: Predicted probability that the group speeds up relative to its past speed, as a function of individual position and group-individual difference in speed along the front-back axis of </w:t>
      </w:r>
      <w:r w:rsidR="00150A8E" w:rsidRPr="006D69C5">
        <w:rPr>
          <w:rFonts w:ascii="Arial" w:hAnsi="Arial" w:cs="Arial"/>
          <w:sz w:val="16"/>
          <w:szCs w:val="16"/>
          <w:lang w:val="en-US"/>
        </w:rPr>
        <w:t>travel</w:t>
      </w:r>
      <w:r w:rsidR="00D53EFB" w:rsidRPr="006D69C5">
        <w:rPr>
          <w:rFonts w:ascii="Arial" w:hAnsi="Arial" w:cs="Arial"/>
          <w:sz w:val="16"/>
          <w:szCs w:val="16"/>
          <w:lang w:val="en-US"/>
        </w:rPr>
        <w:t>.</w:t>
      </w:r>
      <w:r w:rsidR="00B12BC6">
        <w:rPr>
          <w:rFonts w:ascii="Arial" w:hAnsi="Arial" w:cs="Arial"/>
          <w:sz w:val="16"/>
          <w:szCs w:val="16"/>
          <w:lang w:val="en-US"/>
        </w:rPr>
        <w:t xml:space="preserve"> </w:t>
      </w:r>
      <w:r w:rsidR="00CC4AF3">
        <w:rPr>
          <w:rFonts w:ascii="Arial" w:hAnsi="Arial" w:cs="Arial"/>
          <w:sz w:val="16"/>
          <w:szCs w:val="16"/>
          <w:lang w:val="en-US"/>
        </w:rPr>
        <w:t>Extent of the axes correspond to the 99% quantiles of the variables across all indviduals.</w:t>
      </w:r>
    </w:p>
    <w:p w14:paraId="7E21089F" w14:textId="5725259A" w:rsidR="00092024" w:rsidRPr="006D69C5" w:rsidRDefault="00092024" w:rsidP="00092024">
      <w:pPr>
        <w:spacing w:line="360" w:lineRule="auto"/>
        <w:jc w:val="both"/>
        <w:rPr>
          <w:rFonts w:cstheme="minorHAnsi"/>
          <w:lang w:val="en-US"/>
        </w:rPr>
      </w:pPr>
    </w:p>
    <w:p w14:paraId="1F8F9220" w14:textId="70DDFD1A" w:rsidR="00127176" w:rsidRDefault="00127176" w:rsidP="00127176">
      <w:pPr>
        <w:spacing w:line="360" w:lineRule="auto"/>
        <w:jc w:val="both"/>
        <w:rPr>
          <w:rFonts w:cstheme="minorHAnsi"/>
          <w:b/>
          <w:bCs/>
          <w:lang w:val="en-US"/>
        </w:rPr>
      </w:pPr>
      <w:r>
        <w:rPr>
          <w:rFonts w:cstheme="minorHAnsi"/>
          <w:b/>
          <w:bCs/>
          <w:lang w:val="en-US"/>
        </w:rPr>
        <w:t>Movement turning influence and movement speeding influence scores across status</w:t>
      </w:r>
      <w:r w:rsidR="00DE4325">
        <w:rPr>
          <w:rFonts w:cstheme="minorHAnsi"/>
          <w:b/>
          <w:bCs/>
          <w:lang w:val="en-US"/>
        </w:rPr>
        <w:t>es</w:t>
      </w:r>
      <w:r>
        <w:rPr>
          <w:rFonts w:cstheme="minorHAnsi"/>
          <w:b/>
          <w:bCs/>
          <w:lang w:val="en-US"/>
        </w:rPr>
        <w:t>:</w:t>
      </w:r>
      <w:r w:rsidR="00092024" w:rsidRPr="006D69C5">
        <w:rPr>
          <w:rFonts w:cstheme="minorHAnsi"/>
          <w:b/>
          <w:bCs/>
          <w:lang w:val="en-US"/>
        </w:rPr>
        <w:t xml:space="preserve"> </w:t>
      </w:r>
    </w:p>
    <w:p w14:paraId="0767E214" w14:textId="04C697DF" w:rsidR="00127176" w:rsidRDefault="00127176" w:rsidP="00127176">
      <w:pPr>
        <w:spacing w:line="360" w:lineRule="auto"/>
        <w:jc w:val="both"/>
        <w:rPr>
          <w:rFonts w:cstheme="minorHAnsi"/>
          <w:lang w:val="en-US"/>
        </w:rPr>
      </w:pPr>
      <w:r>
        <w:rPr>
          <w:rFonts w:cstheme="minorHAnsi"/>
          <w:lang w:val="en-US"/>
        </w:rPr>
        <w:t>We found</w:t>
      </w:r>
      <w:r w:rsidRPr="006D69C5">
        <w:rPr>
          <w:rFonts w:cstheme="minorHAnsi"/>
          <w:lang w:val="en-US"/>
        </w:rPr>
        <w:t xml:space="preserve"> a significant effect of status on</w:t>
      </w:r>
      <w:r>
        <w:rPr>
          <w:rFonts w:cstheme="minorHAnsi"/>
          <w:lang w:val="en-US"/>
        </w:rPr>
        <w:t xml:space="preserve"> movement</w:t>
      </w:r>
      <w:r w:rsidRPr="006D69C5">
        <w:rPr>
          <w:rFonts w:cstheme="minorHAnsi"/>
          <w:lang w:val="en-US"/>
        </w:rPr>
        <w:t xml:space="preserve"> turning influence score</w:t>
      </w:r>
      <w:r>
        <w:rPr>
          <w:rFonts w:cstheme="minorHAnsi"/>
          <w:lang w:val="en-US"/>
        </w:rPr>
        <w:t>, with group taken into account as a random factor</w:t>
      </w:r>
      <w:r w:rsidRPr="006D69C5">
        <w:rPr>
          <w:rFonts w:cstheme="minorHAnsi"/>
          <w:lang w:val="en-US"/>
        </w:rPr>
        <w:t xml:space="preserve"> (figure 5a, F = </w:t>
      </w:r>
      <w:r>
        <w:rPr>
          <w:rFonts w:cstheme="minorHAnsi"/>
          <w:lang w:val="en-US"/>
        </w:rPr>
        <w:t>5.19</w:t>
      </w:r>
      <w:r w:rsidRPr="006D69C5">
        <w:rPr>
          <w:rFonts w:cstheme="minorHAnsi"/>
          <w:lang w:val="en-US"/>
        </w:rPr>
        <w:t xml:space="preserve"> ; DF = </w:t>
      </w:r>
      <w:r>
        <w:rPr>
          <w:rFonts w:cstheme="minorHAnsi"/>
          <w:lang w:val="en-US"/>
        </w:rPr>
        <w:t>40</w:t>
      </w:r>
      <w:r w:rsidRPr="006D69C5">
        <w:rPr>
          <w:rFonts w:cstheme="minorHAnsi"/>
          <w:lang w:val="en-US"/>
        </w:rPr>
        <w:t xml:space="preserve"> ; p-value = 0.00</w:t>
      </w:r>
      <w:r>
        <w:rPr>
          <w:rFonts w:cstheme="minorHAnsi"/>
          <w:lang w:val="en-US"/>
        </w:rPr>
        <w:t>18</w:t>
      </w:r>
      <w:r w:rsidRPr="006D69C5">
        <w:rPr>
          <w:rFonts w:cstheme="minorHAnsi"/>
          <w:lang w:val="en-US"/>
        </w:rPr>
        <w:t xml:space="preserve">), with the dominant female’s score </w:t>
      </w:r>
      <w:r>
        <w:rPr>
          <w:rFonts w:cstheme="minorHAnsi"/>
          <w:lang w:val="en-US"/>
        </w:rPr>
        <w:t xml:space="preserve">consistently </w:t>
      </w:r>
      <w:r w:rsidRPr="006D69C5">
        <w:rPr>
          <w:rFonts w:cstheme="minorHAnsi"/>
          <w:lang w:val="en-US"/>
        </w:rPr>
        <w:t xml:space="preserve">being </w:t>
      </w:r>
      <w:r>
        <w:rPr>
          <w:rFonts w:cstheme="minorHAnsi"/>
          <w:lang w:val="en-US"/>
        </w:rPr>
        <w:t xml:space="preserve">the highest or second highest of </w:t>
      </w:r>
      <w:del w:id="480" w:author="Mara Thomas" w:date="2021-12-13T14:40:00Z">
        <w:r w:rsidDel="001D7A7C">
          <w:rPr>
            <w:rFonts w:cstheme="minorHAnsi"/>
            <w:lang w:val="en-US"/>
          </w:rPr>
          <w:delText xml:space="preserve">her </w:delText>
        </w:r>
      </w:del>
      <w:ins w:id="481" w:author="Mara Thomas" w:date="2021-12-13T14:40:00Z">
        <w:r w:rsidR="001D7A7C">
          <w:rPr>
            <w:rFonts w:cstheme="minorHAnsi"/>
            <w:lang w:val="en-US"/>
          </w:rPr>
          <w:t xml:space="preserve">the </w:t>
        </w:r>
      </w:ins>
      <w:r>
        <w:rPr>
          <w:rFonts w:cstheme="minorHAnsi"/>
          <w:lang w:val="en-US"/>
        </w:rPr>
        <w:t>group</w:t>
      </w:r>
      <w:r w:rsidRPr="006D69C5">
        <w:rPr>
          <w:rFonts w:cstheme="minorHAnsi"/>
          <w:lang w:val="en-US"/>
        </w:rPr>
        <w:t xml:space="preserve">. </w:t>
      </w:r>
      <w:r>
        <w:rPr>
          <w:rFonts w:cstheme="minorHAnsi"/>
          <w:lang w:val="en-US"/>
        </w:rPr>
        <w:t>Post-hoc Tukey tests (see Supplements) showed that the score o</w:t>
      </w:r>
      <w:r w:rsidR="00DE4325">
        <w:rPr>
          <w:rFonts w:cstheme="minorHAnsi"/>
          <w:lang w:val="en-US"/>
        </w:rPr>
        <w:t>f</w:t>
      </w:r>
      <w:r>
        <w:rPr>
          <w:rFonts w:cstheme="minorHAnsi"/>
          <w:lang w:val="en-US"/>
        </w:rPr>
        <w:t xml:space="preserve"> dominant female</w:t>
      </w:r>
      <w:r w:rsidR="00DE4325">
        <w:rPr>
          <w:rFonts w:cstheme="minorHAnsi"/>
          <w:lang w:val="en-US"/>
        </w:rPr>
        <w:t>s</w:t>
      </w:r>
      <w:r>
        <w:rPr>
          <w:rFonts w:cstheme="minorHAnsi"/>
          <w:lang w:val="en-US"/>
        </w:rPr>
        <w:t xml:space="preserve"> was overall significantly higher than the scores of each subordinate status (non-dominant adults, yearlings and sub-adults), whereas the score of the dominant male was not significantly different from the scores of subordinate</w:t>
      </w:r>
      <w:del w:id="482" w:author="Mara Thomas" w:date="2021-12-13T14:40:00Z">
        <w:r w:rsidDel="001D7A7C">
          <w:rPr>
            <w:rFonts w:cstheme="minorHAnsi"/>
            <w:lang w:val="en-US"/>
          </w:rPr>
          <w:delText xml:space="preserve"> </w:delText>
        </w:r>
      </w:del>
      <w:ins w:id="483" w:author="Mara Thomas" w:date="2021-12-13T14:40:00Z">
        <w:r w:rsidR="001D7A7C">
          <w:rPr>
            <w:rFonts w:cstheme="minorHAnsi"/>
            <w:lang w:val="en-US"/>
          </w:rPr>
          <w:t>s</w:t>
        </w:r>
      </w:ins>
      <w:del w:id="484" w:author="Mara Thomas" w:date="2021-12-13T14:40:00Z">
        <w:r w:rsidDel="001D7A7C">
          <w:rPr>
            <w:rFonts w:cstheme="minorHAnsi"/>
            <w:lang w:val="en-US"/>
          </w:rPr>
          <w:delText>status</w:delText>
        </w:r>
      </w:del>
      <w:r>
        <w:rPr>
          <w:rFonts w:cstheme="minorHAnsi"/>
          <w:lang w:val="en-US"/>
        </w:rPr>
        <w:t xml:space="preserve">.  </w:t>
      </w:r>
    </w:p>
    <w:p w14:paraId="5DF6C3B5" w14:textId="3F0424D3" w:rsidR="00127176" w:rsidRPr="00DE4325" w:rsidRDefault="00127176" w:rsidP="00092024">
      <w:pPr>
        <w:spacing w:line="360" w:lineRule="auto"/>
        <w:jc w:val="both"/>
        <w:rPr>
          <w:rFonts w:cstheme="minorHAnsi"/>
          <w:lang w:val="en-US"/>
        </w:rPr>
      </w:pPr>
      <w:r w:rsidRPr="006D69C5">
        <w:rPr>
          <w:rFonts w:cstheme="minorHAnsi"/>
          <w:lang w:val="en-US"/>
        </w:rPr>
        <w:t xml:space="preserve">There </w:t>
      </w:r>
      <w:del w:id="485" w:author="Mara Thomas" w:date="2021-12-13T14:40:00Z">
        <w:r w:rsidDel="001D7A7C">
          <w:rPr>
            <w:rFonts w:cstheme="minorHAnsi"/>
            <w:lang w:val="en-US"/>
          </w:rPr>
          <w:delText xml:space="preserve">also </w:delText>
        </w:r>
      </w:del>
      <w:r w:rsidRPr="006D69C5">
        <w:rPr>
          <w:rFonts w:cstheme="minorHAnsi"/>
          <w:lang w:val="en-US"/>
        </w:rPr>
        <w:t xml:space="preserve">was </w:t>
      </w:r>
      <w:ins w:id="486" w:author="Mara Thomas" w:date="2021-12-13T14:40:00Z">
        <w:r w:rsidR="001D7A7C">
          <w:rPr>
            <w:rFonts w:cstheme="minorHAnsi"/>
            <w:lang w:val="en-US"/>
          </w:rPr>
          <w:t xml:space="preserve">also </w:t>
        </w:r>
      </w:ins>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r w:rsidR="00DE4325">
        <w:rPr>
          <w:rFonts w:cstheme="minorHAnsi"/>
          <w:lang w:val="en-US"/>
        </w:rPr>
        <w:t>3.95</w:t>
      </w:r>
      <w:r w:rsidRPr="006D69C5">
        <w:rPr>
          <w:rFonts w:cstheme="minorHAnsi"/>
          <w:lang w:val="en-US"/>
        </w:rPr>
        <w:t xml:space="preserve"> ;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 xml:space="preserve">c Tukey tests (see supplements) showed that the score of dominant females was significantly higher than the score of yearlings and sub-adults but was not significantly different from </w:t>
      </w:r>
      <w:r w:rsidR="00DE4325">
        <w:rPr>
          <w:rFonts w:cstheme="minorHAnsi"/>
          <w:lang w:val="en-US"/>
        </w:rPr>
        <w:lastRenderedPageBreak/>
        <w:t xml:space="preserve">the score of dominants males and non-dominant adults. The score of the dominant male was not </w:t>
      </w:r>
      <w:r w:rsidR="00DE4325">
        <w:rPr>
          <w:rFonts w:cstheme="minorHAnsi"/>
          <w:b/>
          <w:bCs/>
          <w:noProof/>
          <w:lang w:val="en-US"/>
        </w:rPr>
        <mc:AlternateContent>
          <mc:Choice Requires="wpg">
            <w:drawing>
              <wp:anchor distT="0" distB="0" distL="114300" distR="114300" simplePos="0" relativeHeight="251682816" behindDoc="0" locked="0" layoutInCell="1" allowOverlap="1" wp14:anchorId="7A985AA3" wp14:editId="34C9FEA8">
                <wp:simplePos x="0" y="0"/>
                <wp:positionH relativeFrom="column">
                  <wp:posOffset>-161925</wp:posOffset>
                </wp:positionH>
                <wp:positionV relativeFrom="paragraph">
                  <wp:posOffset>548640</wp:posOffset>
                </wp:positionV>
                <wp:extent cx="6248400" cy="50292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48400" cy="5029200"/>
                          <a:chOff x="0" y="0"/>
                          <a:chExt cx="6248400" cy="5029200"/>
                        </a:xfrm>
                      </wpg:grpSpPr>
                      <wpg:grpSp>
                        <wpg:cNvPr id="6" name="Group 6"/>
                        <wpg:cNvGrpSpPr/>
                        <wpg:grpSpPr>
                          <a:xfrm>
                            <a:off x="0" y="0"/>
                            <a:ext cx="3295650" cy="5000625"/>
                            <a:chOff x="0" y="0"/>
                            <a:chExt cx="3295650" cy="5000625"/>
                          </a:xfrm>
                        </wpg:grpSpPr>
                        <pic:pic xmlns:pic="http://schemas.openxmlformats.org/drawingml/2006/picture">
                          <pic:nvPicPr>
                            <pic:cNvPr id="24" name="Picture 24"/>
                            <pic:cNvPicPr>
                              <a:picLocks noChangeAspect="1"/>
                            </pic:cNvPicPr>
                          </pic:nvPicPr>
                          <pic:blipFill rotWithShape="1">
                            <a:blip r:embed="rId20" cstate="print">
                              <a:extLst>
                                <a:ext uri="{28A0092B-C50C-407E-A947-70E740481C1C}">
                                  <a14:useLocalDpi xmlns:a14="http://schemas.microsoft.com/office/drawing/2010/main" val="0"/>
                                </a:ext>
                              </a:extLst>
                            </a:blip>
                            <a:srcRect t="5217" r="2828"/>
                            <a:stretch/>
                          </pic:blipFill>
                          <pic:spPr bwMode="auto">
                            <a:xfrm>
                              <a:off x="0" y="180975"/>
                              <a:ext cx="3295650" cy="48196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19100" y="0"/>
                              <a:ext cx="323850" cy="386080"/>
                            </a:xfrm>
                            <a:prstGeom prst="rect">
                              <a:avLst/>
                            </a:prstGeom>
                            <a:noFill/>
                            <a:ln w="9525">
                              <a:noFill/>
                              <a:miter lim="800000"/>
                              <a:headEnd/>
                              <a:tailEnd/>
                            </a:ln>
                          </wps:spPr>
                          <wps:txbx>
                            <w:txbxContent>
                              <w:p w14:paraId="6BB5C9A8" w14:textId="77777777" w:rsidR="00C0611B" w:rsidRPr="00127176" w:rsidRDefault="00C0611B" w:rsidP="00127176">
                                <w:pPr>
                                  <w:rPr>
                                    <w:b/>
                                    <w:lang w:val="en-US"/>
                                  </w:rPr>
                                </w:pPr>
                                <w:r w:rsidRPr="00127176">
                                  <w:rPr>
                                    <w:b/>
                                  </w:rPr>
                                  <w:t>a.</w:t>
                                </w:r>
                              </w:p>
                            </w:txbxContent>
                          </wps:txbx>
                          <wps:bodyPr rot="0" vert="horz" wrap="square" lIns="91440" tIns="45720" rIns="91440" bIns="45720" anchor="t" anchorCtr="0">
                            <a:spAutoFit/>
                          </wps:bodyPr>
                        </wps:wsp>
                      </wpg:grpSp>
                      <wpg:grpSp>
                        <wpg:cNvPr id="3" name="Group 3"/>
                        <wpg:cNvGrpSpPr/>
                        <wpg:grpSpPr>
                          <a:xfrm>
                            <a:off x="3362325" y="9525"/>
                            <a:ext cx="2886075" cy="5019675"/>
                            <a:chOff x="0" y="0"/>
                            <a:chExt cx="2886075" cy="5019675"/>
                          </a:xfrm>
                        </wpg:grpSpPr>
                        <pic:pic xmlns:pic="http://schemas.openxmlformats.org/drawingml/2006/picture">
                          <pic:nvPicPr>
                            <pic:cNvPr id="25" name="Picture 25"/>
                            <pic:cNvPicPr>
                              <a:picLocks noChangeAspect="1"/>
                            </pic:cNvPicPr>
                          </pic:nvPicPr>
                          <pic:blipFill rotWithShape="1">
                            <a:blip r:embed="rId21" cstate="print">
                              <a:extLst>
                                <a:ext uri="{28A0092B-C50C-407E-A947-70E740481C1C}">
                                  <a14:useLocalDpi xmlns:a14="http://schemas.microsoft.com/office/drawing/2010/main" val="0"/>
                                </a:ext>
                              </a:extLst>
                            </a:blip>
                            <a:srcRect l="12516" t="5217" r="2747"/>
                            <a:stretch/>
                          </pic:blipFill>
                          <pic:spPr bwMode="auto">
                            <a:xfrm>
                              <a:off x="0" y="180975"/>
                              <a:ext cx="2886075" cy="4838700"/>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76200" y="0"/>
                              <a:ext cx="323850" cy="386080"/>
                            </a:xfrm>
                            <a:prstGeom prst="rect">
                              <a:avLst/>
                            </a:prstGeom>
                            <a:noFill/>
                            <a:ln w="9525">
                              <a:noFill/>
                              <a:miter lim="800000"/>
                              <a:headEnd/>
                              <a:tailEnd/>
                            </a:ln>
                          </wps:spPr>
                          <wps:txbx>
                            <w:txbxContent>
                              <w:p w14:paraId="4926B83E" w14:textId="7D1EC4C6" w:rsidR="00C0611B" w:rsidRPr="00127176" w:rsidRDefault="00C0611B" w:rsidP="00127176">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7A985AA3" id="Group 31" o:spid="_x0000_s1046" style="position:absolute;left:0;text-align:left;margin-left:-12.75pt;margin-top:43.2pt;width:492pt;height:396pt;z-index:251682816" coordsize="62484,502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">
                <v:group id="Group 6" o:spid="_x0000_s1047" style="position:absolute;width:32956;height:50006" coordsize="32956,500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4" o:spid="_x0000_s1048" type="#_x0000_t75" style="position:absolute;top:1809;width:32956;height:481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">
                    <v:imagedata r:id="rId22" o:title="" croptop="3419f" cropright="1853f"/>
                  </v:shape>
                  <v:shape id="Text Box 2" o:spid="_x0000_s1049" type="#_x0000_t202" style="position:absolute;left:4191;width:3238;height:3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" filled="f" stroked="f">
                    <v:textbox style="mso-fit-shape-to-text:t">
                      <w:txbxContent>
                        <w:p w14:paraId="6BB5C9A8" w14:textId="77777777" w:rsidR="00C0611B" w:rsidRPr="00127176" w:rsidRDefault="00C0611B" w:rsidP="00127176">
                          <w:pPr>
                            <w:rPr>
                              <w:b/>
                              <w:lang w:val="en-US"/>
                            </w:rPr>
                          </w:pPr>
                          <w:r w:rsidRPr="00127176">
                            <w:rPr>
                              <w:b/>
                            </w:rPr>
                            <w:t>a.</w:t>
                          </w:r>
                        </w:p>
                      </w:txbxContent>
                    </v:textbox>
                  </v:shape>
                </v:group>
                <v:group id="Group 3" o:spid="_x0000_s1050" style="position:absolute;left:33623;top:95;width:28861;height:50197" coordsize="28860,50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Picture 25" o:spid="_x0000_s1051" type="#_x0000_t75" style="position:absolute;top:1809;width:28860;height:48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">
                    <v:imagedata r:id="rId23" o:title="" croptop="3419f" cropleft="8202f" cropright="1800f"/>
                  </v:shape>
                  <v:shape id="Text Box 2" o:spid="_x0000_s1052" type="#_x0000_t202" style="position:absolute;left:762;width:3238;height:3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" filled="f" stroked="f">
                    <v:textbox style="mso-fit-shape-to-text:t">
                      <w:txbxContent>
                        <w:p w14:paraId="4926B83E" w14:textId="7D1EC4C6" w:rsidR="00C0611B" w:rsidRPr="00127176" w:rsidRDefault="00C0611B" w:rsidP="00127176">
                          <w:pPr>
                            <w:rPr>
                              <w:b/>
                              <w:lang w:val="en-US"/>
                            </w:rPr>
                          </w:pPr>
                          <w:r>
                            <w:rPr>
                              <w:b/>
                            </w:rPr>
                            <w:t>b</w:t>
                          </w:r>
                          <w:r w:rsidRPr="00127176">
                            <w:rPr>
                              <w:b/>
                            </w:rPr>
                            <w:t>.</w:t>
                          </w:r>
                        </w:p>
                      </w:txbxContent>
                    </v:textbox>
                  </v:shape>
                </v:group>
                <w10:wrap type="topAndBottom"/>
              </v:group>
            </w:pict>
          </mc:Fallback>
        </mc:AlternateContent>
      </w:r>
      <w:r w:rsidR="00DE4325">
        <w:rPr>
          <w:rFonts w:cstheme="minorHAnsi"/>
          <w:lang w:val="en-US"/>
        </w:rPr>
        <w:t>significantly different from the scores of subordinate</w:t>
      </w:r>
      <w:del w:id="487" w:author="Mara Thomas" w:date="2021-12-13T14:40:00Z">
        <w:r w:rsidR="00DE4325" w:rsidDel="001D7A7C">
          <w:rPr>
            <w:rFonts w:cstheme="minorHAnsi"/>
            <w:lang w:val="en-US"/>
          </w:rPr>
          <w:delText xml:space="preserve"> </w:delText>
        </w:r>
      </w:del>
      <w:ins w:id="488" w:author="Mara Thomas" w:date="2021-12-13T14:40:00Z">
        <w:r w:rsidR="001D7A7C">
          <w:rPr>
            <w:rFonts w:cstheme="minorHAnsi"/>
            <w:lang w:val="en-US"/>
          </w:rPr>
          <w:t>s</w:t>
        </w:r>
      </w:ins>
      <w:del w:id="489" w:author="Mara Thomas" w:date="2021-12-13T14:40:00Z">
        <w:r w:rsidR="00DE4325" w:rsidDel="001D7A7C">
          <w:rPr>
            <w:rFonts w:cstheme="minorHAnsi"/>
            <w:lang w:val="en-US"/>
          </w:rPr>
          <w:delText>status</w:delText>
        </w:r>
      </w:del>
      <w:r w:rsidR="00DE4325">
        <w:rPr>
          <w:rFonts w:cstheme="minorHAnsi"/>
          <w:lang w:val="en-US"/>
        </w:rPr>
        <w:t xml:space="preserve">.  </w:t>
      </w:r>
    </w:p>
    <w:p w14:paraId="0E1E17C8" w14:textId="2ADC068B" w:rsidR="00127176" w:rsidRDefault="00127176" w:rsidP="00127176">
      <w:pPr>
        <w:spacing w:line="240" w:lineRule="auto"/>
        <w:jc w:val="both"/>
        <w:rPr>
          <w:rFonts w:cstheme="minorHAnsi"/>
          <w:lang w:val="en-US"/>
        </w:rPr>
      </w:pPr>
      <w:commentRangeStart w:id="490"/>
      <w:r w:rsidRPr="006D69C5">
        <w:rPr>
          <w:rFonts w:ascii="Arial" w:hAnsi="Arial" w:cs="Arial"/>
          <w:sz w:val="16"/>
          <w:szCs w:val="16"/>
          <w:lang w:val="en-US"/>
        </w:rPr>
        <w:t>Figure 5. Predicted influence scores for each recorded individual (colored dots) in the 5 study groups (vertical axis). Dot color indicates individual status as shown in the legend</w:t>
      </w:r>
      <w:r>
        <w:rPr>
          <w:rFonts w:ascii="Arial" w:hAnsi="Arial" w:cs="Arial"/>
          <w:sz w:val="16"/>
          <w:szCs w:val="16"/>
          <w:lang w:val="en-US"/>
        </w:rPr>
        <w:t>, dot size is proportional to the quantity of data available.</w:t>
      </w:r>
      <w:r w:rsidRPr="006D69C5">
        <w:rPr>
          <w:rFonts w:ascii="Arial" w:hAnsi="Arial" w:cs="Arial"/>
          <w:sz w:val="16"/>
          <w:szCs w:val="16"/>
          <w:lang w:val="en-US"/>
        </w:rPr>
        <w:t xml:space="preserve"> (a) Turning influence score represents the probability that the group turns toward the same direction (left or right) that individual was moving to. (b) Speeding influence score represents the probability that the group speeds up after that individual had sped up towards the front of the group.</w:t>
      </w:r>
      <w:commentRangeEnd w:id="490"/>
      <w:r w:rsidR="001D7A7C">
        <w:rPr>
          <w:rStyle w:val="Kommentarzeichen"/>
          <w:lang w:val="en-CA" w:bidi="he-IL"/>
        </w:rPr>
        <w:commentReference w:id="490"/>
      </w:r>
    </w:p>
    <w:p w14:paraId="42CF7E8C" w14:textId="77777777" w:rsidR="00153648" w:rsidRPr="006D69C5" w:rsidRDefault="00153648" w:rsidP="00240432">
      <w:pPr>
        <w:spacing w:line="240" w:lineRule="auto"/>
        <w:ind w:left="360"/>
        <w:jc w:val="both"/>
        <w:rPr>
          <w:rFonts w:ascii="Arial" w:hAnsi="Arial" w:cs="Arial"/>
          <w:sz w:val="16"/>
          <w:szCs w:val="16"/>
          <w:lang w:val="en-US"/>
        </w:rPr>
      </w:pPr>
    </w:p>
    <w:p w14:paraId="4A1701F6" w14:textId="7B4B3BB2"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6FB3248A" w14:textId="3D46D688" w:rsidR="00153648" w:rsidRPr="006D69C5" w:rsidRDefault="00153648" w:rsidP="00153648">
      <w:pPr>
        <w:spacing w:line="360" w:lineRule="auto"/>
        <w:jc w:val="both"/>
        <w:rPr>
          <w:rFonts w:cstheme="minorHAnsi"/>
          <w:lang w:val="en-US"/>
        </w:rPr>
      </w:pPr>
      <w:commentRangeStart w:id="491"/>
      <w:r w:rsidRPr="006D69C5">
        <w:rPr>
          <w:rFonts w:cstheme="minorHAnsi"/>
          <w:lang w:val="en-US"/>
        </w:rPr>
        <w:t xml:space="preserve">We found </w:t>
      </w:r>
      <w:del w:id="492" w:author="Mara Thomas" w:date="2021-12-13T14:49:00Z">
        <w:r w:rsidRPr="006D69C5" w:rsidDel="00A13F03">
          <w:rPr>
            <w:rFonts w:cstheme="minorHAnsi"/>
            <w:lang w:val="en-US"/>
          </w:rPr>
          <w:delText xml:space="preserve">the </w:delText>
        </w:r>
      </w:del>
      <w:ins w:id="493" w:author="Mara Thomas" w:date="2021-12-13T14:49:00Z">
        <w:r w:rsidR="00A13F03">
          <w:rPr>
            <w:rFonts w:cstheme="minorHAnsi"/>
            <w:lang w:val="en-US"/>
          </w:rPr>
          <w:t>that the</w:t>
        </w:r>
        <w:r w:rsidR="00A13F03" w:rsidRPr="006D69C5">
          <w:rPr>
            <w:rFonts w:cstheme="minorHAnsi"/>
            <w:lang w:val="en-US"/>
          </w:rPr>
          <w:t xml:space="preserve"> </w:t>
        </w:r>
      </w:ins>
      <w:ins w:id="494" w:author="Mara Thomas" w:date="2021-12-13T14:48:00Z">
        <w:r w:rsidR="00A13F03">
          <w:rPr>
            <w:rFonts w:cstheme="minorHAnsi"/>
            <w:lang w:val="en-US"/>
          </w:rPr>
          <w:t xml:space="preserve">association between the </w:t>
        </w:r>
      </w:ins>
      <w:del w:id="495" w:author="Mara Thomas" w:date="2021-12-13T14:49:00Z">
        <w:r w:rsidRPr="006D69C5" w:rsidDel="00A13F03">
          <w:rPr>
            <w:rFonts w:cstheme="minorHAnsi"/>
            <w:lang w:val="en-US"/>
          </w:rPr>
          <w:delText xml:space="preserve">proportion of </w:delText>
        </w:r>
      </w:del>
      <w:r w:rsidRPr="006D69C5">
        <w:rPr>
          <w:rFonts w:cstheme="minorHAnsi"/>
          <w:lang w:val="en-US"/>
        </w:rPr>
        <w:t xml:space="preserve">time spent </w:t>
      </w:r>
      <w:del w:id="496" w:author="Mara Thomas" w:date="2021-12-13T14:48:00Z">
        <w:r w:rsidRPr="006D69C5" w:rsidDel="00A13F03">
          <w:rPr>
            <w:rFonts w:cstheme="minorHAnsi"/>
            <w:lang w:val="en-US"/>
          </w:rPr>
          <w:delText xml:space="preserve">by each status </w:delText>
        </w:r>
      </w:del>
      <w:r w:rsidRPr="006D69C5">
        <w:rPr>
          <w:rFonts w:cstheme="minorHAnsi"/>
          <w:lang w:val="en-US"/>
        </w:rPr>
        <w:t xml:space="preserve">in the front half of the group </w:t>
      </w:r>
      <w:ins w:id="497" w:author="Mara Thomas" w:date="2021-12-13T14:49:00Z">
        <w:r w:rsidR="00A13F03">
          <w:rPr>
            <w:rFonts w:cstheme="minorHAnsi"/>
            <w:lang w:val="en-US"/>
          </w:rPr>
          <w:t xml:space="preserve">and the social status of individuals </w:t>
        </w:r>
      </w:ins>
      <w:del w:id="498" w:author="Mara Thomas" w:date="2021-12-13T14:48:00Z">
        <w:r w:rsidRPr="006D69C5" w:rsidDel="00A13F03">
          <w:rPr>
            <w:rFonts w:cstheme="minorHAnsi"/>
            <w:lang w:val="en-US"/>
          </w:rPr>
          <w:delText xml:space="preserve">relative to direction of travel </w:delText>
        </w:r>
      </w:del>
      <w:del w:id="499" w:author="Mara Thomas" w:date="2021-12-13T14:49:00Z">
        <w:r w:rsidRPr="006D69C5" w:rsidDel="00A13F03">
          <w:rPr>
            <w:rFonts w:cstheme="minorHAnsi"/>
            <w:lang w:val="en-US"/>
          </w:rPr>
          <w:delText>to be relatively variable</w:delText>
        </w:r>
      </w:del>
      <w:ins w:id="500" w:author="Mara Thomas" w:date="2021-12-13T14:49:00Z">
        <w:r w:rsidR="00A13F03">
          <w:rPr>
            <w:rFonts w:cstheme="minorHAnsi"/>
            <w:lang w:val="en-US"/>
          </w:rPr>
          <w:t>varied</w:t>
        </w:r>
      </w:ins>
      <w:r w:rsidRPr="006D69C5">
        <w:rPr>
          <w:rFonts w:cstheme="minorHAnsi"/>
          <w:lang w:val="en-US"/>
        </w:rPr>
        <w:t xml:space="preserve"> between groups (figure </w:t>
      </w:r>
      <w:r w:rsidR="00F60B59">
        <w:rPr>
          <w:rFonts w:cstheme="minorHAnsi"/>
          <w:lang w:val="en-US"/>
        </w:rPr>
        <w:t>6</w:t>
      </w:r>
      <w:r w:rsidRPr="006D69C5">
        <w:rPr>
          <w:rFonts w:cstheme="minorHAnsi"/>
          <w:lang w:val="en-US"/>
        </w:rPr>
        <w:t>)</w:t>
      </w:r>
      <w:ins w:id="501" w:author="Mara Thomas" w:date="2021-12-13T14:49:00Z">
        <w:r w:rsidR="00A13F03">
          <w:rPr>
            <w:rFonts w:cstheme="minorHAnsi"/>
            <w:lang w:val="en-US"/>
          </w:rPr>
          <w:t>, with some showing a trend towards</w:t>
        </w:r>
      </w:ins>
      <w:del w:id="502" w:author="Mara Thomas" w:date="2021-12-13T14:49:00Z">
        <w:r w:rsidRPr="006D69C5" w:rsidDel="00A13F03">
          <w:rPr>
            <w:rFonts w:cstheme="minorHAnsi"/>
            <w:lang w:val="en-US"/>
          </w:rPr>
          <w:delText>.</w:delText>
        </w:r>
      </w:del>
      <w:r w:rsidRPr="006D69C5">
        <w:rPr>
          <w:rFonts w:cstheme="minorHAnsi"/>
          <w:lang w:val="en-US"/>
        </w:rPr>
        <w:t xml:space="preserve"> </w:t>
      </w:r>
      <w:del w:id="503" w:author="Mara Thomas" w:date="2021-12-13T14:50:00Z">
        <w:r w:rsidR="00856CD0" w:rsidDel="00A13F03">
          <w:rPr>
            <w:rFonts w:cstheme="minorHAnsi"/>
            <w:lang w:val="en-US"/>
          </w:rPr>
          <w:delText xml:space="preserve">The overall proportion of </w:delText>
        </w:r>
      </w:del>
      <w:ins w:id="504" w:author="Mara Thomas" w:date="2021-12-13T14:50:00Z">
        <w:r w:rsidR="00A13F03">
          <w:rPr>
            <w:rFonts w:cstheme="minorHAnsi"/>
            <w:lang w:val="en-US"/>
          </w:rPr>
          <w:t xml:space="preserve">more </w:t>
        </w:r>
      </w:ins>
      <w:r w:rsidR="00856CD0">
        <w:rPr>
          <w:rFonts w:cstheme="minorHAnsi"/>
          <w:lang w:val="en-US"/>
        </w:rPr>
        <w:t xml:space="preserve">time spent in the front by the dominant female </w:t>
      </w:r>
      <w:del w:id="505" w:author="Mara Thomas" w:date="2021-12-13T14:50:00Z">
        <w:r w:rsidR="00856CD0" w:rsidDel="00A13F03">
          <w:rPr>
            <w:rFonts w:cstheme="minorHAnsi"/>
            <w:lang w:val="en-US"/>
          </w:rPr>
          <w:delText xml:space="preserve">was the highest in two groups </w:delText>
        </w:r>
      </w:del>
      <w:r w:rsidR="00856CD0">
        <w:rPr>
          <w:rFonts w:cstheme="minorHAnsi"/>
          <w:lang w:val="en-US"/>
        </w:rPr>
        <w:t>(HM</w:t>
      </w:r>
      <w:ins w:id="506" w:author="Mara Thomas" w:date="2021-12-13T14:52:00Z">
        <w:r w:rsidR="00A13F03">
          <w:rPr>
            <w:rFonts w:cstheme="minorHAnsi"/>
            <w:lang w:val="en-US"/>
          </w:rPr>
          <w:t>20</w:t>
        </w:r>
      </w:ins>
      <w:r w:rsidR="00856CD0">
        <w:rPr>
          <w:rFonts w:cstheme="minorHAnsi"/>
          <w:lang w:val="en-US"/>
        </w:rPr>
        <w:t>17</w:t>
      </w:r>
      <w:ins w:id="507" w:author="Mara Thomas" w:date="2021-12-13T14:53:00Z">
        <w:r w:rsidR="00A13F03">
          <w:rPr>
            <w:rFonts w:cstheme="minorHAnsi"/>
            <w:lang w:val="en-US"/>
          </w:rPr>
          <w:t xml:space="preserve">, </w:t>
        </w:r>
      </w:ins>
      <w:del w:id="508" w:author="Mara Thomas" w:date="2021-12-13T14:53:00Z">
        <w:r w:rsidR="00856CD0" w:rsidDel="00A13F03">
          <w:rPr>
            <w:rFonts w:cstheme="minorHAnsi"/>
            <w:lang w:val="en-US"/>
          </w:rPr>
          <w:delText xml:space="preserve"> and </w:delText>
        </w:r>
      </w:del>
      <w:r w:rsidR="00856CD0">
        <w:rPr>
          <w:rFonts w:cstheme="minorHAnsi"/>
          <w:lang w:val="en-US"/>
        </w:rPr>
        <w:t>HM</w:t>
      </w:r>
      <w:ins w:id="509" w:author="Mara Thomas" w:date="2021-12-13T14:52:00Z">
        <w:r w:rsidR="00A13F03">
          <w:rPr>
            <w:rFonts w:cstheme="minorHAnsi"/>
            <w:lang w:val="en-US"/>
          </w:rPr>
          <w:t>20</w:t>
        </w:r>
      </w:ins>
      <w:r w:rsidR="00856CD0">
        <w:rPr>
          <w:rFonts w:cstheme="minorHAnsi"/>
          <w:lang w:val="en-US"/>
        </w:rPr>
        <w:t>19</w:t>
      </w:r>
      <w:ins w:id="510" w:author="Mara Thomas" w:date="2021-12-13T14:53:00Z">
        <w:r w:rsidR="00A13F03">
          <w:rPr>
            <w:rFonts w:cstheme="minorHAnsi"/>
            <w:lang w:val="en-US"/>
          </w:rPr>
          <w:t>, NQ2021</w:t>
        </w:r>
      </w:ins>
      <w:del w:id="511" w:author="Mara Thomas" w:date="2021-12-13T14:50:00Z">
        <w:r w:rsidR="00856CD0" w:rsidDel="00A13F03">
          <w:rPr>
            <w:rFonts w:cstheme="minorHAnsi"/>
            <w:lang w:val="en-US"/>
          </w:rPr>
          <w:delText>), the second highest in one group (NQ21</w:delText>
        </w:r>
      </w:del>
      <w:r w:rsidR="00856CD0">
        <w:rPr>
          <w:rFonts w:cstheme="minorHAnsi"/>
          <w:lang w:val="en-US"/>
        </w:rPr>
        <w:t xml:space="preserve">), </w:t>
      </w:r>
      <w:del w:id="512" w:author="Mara Thomas" w:date="2021-12-13T14:51:00Z">
        <w:r w:rsidR="00856CD0" w:rsidDel="00A13F03">
          <w:rPr>
            <w:rFonts w:cstheme="minorHAnsi"/>
            <w:lang w:val="en-US"/>
          </w:rPr>
          <w:delText xml:space="preserve">and </w:delText>
        </w:r>
      </w:del>
      <w:del w:id="513" w:author="Mara Thomas" w:date="2021-12-13T14:50:00Z">
        <w:r w:rsidR="00856CD0" w:rsidDel="00A13F03">
          <w:rPr>
            <w:rFonts w:cstheme="minorHAnsi"/>
            <w:lang w:val="en-US"/>
          </w:rPr>
          <w:delText>the lowest in one group</w:delText>
        </w:r>
      </w:del>
      <w:ins w:id="514" w:author="Mara Thomas" w:date="2021-12-13T14:51:00Z">
        <w:r w:rsidR="00A13F03">
          <w:rPr>
            <w:rFonts w:cstheme="minorHAnsi"/>
            <w:lang w:val="en-US"/>
          </w:rPr>
          <w:t>some</w:t>
        </w:r>
      </w:ins>
      <w:ins w:id="515" w:author="Mara Thomas" w:date="2021-12-13T14:50:00Z">
        <w:r w:rsidR="00A13F03">
          <w:rPr>
            <w:rFonts w:cstheme="minorHAnsi"/>
            <w:lang w:val="en-US"/>
          </w:rPr>
          <w:t xml:space="preserve"> showing the opposite effect</w:t>
        </w:r>
      </w:ins>
      <w:r w:rsidR="00856CD0">
        <w:rPr>
          <w:rFonts w:cstheme="minorHAnsi"/>
          <w:lang w:val="en-US"/>
        </w:rPr>
        <w:t xml:space="preserve"> (ZU21)</w:t>
      </w:r>
      <w:ins w:id="516" w:author="Mara Thomas" w:date="2021-12-13T14:51:00Z">
        <w:r w:rsidR="00A13F03">
          <w:rPr>
            <w:rFonts w:cstheme="minorHAnsi"/>
            <w:lang w:val="en-US"/>
          </w:rPr>
          <w:t xml:space="preserve"> and others no effect (L201</w:t>
        </w:r>
      </w:ins>
      <w:ins w:id="517" w:author="Mara Thomas" w:date="2021-12-13T14:52:00Z">
        <w:r w:rsidR="00A13F03">
          <w:rPr>
            <w:rFonts w:cstheme="minorHAnsi"/>
            <w:lang w:val="en-US"/>
          </w:rPr>
          <w:t>9</w:t>
        </w:r>
      </w:ins>
      <w:ins w:id="518" w:author="Mara Thomas" w:date="2021-12-13T14:51:00Z">
        <w:r w:rsidR="00A13F03">
          <w:rPr>
            <w:rFonts w:cstheme="minorHAnsi"/>
            <w:lang w:val="en-US"/>
          </w:rPr>
          <w:t>)</w:t>
        </w:r>
      </w:ins>
      <w:r w:rsidRPr="006D69C5">
        <w:rPr>
          <w:rFonts w:cstheme="minorHAnsi"/>
          <w:lang w:val="en-US"/>
        </w:rPr>
        <w:t xml:space="preserve">. </w:t>
      </w:r>
      <w:commentRangeEnd w:id="491"/>
      <w:r w:rsidR="00C24D21">
        <w:rPr>
          <w:rStyle w:val="Kommentarzeichen"/>
          <w:lang w:val="en-CA" w:bidi="he-IL"/>
        </w:rPr>
        <w:commentReference w:id="491"/>
      </w:r>
      <w:r w:rsidRPr="006D69C5">
        <w:rPr>
          <w:rFonts w:cstheme="minorHAnsi"/>
          <w:lang w:val="en-US"/>
        </w:rPr>
        <w:t xml:space="preserve">The dominant male was </w:t>
      </w:r>
      <w:del w:id="519" w:author="Mara Thomas" w:date="2021-12-13T14:51:00Z">
        <w:r w:rsidRPr="006D69C5" w:rsidDel="00A13F03">
          <w:rPr>
            <w:rFonts w:cstheme="minorHAnsi"/>
            <w:lang w:val="en-US"/>
          </w:rPr>
          <w:delText xml:space="preserve">rather </w:delText>
        </w:r>
      </w:del>
      <w:ins w:id="520" w:author="Mara Thomas" w:date="2021-12-13T14:51:00Z">
        <w:r w:rsidR="00A13F03">
          <w:rPr>
            <w:rFonts w:cstheme="minorHAnsi"/>
            <w:lang w:val="en-US"/>
          </w:rPr>
          <w:t>always</w:t>
        </w:r>
        <w:r w:rsidR="00A13F03" w:rsidRPr="006D69C5">
          <w:rPr>
            <w:rFonts w:cstheme="minorHAnsi"/>
            <w:lang w:val="en-US"/>
          </w:rPr>
          <w:t xml:space="preserve"> </w:t>
        </w:r>
      </w:ins>
      <w:r w:rsidRPr="006D69C5">
        <w:rPr>
          <w:rFonts w:cstheme="minorHAnsi"/>
          <w:lang w:val="en-US"/>
        </w:rPr>
        <w:t>more in the back half of the group, except in L20</w:t>
      </w:r>
      <w:del w:id="521" w:author="Mara Thomas" w:date="2021-12-13T14:53:00Z">
        <w:r w:rsidRPr="006D69C5" w:rsidDel="00A13F03">
          <w:rPr>
            <w:rFonts w:cstheme="minorHAnsi"/>
            <w:lang w:val="en-US"/>
          </w:rPr>
          <w:delText>2</w:delText>
        </w:r>
      </w:del>
      <w:r w:rsidRPr="006D69C5">
        <w:rPr>
          <w:rFonts w:cstheme="minorHAnsi"/>
          <w:lang w:val="en-US"/>
        </w:rPr>
        <w:t>1</w:t>
      </w:r>
      <w:ins w:id="522" w:author="Mara Thomas" w:date="2021-12-13T14:53:00Z">
        <w:r w:rsidR="00A13F03">
          <w:rPr>
            <w:rFonts w:cstheme="minorHAnsi"/>
            <w:lang w:val="en-US"/>
          </w:rPr>
          <w:t>9</w:t>
        </w:r>
      </w:ins>
      <w:ins w:id="523" w:author="Mara Thomas" w:date="2021-12-13T14:54:00Z">
        <w:r w:rsidR="00A13F03">
          <w:rPr>
            <w:rFonts w:cstheme="minorHAnsi"/>
            <w:lang w:val="en-US"/>
          </w:rPr>
          <w:t>.</w:t>
        </w:r>
      </w:ins>
      <w:del w:id="524" w:author="Mara Thomas" w:date="2021-12-13T14:53:00Z">
        <w:r w:rsidRPr="006D69C5" w:rsidDel="00A13F03">
          <w:rPr>
            <w:rFonts w:cstheme="minorHAnsi"/>
            <w:lang w:val="en-US"/>
          </w:rPr>
          <w:delText>.</w:delText>
        </w:r>
      </w:del>
      <w:r w:rsidRPr="006D69C5">
        <w:rPr>
          <w:rFonts w:cstheme="minorHAnsi"/>
          <w:lang w:val="en-US"/>
        </w:rPr>
        <w:t xml:space="preserve"> </w:t>
      </w:r>
      <w:del w:id="525" w:author="Mara Thomas" w:date="2021-12-13T14:54:00Z">
        <w:r w:rsidRPr="006D69C5" w:rsidDel="00C24D21">
          <w:rPr>
            <w:rFonts w:cstheme="minorHAnsi"/>
            <w:lang w:val="en-US"/>
          </w:rPr>
          <w:delText xml:space="preserve">No </w:delText>
        </w:r>
        <w:r w:rsidRPr="006D69C5" w:rsidDel="00A13F03">
          <w:rPr>
            <w:rFonts w:cstheme="minorHAnsi"/>
            <w:lang w:val="en-US"/>
          </w:rPr>
          <w:delText xml:space="preserve">overall </w:delText>
        </w:r>
        <w:r w:rsidRPr="006D69C5" w:rsidDel="00C24D21">
          <w:rPr>
            <w:rFonts w:cstheme="minorHAnsi"/>
            <w:lang w:val="en-US"/>
          </w:rPr>
          <w:delText>trend seems to emerge for other statuses.</w:delText>
        </w:r>
      </w:del>
    </w:p>
    <w:p w14:paraId="468DAABC" w14:textId="6283A31F" w:rsidR="00153648" w:rsidRPr="006D69C5" w:rsidRDefault="002812CF" w:rsidP="00153648">
      <w:pPr>
        <w:spacing w:line="360" w:lineRule="auto"/>
        <w:ind w:left="360"/>
        <w:jc w:val="both"/>
        <w:rPr>
          <w:rFonts w:cstheme="minorHAnsi"/>
          <w:lang w:val="en-US"/>
        </w:rPr>
      </w:pPr>
      <w:r>
        <w:rPr>
          <w:rFonts w:cstheme="minorHAnsi"/>
          <w:noProof/>
          <w:lang w:val="en-US"/>
        </w:rPr>
        <w:lastRenderedPageBreak/>
        <w:drawing>
          <wp:anchor distT="0" distB="0" distL="114300" distR="114300" simplePos="0" relativeHeight="251683840" behindDoc="0" locked="0" layoutInCell="1" allowOverlap="1" wp14:anchorId="1527B826" wp14:editId="443B447A">
            <wp:simplePos x="0" y="0"/>
            <wp:positionH relativeFrom="column">
              <wp:posOffset>619125</wp:posOffset>
            </wp:positionH>
            <wp:positionV relativeFrom="paragraph">
              <wp:posOffset>200025</wp:posOffset>
            </wp:positionV>
            <wp:extent cx="4762500" cy="6357938"/>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2500" cy="6357938"/>
                    </a:xfrm>
                    <a:prstGeom prst="rect">
                      <a:avLst/>
                    </a:prstGeom>
                    <a:noFill/>
                    <a:ln>
                      <a:noFill/>
                    </a:ln>
                  </pic:spPr>
                </pic:pic>
              </a:graphicData>
            </a:graphic>
          </wp:anchor>
        </w:drawing>
      </w:r>
    </w:p>
    <w:p w14:paraId="43DBB7A7" w14:textId="1F859DDC" w:rsidR="00153648" w:rsidRPr="006D69C5" w:rsidRDefault="00153648" w:rsidP="00153648">
      <w:pPr>
        <w:pStyle w:val="Listenabsatz"/>
        <w:spacing w:line="240" w:lineRule="auto"/>
        <w:jc w:val="both"/>
        <w:rPr>
          <w:rFonts w:cstheme="minorHAnsi"/>
          <w:sz w:val="16"/>
          <w:szCs w:val="16"/>
          <w:lang w:val="en-US"/>
        </w:rPr>
      </w:pPr>
      <w:r w:rsidRPr="006D69C5">
        <w:rPr>
          <w:rFonts w:cstheme="minorHAnsi"/>
          <w:sz w:val="16"/>
          <w:szCs w:val="16"/>
          <w:lang w:val="en-US"/>
        </w:rPr>
        <w:t xml:space="preserve">Figure </w:t>
      </w:r>
      <w:r w:rsidR="00F60B59">
        <w:rPr>
          <w:rFonts w:cstheme="minorHAnsi"/>
          <w:sz w:val="16"/>
          <w:szCs w:val="16"/>
          <w:lang w:val="en-US"/>
        </w:rPr>
        <w:t>6</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points spent in the front half of the group over one-hour time period, for </w:t>
      </w:r>
      <w:del w:id="526" w:author="Mara Thomas" w:date="2021-12-13T14:48:00Z">
        <w:r w:rsidR="00F60B59" w:rsidDel="00A13F03">
          <w:rPr>
            <w:rFonts w:cstheme="minorHAnsi"/>
            <w:sz w:val="16"/>
            <w:szCs w:val="16"/>
            <w:lang w:val="en-US"/>
          </w:rPr>
          <w:delText xml:space="preserve">each </w:delText>
        </w:r>
      </w:del>
      <w:ins w:id="527" w:author="Mara Thomas" w:date="2021-12-13T14:48:00Z">
        <w:r w:rsidR="00A13F03">
          <w:rPr>
            <w:rFonts w:cstheme="minorHAnsi"/>
            <w:sz w:val="16"/>
            <w:szCs w:val="16"/>
            <w:lang w:val="en-US"/>
          </w:rPr>
          <w:t xml:space="preserve">all </w:t>
        </w:r>
      </w:ins>
      <w:r w:rsidR="00F60B59">
        <w:rPr>
          <w:rFonts w:cstheme="minorHAnsi"/>
          <w:sz w:val="16"/>
          <w:szCs w:val="16"/>
          <w:lang w:val="en-US"/>
        </w:rPr>
        <w:t>individual</w:t>
      </w:r>
      <w:ins w:id="528" w:author="Mara Thomas" w:date="2021-12-13T14:48:00Z">
        <w:r w:rsidR="00A13F03">
          <w:rPr>
            <w:rFonts w:cstheme="minorHAnsi"/>
            <w:sz w:val="16"/>
            <w:szCs w:val="16"/>
            <w:lang w:val="en-US"/>
          </w:rPr>
          <w:t>s</w:t>
        </w:r>
      </w:ins>
      <w:del w:id="529" w:author="Mara Thomas" w:date="2021-12-13T14:47:00Z">
        <w:r w:rsidR="00F60B59" w:rsidDel="00A13F03">
          <w:rPr>
            <w:rFonts w:cstheme="minorHAnsi"/>
            <w:sz w:val="16"/>
            <w:szCs w:val="16"/>
            <w:lang w:val="en-US"/>
          </w:rPr>
          <w:delText>s</w:delText>
        </w:r>
      </w:del>
      <w:r w:rsidR="00F60B59">
        <w:rPr>
          <w:rFonts w:cstheme="minorHAnsi"/>
          <w:sz w:val="16"/>
          <w:szCs w:val="16"/>
          <w:lang w:val="en-US"/>
        </w:rPr>
        <w:t xml:space="preserve">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Black vertical lines within each shape indicates the overall mean proportion of time spent in the front half of the group for that individual. Vertical dotted line indicates equal amount of time spent in the front and in the back half of the group. </w:t>
      </w:r>
    </w:p>
    <w:p w14:paraId="5F2154D6" w14:textId="4B88C09E" w:rsidR="00153648" w:rsidRPr="006D69C5" w:rsidRDefault="00153648" w:rsidP="00153648">
      <w:pPr>
        <w:spacing w:line="360" w:lineRule="auto"/>
        <w:jc w:val="both"/>
        <w:rPr>
          <w:rFonts w:cstheme="minorHAnsi"/>
          <w:lang w:val="en-US"/>
        </w:rPr>
      </w:pPr>
    </w:p>
    <w:p w14:paraId="241C9E72" w14:textId="3BFFC959" w:rsidR="0046087B" w:rsidRPr="00856CD0" w:rsidRDefault="00856CD0" w:rsidP="005D20C4">
      <w:pPr>
        <w:spacing w:line="360" w:lineRule="auto"/>
        <w:jc w:val="both"/>
        <w:rPr>
          <w:rFonts w:cstheme="minorHAnsi"/>
          <w:bCs/>
          <w:lang w:val="en-US"/>
        </w:rPr>
      </w:pPr>
      <w:r w:rsidRPr="00856CD0">
        <w:rPr>
          <w:rFonts w:cstheme="minorHAnsi"/>
          <w:bCs/>
          <w:lang w:val="en-US"/>
        </w:rPr>
        <w:t xml:space="preserve">We found a positive </w:t>
      </w:r>
      <w:r>
        <w:rPr>
          <w:rFonts w:cstheme="minorHAnsi"/>
          <w:bCs/>
          <w:lang w:val="en-US"/>
        </w:rPr>
        <w:t xml:space="preserve">correlation between </w:t>
      </w:r>
      <w:ins w:id="530" w:author="Mara Thomas" w:date="2021-12-13T14:57:00Z">
        <w:r w:rsidR="00DF50A3">
          <w:rPr>
            <w:rFonts w:cstheme="minorHAnsi"/>
            <w:bCs/>
            <w:lang w:val="en-US"/>
          </w:rPr>
          <w:t xml:space="preserve">overall proportion of time spent in the front half and </w:t>
        </w:r>
      </w:ins>
      <w:r>
        <w:rPr>
          <w:rFonts w:cstheme="minorHAnsi"/>
          <w:bCs/>
          <w:lang w:val="en-US"/>
        </w:rPr>
        <w:t>individual movement turning</w:t>
      </w:r>
      <w:ins w:id="531" w:author="Mara Thomas" w:date="2021-12-13T15:00:00Z">
        <w:r w:rsidR="00DF50A3">
          <w:rPr>
            <w:rFonts w:cstheme="minorHAnsi"/>
            <w:bCs/>
            <w:lang w:val="en-US"/>
          </w:rPr>
          <w:t xml:space="preserve"> (figure 7.a: F=6.039, DF = 47, p-value = 0.01)</w:t>
        </w:r>
      </w:ins>
      <w:ins w:id="532" w:author="Mara Thomas" w:date="2021-12-13T14:58:00Z">
        <w:r w:rsidR="00DF50A3">
          <w:rPr>
            <w:rFonts w:cstheme="minorHAnsi"/>
            <w:bCs/>
            <w:lang w:val="en-US"/>
          </w:rPr>
          <w:t xml:space="preserve">, </w:t>
        </w:r>
      </w:ins>
      <w:ins w:id="533" w:author="Mara Thomas" w:date="2021-12-13T14:59:00Z">
        <w:r w:rsidR="00DF50A3">
          <w:rPr>
            <w:rFonts w:cstheme="minorHAnsi"/>
            <w:bCs/>
            <w:lang w:val="en-US"/>
          </w:rPr>
          <w:t>but not speeding</w:t>
        </w:r>
      </w:ins>
      <w:r>
        <w:rPr>
          <w:rFonts w:cstheme="minorHAnsi"/>
          <w:bCs/>
          <w:lang w:val="en-US"/>
        </w:rPr>
        <w:t xml:space="preserve"> influence score </w:t>
      </w:r>
      <w:del w:id="534" w:author="Mara Thomas" w:date="2021-12-13T14:57:00Z">
        <w:r w:rsidDel="00DF50A3">
          <w:rPr>
            <w:rFonts w:cstheme="minorHAnsi"/>
            <w:bCs/>
            <w:lang w:val="en-US"/>
          </w:rPr>
          <w:delText xml:space="preserve">and overall proportion of time spent in the front half </w:delText>
        </w:r>
      </w:del>
      <w:del w:id="535" w:author="Mara Thomas" w:date="2021-12-13T15:00:00Z">
        <w:r w:rsidDel="00DF50A3">
          <w:rPr>
            <w:rFonts w:cstheme="minorHAnsi"/>
            <w:bCs/>
            <w:lang w:val="en-US"/>
          </w:rPr>
          <w:delText>(figure 7.a</w:delText>
        </w:r>
      </w:del>
      <w:del w:id="536" w:author="Mara Thomas" w:date="2021-12-13T14:59:00Z">
        <w:r w:rsidDel="00DF50A3">
          <w:rPr>
            <w:rFonts w:cstheme="minorHAnsi"/>
            <w:bCs/>
            <w:lang w:val="en-US"/>
          </w:rPr>
          <w:delText>,</w:delText>
        </w:r>
      </w:del>
      <w:del w:id="537" w:author="Mara Thomas" w:date="2021-12-13T15:00:00Z">
        <w:r w:rsidDel="00DF50A3">
          <w:rPr>
            <w:rFonts w:cstheme="minorHAnsi"/>
            <w:bCs/>
            <w:lang w:val="en-US"/>
          </w:rPr>
          <w:delText xml:space="preserve"> </w:delText>
        </w:r>
        <w:r w:rsidR="00437B75" w:rsidDel="00DF50A3">
          <w:rPr>
            <w:rFonts w:cstheme="minorHAnsi"/>
            <w:bCs/>
            <w:lang w:val="en-US"/>
          </w:rPr>
          <w:delText>F=6.039</w:delText>
        </w:r>
      </w:del>
      <w:del w:id="538" w:author="Mara Thomas" w:date="2021-12-13T14:59:00Z">
        <w:r w:rsidR="00437B75" w:rsidDel="00DF50A3">
          <w:rPr>
            <w:rFonts w:cstheme="minorHAnsi"/>
            <w:bCs/>
            <w:lang w:val="en-US"/>
          </w:rPr>
          <w:delText xml:space="preserve"> ;</w:delText>
        </w:r>
      </w:del>
      <w:del w:id="539" w:author="Mara Thomas" w:date="2021-12-13T15:00:00Z">
        <w:r w:rsidR="00437B75" w:rsidDel="00DF50A3">
          <w:rPr>
            <w:rFonts w:cstheme="minorHAnsi"/>
            <w:bCs/>
            <w:lang w:val="en-US"/>
          </w:rPr>
          <w:delText xml:space="preserve"> DF = 47</w:delText>
        </w:r>
      </w:del>
      <w:del w:id="540" w:author="Mara Thomas" w:date="2021-12-13T14:59:00Z">
        <w:r w:rsidR="00437B75" w:rsidDel="00DF50A3">
          <w:rPr>
            <w:rFonts w:cstheme="minorHAnsi"/>
            <w:bCs/>
            <w:lang w:val="en-US"/>
          </w:rPr>
          <w:delText xml:space="preserve"> ;</w:delText>
        </w:r>
      </w:del>
      <w:del w:id="541" w:author="Mara Thomas" w:date="2021-12-13T15:00:00Z">
        <w:r w:rsidR="00437B75" w:rsidDel="00DF50A3">
          <w:rPr>
            <w:rFonts w:cstheme="minorHAnsi"/>
            <w:bCs/>
            <w:lang w:val="en-US"/>
          </w:rPr>
          <w:delText xml:space="preserve"> p-value = 0.01</w:delText>
        </w:r>
      </w:del>
      <w:ins w:id="542" w:author="Mara Thomas" w:date="2021-12-13T15:00:00Z">
        <w:r w:rsidR="00DF50A3">
          <w:rPr>
            <w:rFonts w:cstheme="minorHAnsi"/>
            <w:bCs/>
            <w:lang w:val="en-US"/>
          </w:rPr>
          <w:t>(</w:t>
        </w:r>
      </w:ins>
      <w:del w:id="543" w:author="Mara Thomas" w:date="2021-12-13T15:00:00Z">
        <w:r w:rsidR="00437B75" w:rsidDel="00DF50A3">
          <w:rPr>
            <w:rFonts w:cstheme="minorHAnsi"/>
            <w:bCs/>
            <w:lang w:val="en-US"/>
          </w:rPr>
          <w:delText>8</w:delText>
        </w:r>
      </w:del>
      <w:del w:id="544" w:author="Mara Thomas" w:date="2021-12-13T14:59:00Z">
        <w:r w:rsidR="00437B75" w:rsidDel="00DF50A3">
          <w:rPr>
            <w:rFonts w:cstheme="minorHAnsi"/>
            <w:bCs/>
            <w:lang w:val="en-US"/>
          </w:rPr>
          <w:delText xml:space="preserve">), but no </w:delText>
        </w:r>
      </w:del>
      <w:del w:id="545" w:author="Mara Thomas" w:date="2021-12-13T14:58:00Z">
        <w:r w:rsidR="00437B75" w:rsidDel="00DF50A3">
          <w:rPr>
            <w:rFonts w:cstheme="minorHAnsi"/>
            <w:bCs/>
            <w:lang w:val="en-US"/>
          </w:rPr>
          <w:delText xml:space="preserve">correlation between individual </w:delText>
        </w:r>
      </w:del>
      <w:del w:id="546" w:author="Mara Thomas" w:date="2021-12-13T14:59:00Z">
        <w:r w:rsidR="00437B75" w:rsidDel="00DF50A3">
          <w:rPr>
            <w:rFonts w:cstheme="minorHAnsi"/>
            <w:bCs/>
            <w:lang w:val="en-US"/>
          </w:rPr>
          <w:delText xml:space="preserve">movement speeding influence </w:delText>
        </w:r>
      </w:del>
      <w:ins w:id="547" w:author="Mara Thomas" w:date="2021-12-13T14:59:00Z">
        <w:r w:rsidR="00DF50A3">
          <w:rPr>
            <w:rFonts w:cstheme="minorHAnsi"/>
            <w:bCs/>
            <w:lang w:val="en-US"/>
          </w:rPr>
          <w:t>;</w:t>
        </w:r>
      </w:ins>
      <w:ins w:id="548" w:author="Mara Thomas" w:date="2021-12-13T15:00:00Z">
        <w:r w:rsidR="00DF50A3">
          <w:rPr>
            <w:rFonts w:cstheme="minorHAnsi"/>
            <w:bCs/>
            <w:lang w:val="en-US"/>
          </w:rPr>
          <w:t>figure 7.b:</w:t>
        </w:r>
      </w:ins>
      <w:ins w:id="549" w:author="Mara Thomas" w:date="2021-12-13T14:58:00Z">
        <w:r w:rsidR="00DF50A3">
          <w:rPr>
            <w:rFonts w:cstheme="minorHAnsi"/>
            <w:bCs/>
            <w:lang w:val="en-US"/>
          </w:rPr>
          <w:t xml:space="preserve"> </w:t>
        </w:r>
      </w:ins>
      <w:del w:id="550" w:author="Mara Thomas" w:date="2021-12-13T14:58:00Z">
        <w:r w:rsidR="00437B75" w:rsidDel="00DF50A3">
          <w:rPr>
            <w:rFonts w:cstheme="minorHAnsi"/>
            <w:bCs/>
            <w:lang w:val="en-US"/>
          </w:rPr>
          <w:delText xml:space="preserve">and overall proportion of time spent in the front half </w:delText>
        </w:r>
      </w:del>
      <w:del w:id="551" w:author="Mara Thomas" w:date="2021-12-13T14:59:00Z">
        <w:r w:rsidR="00437B75" w:rsidDel="00DF50A3">
          <w:rPr>
            <w:rFonts w:cstheme="minorHAnsi"/>
            <w:bCs/>
            <w:lang w:val="en-US"/>
          </w:rPr>
          <w:delText xml:space="preserve">(figure 7.a, </w:delText>
        </w:r>
      </w:del>
      <w:r w:rsidR="00437B75">
        <w:rPr>
          <w:rFonts w:cstheme="minorHAnsi"/>
          <w:bCs/>
          <w:lang w:val="en-US"/>
        </w:rPr>
        <w:t>F=0.628</w:t>
      </w:r>
      <w:del w:id="552" w:author="Mara Thomas" w:date="2021-12-13T14:59:00Z">
        <w:r w:rsidR="00437B75" w:rsidDel="00DF50A3">
          <w:rPr>
            <w:rFonts w:cstheme="minorHAnsi"/>
            <w:bCs/>
            <w:lang w:val="en-US"/>
          </w:rPr>
          <w:delText xml:space="preserve"> </w:delText>
        </w:r>
      </w:del>
      <w:ins w:id="553" w:author="Mara Thomas" w:date="2021-12-13T14:59:00Z">
        <w:r w:rsidR="00DF50A3">
          <w:rPr>
            <w:rFonts w:cstheme="minorHAnsi"/>
            <w:bCs/>
            <w:lang w:val="en-US"/>
          </w:rPr>
          <w:t>,</w:t>
        </w:r>
      </w:ins>
      <w:del w:id="554" w:author="Mara Thomas" w:date="2021-12-13T14:59:00Z">
        <w:r w:rsidR="00437B75" w:rsidDel="00DF50A3">
          <w:rPr>
            <w:rFonts w:cstheme="minorHAnsi"/>
            <w:bCs/>
            <w:lang w:val="en-US"/>
          </w:rPr>
          <w:delText>;</w:delText>
        </w:r>
      </w:del>
      <w:r w:rsidR="00437B75">
        <w:rPr>
          <w:rFonts w:cstheme="minorHAnsi"/>
          <w:bCs/>
          <w:lang w:val="en-US"/>
        </w:rPr>
        <w:t xml:space="preserve"> DF = 47</w:t>
      </w:r>
      <w:ins w:id="555" w:author="Mara Thomas" w:date="2021-12-13T14:59:00Z">
        <w:r w:rsidR="00DF50A3">
          <w:rPr>
            <w:rFonts w:cstheme="minorHAnsi"/>
            <w:bCs/>
            <w:lang w:val="en-US"/>
          </w:rPr>
          <w:t>,</w:t>
        </w:r>
      </w:ins>
      <w:del w:id="556" w:author="Mara Thomas" w:date="2021-12-13T14:59:00Z">
        <w:r w:rsidR="00437B75" w:rsidDel="00DF50A3">
          <w:rPr>
            <w:rFonts w:cstheme="minorHAnsi"/>
            <w:bCs/>
            <w:lang w:val="en-US"/>
          </w:rPr>
          <w:delText xml:space="preserve"> ;</w:delText>
        </w:r>
      </w:del>
      <w:r w:rsidR="00437B75">
        <w:rPr>
          <w:rFonts w:cstheme="minorHAnsi"/>
          <w:bCs/>
          <w:lang w:val="en-US"/>
        </w:rPr>
        <w:t xml:space="preserve"> p-value = 0.432).</w:t>
      </w:r>
    </w:p>
    <w:p w14:paraId="715128AE" w14:textId="77777777" w:rsidR="00F60B59" w:rsidRDefault="00F60B59" w:rsidP="00240432">
      <w:pPr>
        <w:spacing w:line="360" w:lineRule="auto"/>
        <w:jc w:val="both"/>
        <w:rPr>
          <w:rFonts w:ascii="Arial" w:hAnsi="Arial" w:cs="Arial"/>
          <w:bCs/>
          <w:sz w:val="16"/>
          <w:szCs w:val="16"/>
          <w:lang w:val="en-US"/>
        </w:rPr>
      </w:pPr>
    </w:p>
    <w:p w14:paraId="35F3D4CD" w14:textId="77777777" w:rsidR="00F60B59" w:rsidRDefault="00F60B59" w:rsidP="00240432">
      <w:pPr>
        <w:spacing w:line="360" w:lineRule="auto"/>
        <w:jc w:val="both"/>
        <w:rPr>
          <w:rFonts w:ascii="Arial" w:hAnsi="Arial" w:cs="Arial"/>
          <w:bCs/>
          <w:sz w:val="16"/>
          <w:szCs w:val="16"/>
          <w:lang w:val="en-US"/>
        </w:rPr>
      </w:pPr>
    </w:p>
    <w:p w14:paraId="446E54BB" w14:textId="77777777" w:rsidR="00F60B59" w:rsidRDefault="00F60B59" w:rsidP="00240432">
      <w:pPr>
        <w:spacing w:line="360" w:lineRule="auto"/>
        <w:jc w:val="both"/>
        <w:rPr>
          <w:rFonts w:ascii="Arial" w:hAnsi="Arial" w:cs="Arial"/>
          <w:bCs/>
          <w:sz w:val="16"/>
          <w:szCs w:val="16"/>
          <w:lang w:val="en-US"/>
        </w:rPr>
      </w:pPr>
    </w:p>
    <w:p w14:paraId="1FF3F48D" w14:textId="77777777" w:rsidR="00F60B59" w:rsidRDefault="00F60B59" w:rsidP="00240432">
      <w:pPr>
        <w:spacing w:line="360" w:lineRule="auto"/>
        <w:jc w:val="both"/>
        <w:rPr>
          <w:rFonts w:ascii="Arial" w:hAnsi="Arial" w:cs="Arial"/>
          <w:bCs/>
          <w:sz w:val="16"/>
          <w:szCs w:val="16"/>
          <w:lang w:val="en-US"/>
        </w:rPr>
      </w:pPr>
    </w:p>
    <w:p w14:paraId="0D411060" w14:textId="7614559D" w:rsidR="00F60B59" w:rsidRDefault="00F60B59" w:rsidP="00240432">
      <w:pPr>
        <w:spacing w:line="360" w:lineRule="auto"/>
        <w:jc w:val="both"/>
        <w:rPr>
          <w:rFonts w:ascii="Arial" w:hAnsi="Arial" w:cs="Arial"/>
          <w:bCs/>
          <w:sz w:val="16"/>
          <w:szCs w:val="16"/>
          <w:lang w:val="en-US"/>
        </w:rPr>
      </w:pPr>
      <w:r>
        <w:rPr>
          <w:rFonts w:cstheme="minorHAnsi"/>
          <w:noProof/>
          <w:lang w:val="en-US"/>
        </w:rPr>
        <mc:AlternateContent>
          <mc:Choice Requires="wpg">
            <w:drawing>
              <wp:anchor distT="0" distB="0" distL="114300" distR="114300" simplePos="0" relativeHeight="251691008" behindDoc="0" locked="0" layoutInCell="1" allowOverlap="1" wp14:anchorId="3E6839B0" wp14:editId="145F6CEB">
                <wp:simplePos x="0" y="0"/>
                <wp:positionH relativeFrom="column">
                  <wp:posOffset>-200025</wp:posOffset>
                </wp:positionH>
                <wp:positionV relativeFrom="paragraph">
                  <wp:posOffset>2540</wp:posOffset>
                </wp:positionV>
                <wp:extent cx="6600825" cy="32861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6600825" cy="3286125"/>
                          <a:chOff x="0" y="0"/>
                          <a:chExt cx="6600825" cy="3286125"/>
                        </a:xfrm>
                      </wpg:grpSpPr>
                      <wpg:grpSp>
                        <wpg:cNvPr id="36" name="Group 36"/>
                        <wpg:cNvGrpSpPr/>
                        <wpg:grpSpPr>
                          <a:xfrm>
                            <a:off x="0" y="0"/>
                            <a:ext cx="3257550" cy="3257550"/>
                            <a:chOff x="0" y="0"/>
                            <a:chExt cx="3257550" cy="3257550"/>
                          </a:xfrm>
                        </wpg:grpSpPr>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wps:wsp>
                          <wps:cNvPr id="33" name="Text Box 2"/>
                          <wps:cNvSpPr txBox="1">
                            <a:spLocks noChangeArrowheads="1"/>
                          </wps:cNvSpPr>
                          <wps:spPr bwMode="auto">
                            <a:xfrm>
                              <a:off x="504825" y="180975"/>
                              <a:ext cx="323850" cy="386080"/>
                            </a:xfrm>
                            <a:prstGeom prst="rect">
                              <a:avLst/>
                            </a:prstGeom>
                            <a:noFill/>
                            <a:ln w="9525">
                              <a:noFill/>
                              <a:miter lim="800000"/>
                              <a:headEnd/>
                              <a:tailEnd/>
                            </a:ln>
                          </wps:spPr>
                          <wps:txbx>
                            <w:txbxContent>
                              <w:p w14:paraId="0D91D61C" w14:textId="77777777" w:rsidR="00C0611B" w:rsidRPr="00127176" w:rsidRDefault="00C0611B" w:rsidP="00F60B59">
                                <w:pPr>
                                  <w:rPr>
                                    <w:b/>
                                    <w:lang w:val="en-US"/>
                                  </w:rPr>
                                </w:pPr>
                                <w:r w:rsidRPr="00127176">
                                  <w:rPr>
                                    <w:b/>
                                  </w:rPr>
                                  <w:t>a.</w:t>
                                </w:r>
                              </w:p>
                            </w:txbxContent>
                          </wps:txbx>
                          <wps:bodyPr rot="0" vert="horz" wrap="square" lIns="91440" tIns="45720" rIns="91440" bIns="45720" anchor="t" anchorCtr="0">
                            <a:spAutoFit/>
                          </wps:bodyPr>
                        </wps:wsp>
                      </wpg:grpSp>
                      <wpg:grpSp>
                        <wpg:cNvPr id="35" name="Group 35"/>
                        <wpg:cNvGrpSpPr/>
                        <wpg:grpSpPr>
                          <a:xfrm>
                            <a:off x="3314700" y="0"/>
                            <a:ext cx="3286125" cy="3286125"/>
                            <a:chOff x="0" y="0"/>
                            <a:chExt cx="3286125" cy="3286125"/>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wps:wsp>
                          <wps:cNvPr id="34" name="Text Box 2"/>
                          <wps:cNvSpPr txBox="1">
                            <a:spLocks noChangeArrowheads="1"/>
                          </wps:cNvSpPr>
                          <wps:spPr bwMode="auto">
                            <a:xfrm>
                              <a:off x="485775" y="161925"/>
                              <a:ext cx="323850" cy="386080"/>
                            </a:xfrm>
                            <a:prstGeom prst="rect">
                              <a:avLst/>
                            </a:prstGeom>
                            <a:noFill/>
                            <a:ln w="9525">
                              <a:noFill/>
                              <a:miter lim="800000"/>
                              <a:headEnd/>
                              <a:tailEnd/>
                            </a:ln>
                          </wps:spPr>
                          <wps:txbx>
                            <w:txbxContent>
                              <w:p w14:paraId="0CDAB5C7" w14:textId="2A511606" w:rsidR="00C0611B" w:rsidRPr="00127176" w:rsidRDefault="00C0611B" w:rsidP="00F60B59">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3E6839B0" id="Group 38" o:spid="_x0000_s1053" style="position:absolute;left:0;text-align:left;margin-left:-15.75pt;margin-top:.2pt;width:519.75pt;height:258.75pt;z-index:251691008" coordsize="66008,328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">
                <v:group id="Group 36" o:spid="_x0000_s1054" style="position:absolute;width:32575;height:32575" coordsize="32575,32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Picture 7" o:spid="_x0000_s1055" type="#_x0000_t75" style="position:absolute;width:32575;height:32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">
                    <v:imagedata r:id="rId27" o:title=""/>
                  </v:shape>
                  <v:shape id="Text Box 2" o:spid="_x0000_s1056" type="#_x0000_t202" style="position:absolute;left:5048;top:1809;width:3238;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" filled="f" stroked="f">
                    <v:textbox style="mso-fit-shape-to-text:t">
                      <w:txbxContent>
                        <w:p w14:paraId="0D91D61C" w14:textId="77777777" w:rsidR="00C0611B" w:rsidRPr="00127176" w:rsidRDefault="00C0611B" w:rsidP="00F60B59">
                          <w:pPr>
                            <w:rPr>
                              <w:b/>
                              <w:lang w:val="en-US"/>
                            </w:rPr>
                          </w:pPr>
                          <w:r w:rsidRPr="00127176">
                            <w:rPr>
                              <w:b/>
                            </w:rPr>
                            <w:t>a.</w:t>
                          </w:r>
                        </w:p>
                      </w:txbxContent>
                    </v:textbox>
                  </v:shape>
                </v:group>
                <v:group id="Group 35" o:spid="_x0000_s1057" style="position:absolute;left:33147;width:32861;height:32861" coordsize="32861,32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Picture 16" o:spid="_x0000_s1058" type="#_x0000_t75" style="position:absolute;width:32861;height:32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">
                    <v:imagedata r:id="rId28" o:title=""/>
                  </v:shape>
                  <v:shape id="Text Box 2" o:spid="_x0000_s1059" type="#_x0000_t202" style="position:absolute;left:4857;top:1619;width:3239;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" filled="f" stroked="f">
                    <v:textbox style="mso-fit-shape-to-text:t">
                      <w:txbxContent>
                        <w:p w14:paraId="0CDAB5C7" w14:textId="2A511606" w:rsidR="00C0611B" w:rsidRPr="00127176" w:rsidRDefault="00C0611B" w:rsidP="00F60B59">
                          <w:pPr>
                            <w:rPr>
                              <w:b/>
                              <w:lang w:val="en-US"/>
                            </w:rPr>
                          </w:pPr>
                          <w:r>
                            <w:rPr>
                              <w:b/>
                            </w:rPr>
                            <w:t>b</w:t>
                          </w:r>
                          <w:r w:rsidRPr="00127176">
                            <w:rPr>
                              <w:b/>
                            </w:rPr>
                            <w:t>.</w:t>
                          </w:r>
                        </w:p>
                      </w:txbxContent>
                    </v:textbox>
                  </v:shape>
                </v:group>
                <w10:wrap type="topAndBottom"/>
              </v:group>
            </w:pict>
          </mc:Fallback>
        </mc:AlternateContent>
      </w:r>
      <w:r w:rsidRPr="00F60B59">
        <w:rPr>
          <w:rFonts w:ascii="Arial" w:hAnsi="Arial" w:cs="Arial"/>
          <w:bCs/>
          <w:sz w:val="16"/>
          <w:szCs w:val="16"/>
          <w:lang w:val="en-US"/>
        </w:rPr>
        <w:t>Fi</w:t>
      </w:r>
      <w:r>
        <w:rPr>
          <w:rFonts w:ascii="Arial" w:hAnsi="Arial" w:cs="Arial"/>
          <w:bCs/>
          <w:sz w:val="16"/>
          <w:szCs w:val="16"/>
          <w:lang w:val="en-US"/>
        </w:rPr>
        <w:t xml:space="preserve">gure 7. Individual movement turning influence score (a) and movement speeding influence score (b) as a function of </w:t>
      </w:r>
      <w:del w:id="557" w:author="Mara Thomas" w:date="2021-12-13T15:00:00Z">
        <w:r w:rsidDel="0058411E">
          <w:rPr>
            <w:rFonts w:ascii="Arial" w:hAnsi="Arial" w:cs="Arial"/>
            <w:bCs/>
            <w:sz w:val="16"/>
            <w:szCs w:val="16"/>
            <w:lang w:val="en-US"/>
          </w:rPr>
          <w:delText xml:space="preserve">overall </w:delText>
        </w:r>
      </w:del>
      <w:r>
        <w:rPr>
          <w:rFonts w:ascii="Arial" w:hAnsi="Arial" w:cs="Arial"/>
          <w:bCs/>
          <w:sz w:val="16"/>
          <w:szCs w:val="16"/>
          <w:lang w:val="en-US"/>
        </w:rPr>
        <w:t>proportion of time spent in the front half of the group. Each dot represents one individual, with color indicating status and shape indicating group</w:t>
      </w:r>
      <w:ins w:id="558" w:author="Mara Thomas" w:date="2021-12-13T15:01:00Z">
        <w:r w:rsidR="0058411E">
          <w:rPr>
            <w:rFonts w:ascii="Arial" w:hAnsi="Arial" w:cs="Arial"/>
            <w:bCs/>
            <w:sz w:val="16"/>
            <w:szCs w:val="16"/>
            <w:lang w:val="en-US"/>
          </w:rPr>
          <w:t xml:space="preserve"> membership</w:t>
        </w:r>
      </w:ins>
      <w:r>
        <w:rPr>
          <w:rFonts w:ascii="Arial" w:hAnsi="Arial" w:cs="Arial"/>
          <w:bCs/>
          <w:sz w:val="16"/>
          <w:szCs w:val="16"/>
          <w:lang w:val="en-US"/>
        </w:rPr>
        <w:t>.</w:t>
      </w:r>
    </w:p>
    <w:p w14:paraId="1E1794BF" w14:textId="63005F66" w:rsidR="00F60B59" w:rsidRDefault="00F60B59" w:rsidP="00240432">
      <w:pPr>
        <w:spacing w:line="360" w:lineRule="auto"/>
        <w:jc w:val="both"/>
        <w:rPr>
          <w:rFonts w:ascii="Arial" w:hAnsi="Arial" w:cs="Arial"/>
          <w:bCs/>
          <w:sz w:val="16"/>
          <w:szCs w:val="16"/>
          <w:lang w:val="en-US"/>
        </w:rPr>
      </w:pPr>
    </w:p>
    <w:p w14:paraId="70EB9814" w14:textId="77777777" w:rsidR="00F60B59" w:rsidRPr="00F60B59" w:rsidRDefault="00F60B59" w:rsidP="00240432">
      <w:pPr>
        <w:spacing w:line="360" w:lineRule="auto"/>
        <w:jc w:val="both"/>
        <w:rPr>
          <w:rFonts w:ascii="Arial" w:hAnsi="Arial" w:cs="Arial"/>
          <w:bCs/>
          <w:sz w:val="16"/>
          <w:szCs w:val="16"/>
          <w:lang w:val="en-US"/>
        </w:rPr>
      </w:pPr>
    </w:p>
    <w:p w14:paraId="49C8E587" w14:textId="41821CD3" w:rsidR="00711671" w:rsidRPr="006D69C5" w:rsidRDefault="0036157B" w:rsidP="00240432">
      <w:pPr>
        <w:spacing w:line="360" w:lineRule="auto"/>
        <w:jc w:val="both"/>
        <w:rPr>
          <w:rFonts w:cstheme="minorHAnsi"/>
          <w:b/>
          <w:bCs/>
          <w:sz w:val="28"/>
          <w:szCs w:val="28"/>
          <w:lang w:val="en-US"/>
        </w:rPr>
      </w:pPr>
      <w:r w:rsidRPr="006D69C5">
        <w:rPr>
          <w:rFonts w:cstheme="minorHAnsi"/>
          <w:b/>
          <w:bCs/>
          <w:sz w:val="28"/>
          <w:szCs w:val="28"/>
          <w:lang w:val="en-US"/>
        </w:rPr>
        <w:t>DISCUSSION</w:t>
      </w:r>
    </w:p>
    <w:p w14:paraId="4A01DDF5" w14:textId="2FA639D8" w:rsidR="004F39F8" w:rsidRPr="006D69C5" w:rsidRDefault="00092024" w:rsidP="0046087B">
      <w:pPr>
        <w:spacing w:line="360" w:lineRule="auto"/>
        <w:jc w:val="both"/>
        <w:rPr>
          <w:rFonts w:cstheme="minorHAnsi"/>
          <w:lang w:val="en-US"/>
        </w:rPr>
      </w:pPr>
      <w:r w:rsidRPr="006D69C5">
        <w:rPr>
          <w:rFonts w:cstheme="minorHAnsi"/>
          <w:lang w:val="en-US"/>
        </w:rPr>
        <w:t>In this study</w:t>
      </w:r>
      <w:r w:rsidR="001D5CC8" w:rsidRPr="006D69C5">
        <w:rPr>
          <w:rFonts w:cstheme="minorHAnsi"/>
          <w:lang w:val="en-US"/>
        </w:rPr>
        <w:t>,</w:t>
      </w:r>
      <w:r w:rsidRPr="006D69C5">
        <w:rPr>
          <w:rFonts w:cstheme="minorHAnsi"/>
          <w:lang w:val="en-US"/>
        </w:rPr>
        <w:t xml:space="preserve"> we </w:t>
      </w:r>
      <w:r w:rsidR="00892AD3" w:rsidRPr="006D69C5">
        <w:rPr>
          <w:rFonts w:cstheme="minorHAnsi"/>
          <w:lang w:val="en-US"/>
        </w:rPr>
        <w:t>analyzed</w:t>
      </w:r>
      <w:r w:rsidR="00234190" w:rsidRPr="006D69C5">
        <w:rPr>
          <w:rFonts w:cstheme="minorHAnsi"/>
          <w:lang w:val="en-US"/>
        </w:rPr>
        <w:t xml:space="preserve"> simultaneous </w:t>
      </w:r>
      <w:r w:rsidR="001D5CC8" w:rsidRPr="006D69C5">
        <w:rPr>
          <w:rFonts w:cstheme="minorHAnsi"/>
          <w:lang w:val="en-US"/>
        </w:rPr>
        <w:t xml:space="preserve">movement </w:t>
      </w:r>
      <w:r w:rsidR="00234190" w:rsidRPr="006D69C5">
        <w:rPr>
          <w:rFonts w:cstheme="minorHAnsi"/>
          <w:lang w:val="en-US"/>
        </w:rPr>
        <w:t xml:space="preserve">trajectories of </w:t>
      </w:r>
      <w:del w:id="559" w:author="Mara Thomas" w:date="2021-12-13T15:01:00Z">
        <w:r w:rsidR="00234190" w:rsidRPr="006D69C5" w:rsidDel="008C31A3">
          <w:rPr>
            <w:rFonts w:cstheme="minorHAnsi"/>
            <w:lang w:val="en-US"/>
          </w:rPr>
          <w:delText xml:space="preserve">most </w:delText>
        </w:r>
      </w:del>
      <w:r w:rsidR="00234190" w:rsidRPr="006D69C5">
        <w:rPr>
          <w:rFonts w:cstheme="minorHAnsi"/>
          <w:lang w:val="en-US"/>
        </w:rPr>
        <w:t>individuals in social groups of highly cohesive meerkat</w:t>
      </w:r>
      <w:r w:rsidR="001D5CC8" w:rsidRPr="006D69C5">
        <w:rPr>
          <w:rFonts w:cstheme="minorHAnsi"/>
          <w:lang w:val="en-US"/>
        </w:rPr>
        <w:t>s</w:t>
      </w:r>
      <w:r w:rsidR="00234190" w:rsidRPr="006D69C5">
        <w:rPr>
          <w:rFonts w:cstheme="minorHAnsi"/>
          <w:lang w:val="en-US"/>
        </w:rPr>
        <w:t xml:space="preserve"> </w:t>
      </w:r>
      <w:r w:rsidR="001D5CC8" w:rsidRPr="006D69C5">
        <w:rPr>
          <w:rFonts w:cstheme="minorHAnsi"/>
          <w:lang w:val="en-US"/>
        </w:rPr>
        <w:t>while foraging</w:t>
      </w:r>
      <w:r w:rsidR="00234190" w:rsidRPr="006D69C5">
        <w:rPr>
          <w:rFonts w:cstheme="minorHAnsi"/>
          <w:lang w:val="en-US"/>
        </w:rPr>
        <w:t xml:space="preserve">. We </w:t>
      </w:r>
      <w:ins w:id="560" w:author="Mara Thomas" w:date="2021-12-13T15:02:00Z">
        <w:r w:rsidR="008C31A3">
          <w:rPr>
            <w:rFonts w:cstheme="minorHAnsi"/>
            <w:lang w:val="en-US"/>
          </w:rPr>
          <w:t xml:space="preserve">assessed </w:t>
        </w:r>
      </w:ins>
      <w:ins w:id="561" w:author="Mara Thomas" w:date="2021-12-13T15:03:00Z">
        <w:r w:rsidR="00AD6ECB">
          <w:rPr>
            <w:rFonts w:cstheme="minorHAnsi"/>
            <w:lang w:val="en-US"/>
          </w:rPr>
          <w:t>whether</w:t>
        </w:r>
      </w:ins>
      <w:ins w:id="562" w:author="Mara Thomas" w:date="2021-12-13T15:02:00Z">
        <w:r w:rsidR="008C31A3">
          <w:rPr>
            <w:rFonts w:cstheme="minorHAnsi"/>
            <w:lang w:val="en-US"/>
          </w:rPr>
          <w:t xml:space="preserve"> </w:t>
        </w:r>
      </w:ins>
      <w:ins w:id="563" w:author="Mara Thomas" w:date="2021-12-13T15:03:00Z">
        <w:r w:rsidR="008C31A3">
          <w:rPr>
            <w:rFonts w:cstheme="minorHAnsi"/>
            <w:lang w:val="en-US"/>
          </w:rPr>
          <w:t xml:space="preserve">the position and movement of </w:t>
        </w:r>
      </w:ins>
      <w:ins w:id="564" w:author="Mara Thomas" w:date="2021-12-13T15:02:00Z">
        <w:r w:rsidR="008C31A3">
          <w:rPr>
            <w:rFonts w:cstheme="minorHAnsi"/>
            <w:lang w:val="en-US"/>
          </w:rPr>
          <w:t xml:space="preserve">individual animals </w:t>
        </w:r>
      </w:ins>
      <w:ins w:id="565" w:author="Mara Thomas" w:date="2021-12-13T15:04:00Z">
        <w:r w:rsidR="00AD6ECB">
          <w:rPr>
            <w:rFonts w:cstheme="minorHAnsi"/>
            <w:lang w:val="en-US"/>
          </w:rPr>
          <w:t>affects</w:t>
        </w:r>
      </w:ins>
      <w:ins w:id="566" w:author="Mara Thomas" w:date="2021-12-13T15:02:00Z">
        <w:r w:rsidR="008C31A3">
          <w:rPr>
            <w:rFonts w:cstheme="minorHAnsi"/>
            <w:lang w:val="en-US"/>
          </w:rPr>
          <w:t xml:space="preserve"> the </w:t>
        </w:r>
      </w:ins>
      <w:del w:id="567" w:author="Mara Thomas" w:date="2021-12-13T15:02:00Z">
        <w:r w:rsidR="00234190" w:rsidRPr="006D69C5" w:rsidDel="008C31A3">
          <w:rPr>
            <w:rFonts w:cstheme="minorHAnsi"/>
            <w:lang w:val="en-US"/>
          </w:rPr>
          <w:delText>measured</w:delText>
        </w:r>
        <w:r w:rsidR="006D14DB" w:rsidDel="008C31A3">
          <w:rPr>
            <w:rFonts w:cstheme="minorHAnsi"/>
            <w:lang w:val="en-US"/>
          </w:rPr>
          <w:delText xml:space="preserve"> the </w:delText>
        </w:r>
      </w:del>
      <w:r w:rsidR="006D14DB">
        <w:rPr>
          <w:rFonts w:cstheme="minorHAnsi"/>
          <w:lang w:val="en-US"/>
        </w:rPr>
        <w:t xml:space="preserve">probability </w:t>
      </w:r>
      <w:del w:id="568" w:author="Mara Thomas" w:date="2021-12-13T15:02:00Z">
        <w:r w:rsidR="006D14DB" w:rsidDel="008C31A3">
          <w:rPr>
            <w:rFonts w:cstheme="minorHAnsi"/>
            <w:lang w:val="en-US"/>
          </w:rPr>
          <w:delText>that the</w:delText>
        </w:r>
      </w:del>
      <w:ins w:id="569" w:author="Mara Thomas" w:date="2021-12-13T15:02:00Z">
        <w:r w:rsidR="008C31A3">
          <w:rPr>
            <w:rFonts w:cstheme="minorHAnsi"/>
            <w:lang w:val="en-US"/>
          </w:rPr>
          <w:t>of</w:t>
        </w:r>
      </w:ins>
      <w:r w:rsidR="006D14DB">
        <w:rPr>
          <w:rFonts w:cstheme="minorHAnsi"/>
          <w:lang w:val="en-US"/>
        </w:rPr>
        <w:t xml:space="preserve"> </w:t>
      </w:r>
      <w:ins w:id="570" w:author="Mara Thomas" w:date="2021-12-13T15:02:00Z">
        <w:r w:rsidR="008C31A3">
          <w:rPr>
            <w:rFonts w:cstheme="minorHAnsi"/>
            <w:lang w:val="en-US"/>
          </w:rPr>
          <w:t xml:space="preserve">the </w:t>
        </w:r>
      </w:ins>
      <w:ins w:id="571" w:author="Mara Thomas" w:date="2021-12-13T15:03:00Z">
        <w:r w:rsidR="008C31A3">
          <w:rPr>
            <w:rFonts w:cstheme="minorHAnsi"/>
            <w:lang w:val="en-US"/>
          </w:rPr>
          <w:t xml:space="preserve">whole </w:t>
        </w:r>
      </w:ins>
      <w:r w:rsidR="006D14DB">
        <w:rPr>
          <w:rFonts w:cstheme="minorHAnsi"/>
          <w:lang w:val="en-US"/>
        </w:rPr>
        <w:t xml:space="preserve">group </w:t>
      </w:r>
      <w:del w:id="572" w:author="Mara Thomas" w:date="2021-12-13T15:02:00Z">
        <w:r w:rsidR="006D14DB" w:rsidDel="008C31A3">
          <w:rPr>
            <w:rFonts w:cstheme="minorHAnsi"/>
            <w:lang w:val="en-US"/>
          </w:rPr>
          <w:delText>would</w:delText>
        </w:r>
        <w:r w:rsidR="003F37FD" w:rsidDel="008C31A3">
          <w:rPr>
            <w:rFonts w:cstheme="minorHAnsi"/>
            <w:lang w:val="en-US"/>
          </w:rPr>
          <w:delText xml:space="preserve"> turn</w:delText>
        </w:r>
      </w:del>
      <w:ins w:id="573" w:author="Mara Thomas" w:date="2021-12-13T15:02:00Z">
        <w:r w:rsidR="008C31A3">
          <w:rPr>
            <w:rFonts w:cstheme="minorHAnsi"/>
            <w:lang w:val="en-US"/>
          </w:rPr>
          <w:t>to turn</w:t>
        </w:r>
      </w:ins>
      <w:r w:rsidR="006D14DB">
        <w:rPr>
          <w:rFonts w:cstheme="minorHAnsi"/>
          <w:lang w:val="en-US"/>
        </w:rPr>
        <w:t xml:space="preserve"> towards a given direction or </w:t>
      </w:r>
      <w:del w:id="574" w:author="Mara Thomas" w:date="2021-12-13T15:03:00Z">
        <w:r w:rsidR="006D14DB" w:rsidDel="008C31A3">
          <w:rPr>
            <w:rFonts w:cstheme="minorHAnsi"/>
            <w:lang w:val="en-US"/>
          </w:rPr>
          <w:delText>chang</w:delText>
        </w:r>
      </w:del>
      <w:del w:id="575" w:author="Mara Thomas" w:date="2021-12-13T15:02:00Z">
        <w:r w:rsidR="006D14DB" w:rsidDel="008C31A3">
          <w:rPr>
            <w:rFonts w:cstheme="minorHAnsi"/>
            <w:lang w:val="en-US"/>
          </w:rPr>
          <w:delText>e</w:delText>
        </w:r>
      </w:del>
      <w:ins w:id="576" w:author="Mara Thomas" w:date="2021-12-13T15:03:00Z">
        <w:r w:rsidR="008C31A3">
          <w:rPr>
            <w:rFonts w:cstheme="minorHAnsi"/>
            <w:lang w:val="en-US"/>
          </w:rPr>
          <w:t>to change</w:t>
        </w:r>
      </w:ins>
      <w:r w:rsidR="006D14DB">
        <w:rPr>
          <w:rFonts w:cstheme="minorHAnsi"/>
          <w:lang w:val="en-US"/>
        </w:rPr>
        <w:t xml:space="preserve"> its speed </w:t>
      </w:r>
      <w:del w:id="577" w:author="Mara Thomas" w:date="2021-12-13T15:03:00Z">
        <w:r w:rsidR="006D14DB" w:rsidDel="008C31A3">
          <w:rPr>
            <w:rFonts w:cstheme="minorHAnsi"/>
            <w:lang w:val="en-US"/>
          </w:rPr>
          <w:delText>depending on the position and movement</w:delText>
        </w:r>
        <w:r w:rsidR="003F37FD" w:rsidDel="008C31A3">
          <w:rPr>
            <w:rFonts w:cstheme="minorHAnsi"/>
            <w:lang w:val="en-US"/>
          </w:rPr>
          <w:delText xml:space="preserve"> of focal individuals as proxies for their influence, </w:delText>
        </w:r>
      </w:del>
      <w:r w:rsidR="003F37FD">
        <w:rPr>
          <w:rFonts w:cstheme="minorHAnsi"/>
          <w:lang w:val="en-US"/>
        </w:rPr>
        <w:t xml:space="preserve">and compared </w:t>
      </w:r>
      <w:ins w:id="578" w:author="Mara Thomas" w:date="2021-12-13T15:04:00Z">
        <w:r w:rsidR="00AD6ECB">
          <w:rPr>
            <w:rFonts w:cstheme="minorHAnsi"/>
            <w:lang w:val="en-US"/>
          </w:rPr>
          <w:t xml:space="preserve">the resulting </w:t>
        </w:r>
      </w:ins>
      <w:del w:id="579" w:author="Mara Thomas" w:date="2021-12-13T15:03:00Z">
        <w:r w:rsidR="003F37FD" w:rsidDel="008C31A3">
          <w:rPr>
            <w:rFonts w:cstheme="minorHAnsi"/>
            <w:lang w:val="en-US"/>
          </w:rPr>
          <w:delText xml:space="preserve">those </w:delText>
        </w:r>
      </w:del>
      <w:ins w:id="580" w:author="Mara Thomas" w:date="2021-12-13T15:03:00Z">
        <w:r w:rsidR="008C31A3">
          <w:rPr>
            <w:rFonts w:cstheme="minorHAnsi"/>
            <w:lang w:val="en-US"/>
          </w:rPr>
          <w:t xml:space="preserve">influence scores </w:t>
        </w:r>
      </w:ins>
      <w:r w:rsidR="003F37FD">
        <w:rPr>
          <w:rFonts w:cstheme="minorHAnsi"/>
          <w:lang w:val="en-US"/>
        </w:rPr>
        <w:t xml:space="preserve">between </w:t>
      </w:r>
      <w:ins w:id="581" w:author="Mara Thomas" w:date="2021-12-13T15:03:00Z">
        <w:r w:rsidR="008C31A3">
          <w:rPr>
            <w:rFonts w:cstheme="minorHAnsi"/>
            <w:lang w:val="en-US"/>
          </w:rPr>
          <w:t xml:space="preserve">animals of different </w:t>
        </w:r>
      </w:ins>
      <w:r w:rsidR="003F37FD">
        <w:rPr>
          <w:rFonts w:cstheme="minorHAnsi"/>
          <w:lang w:val="en-US"/>
        </w:rPr>
        <w:t>social status</w:t>
      </w:r>
      <w:del w:id="582" w:author="Mara Thomas" w:date="2021-12-13T15:03:00Z">
        <w:r w:rsidR="003F37FD" w:rsidDel="008C31A3">
          <w:rPr>
            <w:rFonts w:cstheme="minorHAnsi"/>
            <w:lang w:val="en-US"/>
          </w:rPr>
          <w:delText>es</w:delText>
        </w:r>
      </w:del>
      <w:r w:rsidR="003F37FD">
        <w:rPr>
          <w:rFonts w:cstheme="minorHAnsi"/>
          <w:lang w:val="en-US"/>
        </w:rPr>
        <w:t>.</w:t>
      </w:r>
      <w:r w:rsidR="00234190" w:rsidRPr="006D69C5">
        <w:rPr>
          <w:rFonts w:cstheme="minorHAnsi"/>
          <w:lang w:val="en-US"/>
        </w:rPr>
        <w:t xml:space="preserve"> </w:t>
      </w:r>
      <w:r w:rsidR="003F37FD">
        <w:rPr>
          <w:rFonts w:cstheme="minorHAnsi"/>
          <w:lang w:val="en-US"/>
        </w:rPr>
        <w:t xml:space="preserve">We also </w:t>
      </w:r>
      <w:ins w:id="583" w:author="Mara Thomas" w:date="2021-12-13T15:04:00Z">
        <w:r w:rsidR="00637D9A">
          <w:rPr>
            <w:rFonts w:cstheme="minorHAnsi"/>
            <w:lang w:val="en-US"/>
          </w:rPr>
          <w:t xml:space="preserve">tested, whether individuals with high influence </w:t>
        </w:r>
      </w:ins>
      <w:ins w:id="584" w:author="Mara Thomas" w:date="2021-12-13T15:05:00Z">
        <w:r w:rsidR="00637D9A">
          <w:rPr>
            <w:rFonts w:cstheme="minorHAnsi"/>
            <w:lang w:val="en-US"/>
          </w:rPr>
          <w:t xml:space="preserve">scores were more likely to be </w:t>
        </w:r>
      </w:ins>
      <w:del w:id="585" w:author="Mara Thomas" w:date="2021-12-13T15:05:00Z">
        <w:r w:rsidR="003F37FD" w:rsidDel="00637D9A">
          <w:rPr>
            <w:rFonts w:cstheme="minorHAnsi"/>
            <w:lang w:val="en-US"/>
          </w:rPr>
          <w:delText xml:space="preserve">calculated </w:delText>
        </w:r>
        <w:r w:rsidR="00234190" w:rsidRPr="006D69C5" w:rsidDel="00637D9A">
          <w:rPr>
            <w:rFonts w:cstheme="minorHAnsi"/>
            <w:lang w:val="en-US"/>
          </w:rPr>
          <w:delText xml:space="preserve">the average position of </w:delText>
        </w:r>
        <w:r w:rsidR="00B011CD" w:rsidRPr="006D69C5" w:rsidDel="00637D9A">
          <w:rPr>
            <w:rFonts w:cstheme="minorHAnsi"/>
            <w:lang w:val="en-US"/>
          </w:rPr>
          <w:delText xml:space="preserve">each </w:delText>
        </w:r>
        <w:r w:rsidR="00234190" w:rsidRPr="006D69C5" w:rsidDel="00637D9A">
          <w:rPr>
            <w:rFonts w:cstheme="minorHAnsi"/>
            <w:lang w:val="en-US"/>
          </w:rPr>
          <w:delText>individual along the axis of movement</w:delText>
        </w:r>
        <w:r w:rsidR="00B011CD" w:rsidRPr="006D69C5" w:rsidDel="00637D9A">
          <w:rPr>
            <w:rFonts w:cstheme="minorHAnsi"/>
            <w:lang w:val="en-US"/>
          </w:rPr>
          <w:delText xml:space="preserve">, </w:delText>
        </w:r>
        <w:r w:rsidR="003F37FD" w:rsidDel="00637D9A">
          <w:rPr>
            <w:rFonts w:cstheme="minorHAnsi"/>
            <w:lang w:val="en-US"/>
          </w:rPr>
          <w:delText xml:space="preserve">in order to compare one’s turning or speeding influence with its propensity to be </w:delText>
        </w:r>
      </w:del>
      <w:r w:rsidR="003F37FD">
        <w:rPr>
          <w:rFonts w:cstheme="minorHAnsi"/>
          <w:lang w:val="en-US"/>
        </w:rPr>
        <w:t>in the front of the group</w:t>
      </w:r>
      <w:r w:rsidR="00B011CD" w:rsidRPr="006D69C5">
        <w:rPr>
          <w:rFonts w:cstheme="minorHAnsi"/>
          <w:lang w:val="en-US"/>
        </w:rPr>
        <w:t xml:space="preserve">. The comparison of </w:t>
      </w:r>
      <w:r w:rsidR="00127176">
        <w:rPr>
          <w:rFonts w:cstheme="minorHAnsi"/>
          <w:lang w:val="en-US"/>
        </w:rPr>
        <w:t>five</w:t>
      </w:r>
      <w:r w:rsidR="00B011CD" w:rsidRPr="006D69C5">
        <w:rPr>
          <w:rFonts w:cstheme="minorHAnsi"/>
          <w:lang w:val="en-US"/>
        </w:rPr>
        <w:t xml:space="preserve"> different groups as well as the use of different, complementary metrics to measure influence allow us to draw nuanced conclusions </w:t>
      </w:r>
      <w:r w:rsidR="001F34A3" w:rsidRPr="006D69C5">
        <w:rPr>
          <w:rFonts w:cstheme="minorHAnsi"/>
          <w:lang w:val="en-US"/>
        </w:rPr>
        <w:t xml:space="preserve">regarding </w:t>
      </w:r>
      <w:ins w:id="586" w:author="Mara Thomas" w:date="2021-12-13T15:05:00Z">
        <w:r w:rsidR="008D127B">
          <w:rPr>
            <w:rFonts w:cstheme="minorHAnsi"/>
            <w:lang w:val="en-US"/>
          </w:rPr>
          <w:t xml:space="preserve">the </w:t>
        </w:r>
      </w:ins>
      <w:r w:rsidR="001F34A3" w:rsidRPr="006D69C5">
        <w:rPr>
          <w:rFonts w:cstheme="minorHAnsi"/>
          <w:lang w:val="en-US"/>
        </w:rPr>
        <w:t xml:space="preserve">mechanisms of </w:t>
      </w:r>
      <w:r w:rsidR="008B5782">
        <w:rPr>
          <w:rFonts w:cstheme="minorHAnsi"/>
          <w:lang w:val="en-US"/>
        </w:rPr>
        <w:t>collective decision-making</w:t>
      </w:r>
      <w:r w:rsidR="001F34A3" w:rsidRPr="006D69C5">
        <w:rPr>
          <w:rFonts w:cstheme="minorHAnsi"/>
          <w:lang w:val="en-US"/>
        </w:rPr>
        <w:t xml:space="preserve"> in meerkats.</w:t>
      </w:r>
    </w:p>
    <w:p w14:paraId="1C94810D" w14:textId="3A07CE81" w:rsidR="009E4291" w:rsidRDefault="0096235B" w:rsidP="001F34A3">
      <w:pPr>
        <w:spacing w:line="360" w:lineRule="auto"/>
        <w:jc w:val="both"/>
        <w:rPr>
          <w:ins w:id="587" w:author="Mara Thomas" w:date="2021-12-13T15:17:00Z"/>
          <w:rFonts w:cstheme="minorHAnsi"/>
          <w:lang w:val="en-US"/>
        </w:rPr>
      </w:pPr>
      <w:del w:id="588" w:author="Mara Thomas" w:date="2021-12-13T15:05:00Z">
        <w:r w:rsidDel="008D127B">
          <w:rPr>
            <w:rFonts w:cstheme="minorHAnsi"/>
            <w:lang w:val="en-US"/>
          </w:rPr>
          <w:delText xml:space="preserve">In order to define influence within a given social system, it is important to know something about the decision-making mechanisms at play, and in particular the type of cues that individuals follow </w:delText>
        </w:r>
        <w:r w:rsidDel="008D127B">
          <w:rPr>
            <w:rFonts w:cstheme="minorHAnsi"/>
            <w:lang w:val="en-US"/>
          </w:rPr>
          <w:fldChar w:fldCharType="begin"/>
        </w:r>
        <w:r w:rsidDel="008D127B">
          <w:rPr>
            <w:rFonts w:cstheme="minorHAnsi"/>
            <w:lang w:val="en-US"/>
          </w:rPr>
          <w:delInstrText xml:space="preserve"> ADDIN ZOTERO_ITEM CSL_CITATION {"citationID":"lGx9g8pd","properties":{"formattedCitation":"(Strandburg-Peshkin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delInstrText>
        </w:r>
        <w:r w:rsidDel="008D127B">
          <w:rPr>
            <w:rFonts w:cstheme="minorHAnsi"/>
            <w:lang w:val="en-US"/>
          </w:rPr>
          <w:fldChar w:fldCharType="separate"/>
        </w:r>
        <w:r w:rsidRPr="0096235B" w:rsidDel="008D127B">
          <w:rPr>
            <w:rFonts w:ascii="Calibri" w:hAnsi="Calibri" w:cs="Calibri"/>
            <w:lang w:val="en-US"/>
          </w:rPr>
          <w:delText>(Strandburg-Peshkin et al. 2018)</w:delText>
        </w:r>
        <w:r w:rsidDel="008D127B">
          <w:rPr>
            <w:rFonts w:cstheme="minorHAnsi"/>
            <w:lang w:val="en-US"/>
          </w:rPr>
          <w:fldChar w:fldCharType="end"/>
        </w:r>
        <w:r w:rsidDel="008D127B">
          <w:rPr>
            <w:rFonts w:cstheme="minorHAnsi"/>
            <w:lang w:val="en-US"/>
          </w:rPr>
          <w:delText>. Here we</w:delText>
        </w:r>
      </w:del>
      <w:ins w:id="589" w:author="Mara Thomas" w:date="2021-12-13T15:05:00Z">
        <w:r w:rsidR="008D127B">
          <w:rPr>
            <w:rFonts w:cstheme="minorHAnsi"/>
            <w:lang w:val="en-US"/>
          </w:rPr>
          <w:t>We</w:t>
        </w:r>
      </w:ins>
      <w:r>
        <w:rPr>
          <w:rFonts w:cstheme="minorHAnsi"/>
          <w:lang w:val="en-US"/>
        </w:rPr>
        <w:t xml:space="preserve"> found that </w:t>
      </w:r>
      <w:del w:id="590" w:author="Mara Thomas" w:date="2021-12-13T15:08:00Z">
        <w:r w:rsidDel="00653409">
          <w:rPr>
            <w:rFonts w:cstheme="minorHAnsi"/>
            <w:lang w:val="en-US"/>
          </w:rPr>
          <w:delText>both the</w:delText>
        </w:r>
      </w:del>
      <w:ins w:id="591" w:author="Mara Thomas" w:date="2021-12-13T15:08:00Z">
        <w:r w:rsidR="00653409">
          <w:rPr>
            <w:rFonts w:cstheme="minorHAnsi"/>
            <w:lang w:val="en-US"/>
          </w:rPr>
          <w:t>the speed and direction of movement</w:t>
        </w:r>
      </w:ins>
      <w:r>
        <w:rPr>
          <w:rFonts w:cstheme="minorHAnsi"/>
          <w:lang w:val="en-US"/>
        </w:rPr>
        <w:t xml:space="preserve"> </w:t>
      </w:r>
      <w:del w:id="592" w:author="Mara Thomas" w:date="2021-12-13T15:08:00Z">
        <w:r w:rsidDel="00653409">
          <w:rPr>
            <w:rFonts w:cstheme="minorHAnsi"/>
            <w:lang w:val="en-US"/>
          </w:rPr>
          <w:delText xml:space="preserve">position </w:delText>
        </w:r>
      </w:del>
      <w:r>
        <w:rPr>
          <w:rFonts w:cstheme="minorHAnsi"/>
          <w:lang w:val="en-US"/>
        </w:rPr>
        <w:t xml:space="preserve">of </w:t>
      </w:r>
      <w:ins w:id="593" w:author="Mara Thomas" w:date="2021-12-13T15:08:00Z">
        <w:r w:rsidR="00653409">
          <w:rPr>
            <w:rFonts w:cstheme="minorHAnsi"/>
            <w:lang w:val="en-US"/>
          </w:rPr>
          <w:t>individuals</w:t>
        </w:r>
      </w:ins>
      <w:ins w:id="594" w:author="Mara Thomas" w:date="2021-12-13T15:10:00Z">
        <w:r w:rsidR="00653409">
          <w:rPr>
            <w:rFonts w:cstheme="minorHAnsi"/>
            <w:lang w:val="en-US"/>
          </w:rPr>
          <w:t>, but not their position,</w:t>
        </w:r>
      </w:ins>
      <w:ins w:id="595" w:author="Mara Thomas" w:date="2021-12-13T15:08:00Z">
        <w:r w:rsidR="00653409">
          <w:rPr>
            <w:rFonts w:cstheme="minorHAnsi"/>
            <w:lang w:val="en-US"/>
          </w:rPr>
          <w:t xml:space="preserve"> </w:t>
        </w:r>
      </w:ins>
      <w:del w:id="596" w:author="Mara Thomas" w:date="2021-12-13T15:08:00Z">
        <w:r w:rsidDel="00653409">
          <w:rPr>
            <w:rFonts w:cstheme="minorHAnsi"/>
            <w:lang w:val="en-US"/>
          </w:rPr>
          <w:delText xml:space="preserve">individuals relative to others and their movement in particular directions </w:delText>
        </w:r>
        <w:r w:rsidR="00892AD3" w:rsidDel="00653409">
          <w:rPr>
            <w:rFonts w:cstheme="minorHAnsi"/>
            <w:lang w:val="en-US"/>
          </w:rPr>
          <w:delText>are</w:delText>
        </w:r>
      </w:del>
      <w:ins w:id="597" w:author="Mara Thomas" w:date="2021-12-13T15:09:00Z">
        <w:r w:rsidR="00653409">
          <w:rPr>
            <w:rFonts w:cstheme="minorHAnsi"/>
            <w:lang w:val="en-US"/>
          </w:rPr>
          <w:t>was</w:t>
        </w:r>
      </w:ins>
      <w:r w:rsidR="00892AD3">
        <w:rPr>
          <w:rFonts w:cstheme="minorHAnsi"/>
          <w:lang w:val="en-US"/>
        </w:rPr>
        <w:t xml:space="preserve"> linked with the </w:t>
      </w:r>
      <w:ins w:id="598" w:author="Mara Thomas" w:date="2021-12-13T15:08:00Z">
        <w:r w:rsidR="00653409">
          <w:rPr>
            <w:rFonts w:cstheme="minorHAnsi"/>
            <w:lang w:val="en-US"/>
          </w:rPr>
          <w:t xml:space="preserve">speed and </w:t>
        </w:r>
      </w:ins>
      <w:r w:rsidR="00892AD3">
        <w:rPr>
          <w:rFonts w:cstheme="minorHAnsi"/>
          <w:lang w:val="en-US"/>
        </w:rPr>
        <w:t xml:space="preserve">direction </w:t>
      </w:r>
      <w:del w:id="599" w:author="Mara Thomas" w:date="2021-12-13T15:08:00Z">
        <w:r w:rsidR="00892AD3" w:rsidDel="00653409">
          <w:rPr>
            <w:rFonts w:cstheme="minorHAnsi"/>
            <w:lang w:val="en-US"/>
          </w:rPr>
          <w:delText xml:space="preserve">and speed </w:delText>
        </w:r>
      </w:del>
      <w:r w:rsidR="00892AD3">
        <w:rPr>
          <w:rFonts w:cstheme="minorHAnsi"/>
          <w:lang w:val="en-US"/>
        </w:rPr>
        <w:t>of the rest of the group</w:t>
      </w:r>
      <w:del w:id="600" w:author="Mara Thomas" w:date="2021-12-13T15:08:00Z">
        <w:r w:rsidR="00892AD3" w:rsidDel="00653409">
          <w:rPr>
            <w:rFonts w:cstheme="minorHAnsi"/>
            <w:lang w:val="en-US"/>
          </w:rPr>
          <w:delText xml:space="preserve"> to some extent</w:delText>
        </w:r>
      </w:del>
      <w:r w:rsidR="00892AD3">
        <w:rPr>
          <w:rFonts w:cstheme="minorHAnsi"/>
          <w:lang w:val="en-US"/>
        </w:rPr>
        <w:t xml:space="preserve">. </w:t>
      </w:r>
      <w:ins w:id="601" w:author="Mara Thomas" w:date="2021-12-13T15:10:00Z">
        <w:r w:rsidR="00653409">
          <w:rPr>
            <w:rFonts w:cstheme="minorHAnsi"/>
            <w:lang w:val="en-US"/>
          </w:rPr>
          <w:t xml:space="preserve">This contradicts </w:t>
        </w:r>
      </w:ins>
      <w:del w:id="602" w:author="Mara Thomas" w:date="2021-12-13T15:09:00Z">
        <w:r w:rsidR="00892AD3" w:rsidDel="00653409">
          <w:rPr>
            <w:rFonts w:cstheme="minorHAnsi"/>
            <w:lang w:val="en-US"/>
          </w:rPr>
          <w:delText>However</w:delText>
        </w:r>
        <w:r w:rsidR="00FE6F14" w:rsidDel="00653409">
          <w:rPr>
            <w:rFonts w:cstheme="minorHAnsi"/>
            <w:lang w:val="en-US"/>
          </w:rPr>
          <w:delText>,</w:delText>
        </w:r>
        <w:r w:rsidR="00892AD3" w:rsidDel="00653409">
          <w:rPr>
            <w:rFonts w:cstheme="minorHAnsi"/>
            <w:lang w:val="en-US"/>
          </w:rPr>
          <w:delText xml:space="preserve"> when looking at the interaction between position and movement, we</w:delText>
        </w:r>
        <w:r w:rsidR="001F34A3" w:rsidRPr="006D69C5" w:rsidDel="00653409">
          <w:rPr>
            <w:rFonts w:cstheme="minorHAnsi"/>
            <w:lang w:val="en-US"/>
          </w:rPr>
          <w:delText xml:space="preserve"> found that overall </w:delText>
        </w:r>
        <w:r w:rsidR="00892AD3" w:rsidDel="00653409">
          <w:rPr>
            <w:rFonts w:cstheme="minorHAnsi"/>
            <w:lang w:val="en-US"/>
          </w:rPr>
          <w:delText>the latter</w:delText>
        </w:r>
        <w:r w:rsidR="001F34A3" w:rsidRPr="006D69C5" w:rsidDel="00653409">
          <w:rPr>
            <w:rFonts w:cstheme="minorHAnsi"/>
            <w:lang w:val="en-US"/>
          </w:rPr>
          <w:delText xml:space="preserve"> is more important </w:delText>
        </w:r>
        <w:r w:rsidR="00892AD3" w:rsidDel="00653409">
          <w:rPr>
            <w:rFonts w:cstheme="minorHAnsi"/>
            <w:lang w:val="en-US"/>
          </w:rPr>
          <w:delText xml:space="preserve">than the former </w:delText>
        </w:r>
        <w:r w:rsidR="001F34A3" w:rsidRPr="006D69C5" w:rsidDel="00653409">
          <w:rPr>
            <w:rFonts w:cstheme="minorHAnsi"/>
            <w:lang w:val="en-US"/>
          </w:rPr>
          <w:delText xml:space="preserve">in predicting </w:delText>
        </w:r>
        <w:r w:rsidR="00A47676" w:rsidRPr="006D69C5" w:rsidDel="00653409">
          <w:rPr>
            <w:rFonts w:cstheme="minorHAnsi"/>
            <w:lang w:val="en-US"/>
          </w:rPr>
          <w:delText xml:space="preserve">which direction the group is going to go next, or when it will accelerate. </w:delText>
        </w:r>
      </w:del>
      <w:del w:id="603" w:author="Mara Thomas" w:date="2021-12-13T15:10:00Z">
        <w:r w:rsidR="00A47676" w:rsidRPr="006D69C5" w:rsidDel="00653409">
          <w:rPr>
            <w:rFonts w:cstheme="minorHAnsi"/>
            <w:lang w:val="en-US"/>
          </w:rPr>
          <w:delText xml:space="preserve">Though </w:delText>
        </w:r>
      </w:del>
      <w:r w:rsidR="00A47676" w:rsidRPr="006D69C5">
        <w:rPr>
          <w:rFonts w:cstheme="minorHAnsi"/>
          <w:lang w:val="en-US"/>
        </w:rPr>
        <w:t>classical models of collective movement</w:t>
      </w:r>
      <w:r w:rsidR="00093264" w:rsidRPr="006D69C5">
        <w:rPr>
          <w:rFonts w:cstheme="minorHAnsi"/>
          <w:lang w:val="en-US"/>
        </w:rPr>
        <w:t xml:space="preserve"> (</w:t>
      </w:r>
      <w:r w:rsidR="00093264" w:rsidRPr="00127176">
        <w:rPr>
          <w:rFonts w:cstheme="minorHAnsi"/>
          <w:lang w:val="en-US"/>
        </w:rPr>
        <w:t>REF</w:t>
      </w:r>
      <w:r w:rsidR="00093264" w:rsidRPr="006D69C5">
        <w:rPr>
          <w:rFonts w:cstheme="minorHAnsi"/>
          <w:lang w:val="en-US"/>
        </w:rPr>
        <w:t>)</w:t>
      </w:r>
      <w:r w:rsidR="00A47676" w:rsidRPr="006D69C5">
        <w:rPr>
          <w:rFonts w:cstheme="minorHAnsi"/>
          <w:lang w:val="en-US"/>
        </w:rPr>
        <w:t xml:space="preserve"> </w:t>
      </w:r>
      <w:del w:id="604" w:author="Mara Thomas" w:date="2021-12-13T15:10:00Z">
        <w:r w:rsidR="003C0BD3" w:rsidRPr="006D69C5" w:rsidDel="00653409">
          <w:rPr>
            <w:rFonts w:cstheme="minorHAnsi"/>
            <w:lang w:val="en-US"/>
          </w:rPr>
          <w:delText xml:space="preserve">or </w:delText>
        </w:r>
      </w:del>
      <w:ins w:id="605" w:author="Mara Thomas" w:date="2021-12-13T15:10:00Z">
        <w:r w:rsidR="00653409">
          <w:rPr>
            <w:rFonts w:cstheme="minorHAnsi"/>
            <w:lang w:val="en-US"/>
          </w:rPr>
          <w:t>and</w:t>
        </w:r>
        <w:r w:rsidR="00653409" w:rsidRPr="006D69C5">
          <w:rPr>
            <w:rFonts w:cstheme="minorHAnsi"/>
            <w:lang w:val="en-US"/>
          </w:rPr>
          <w:t xml:space="preserve"> </w:t>
        </w:r>
      </w:ins>
      <w:r w:rsidR="003C0BD3" w:rsidRPr="006D69C5">
        <w:rPr>
          <w:rFonts w:cstheme="minorHAnsi"/>
          <w:lang w:val="en-US"/>
        </w:rPr>
        <w:t xml:space="preserve">controlled studies of moving animal groups </w:t>
      </w:r>
      <w:r w:rsidR="00093264" w:rsidRPr="006D69C5">
        <w:rPr>
          <w:rFonts w:cstheme="minorHAnsi"/>
          <w:lang w:val="en-US"/>
        </w:rPr>
        <w:t>(</w:t>
      </w:r>
      <w:r w:rsidR="00093264" w:rsidRPr="00127176">
        <w:rPr>
          <w:rFonts w:cstheme="minorHAnsi"/>
          <w:lang w:val="en-US"/>
        </w:rPr>
        <w:t>REF</w:t>
      </w:r>
      <w:r w:rsidR="00093264" w:rsidRPr="006D69C5">
        <w:rPr>
          <w:rFonts w:cstheme="minorHAnsi"/>
          <w:lang w:val="en-US"/>
        </w:rPr>
        <w:t>)</w:t>
      </w:r>
      <w:ins w:id="606" w:author="Mara Thomas" w:date="2021-12-13T15:10:00Z">
        <w:r w:rsidR="00653409">
          <w:rPr>
            <w:rFonts w:cstheme="minorHAnsi"/>
            <w:lang w:val="en-US"/>
          </w:rPr>
          <w:t>, that</w:t>
        </w:r>
      </w:ins>
      <w:r w:rsidR="00093264" w:rsidRPr="006D69C5">
        <w:rPr>
          <w:rFonts w:cstheme="minorHAnsi"/>
          <w:lang w:val="en-US"/>
        </w:rPr>
        <w:t xml:space="preserve"> </w:t>
      </w:r>
      <w:del w:id="607" w:author="Mara Thomas" w:date="2021-12-13T15:10:00Z">
        <w:r w:rsidR="00A47676" w:rsidRPr="006D69C5" w:rsidDel="00653409">
          <w:rPr>
            <w:rFonts w:cstheme="minorHAnsi"/>
            <w:lang w:val="en-US"/>
          </w:rPr>
          <w:delText>often find</w:delText>
        </w:r>
      </w:del>
      <w:ins w:id="608" w:author="Mara Thomas" w:date="2021-12-13T15:10:00Z">
        <w:r w:rsidR="00653409">
          <w:rPr>
            <w:rFonts w:cstheme="minorHAnsi"/>
            <w:lang w:val="en-US"/>
          </w:rPr>
          <w:t>found</w:t>
        </w:r>
      </w:ins>
      <w:r w:rsidR="00A47676" w:rsidRPr="006D69C5">
        <w:rPr>
          <w:rFonts w:cstheme="minorHAnsi"/>
          <w:lang w:val="en-US"/>
        </w:rPr>
        <w:t xml:space="preserve"> individual position to be an important predictor of </w:t>
      </w:r>
      <w:del w:id="609" w:author="Mara Thomas" w:date="2021-12-13T15:11:00Z">
        <w:r w:rsidR="00A47676" w:rsidRPr="006D69C5" w:rsidDel="00653409">
          <w:rPr>
            <w:rFonts w:cstheme="minorHAnsi"/>
            <w:lang w:val="en-US"/>
          </w:rPr>
          <w:delText xml:space="preserve">where other individuals </w:delText>
        </w:r>
        <w:r w:rsidR="003C0BD3" w:rsidRPr="006D69C5" w:rsidDel="00653409">
          <w:rPr>
            <w:rFonts w:cstheme="minorHAnsi"/>
            <w:lang w:val="en-US"/>
          </w:rPr>
          <w:delText>are going to be moving next</w:delText>
        </w:r>
      </w:del>
      <w:ins w:id="610" w:author="Mara Thomas" w:date="2021-12-13T15:11:00Z">
        <w:r w:rsidR="00653409">
          <w:rPr>
            <w:rFonts w:cstheme="minorHAnsi"/>
            <w:lang w:val="en-US"/>
          </w:rPr>
          <w:t>the group’s travel direction. However</w:t>
        </w:r>
      </w:ins>
      <w:r w:rsidR="003C0BD3" w:rsidRPr="006D69C5">
        <w:rPr>
          <w:rFonts w:cstheme="minorHAnsi"/>
          <w:lang w:val="en-US"/>
        </w:rPr>
        <w:t>, our findings make sense in the light of the particular</w:t>
      </w:r>
      <w:r w:rsidR="00093264" w:rsidRPr="006D69C5">
        <w:rPr>
          <w:rFonts w:cstheme="minorHAnsi"/>
          <w:lang w:val="en-US"/>
        </w:rPr>
        <w:t xml:space="preserve"> </w:t>
      </w:r>
      <w:r w:rsidR="003C0BD3" w:rsidRPr="006D69C5">
        <w:rPr>
          <w:rFonts w:cstheme="minorHAnsi"/>
          <w:lang w:val="en-US"/>
        </w:rPr>
        <w:t xml:space="preserve">type of movement exhibited by meerkat groups. </w:t>
      </w:r>
      <w:del w:id="611" w:author="Mara Thomas" w:date="2021-12-13T15:10:00Z">
        <w:r w:rsidR="003C0BD3" w:rsidRPr="006D69C5" w:rsidDel="00653409">
          <w:rPr>
            <w:rFonts w:cstheme="minorHAnsi"/>
            <w:lang w:val="en-US"/>
          </w:rPr>
          <w:delText>Indeed</w:delText>
        </w:r>
        <w:r w:rsidR="001E39F5" w:rsidRPr="006D69C5" w:rsidDel="00653409">
          <w:rPr>
            <w:rFonts w:cstheme="minorHAnsi"/>
            <w:lang w:val="en-US"/>
          </w:rPr>
          <w:delText>,</w:delText>
        </w:r>
        <w:r w:rsidR="00093264" w:rsidRPr="006D69C5" w:rsidDel="00653409">
          <w:rPr>
            <w:rFonts w:cstheme="minorHAnsi"/>
            <w:lang w:val="en-US"/>
          </w:rPr>
          <w:delText xml:space="preserve"> contrary</w:delText>
        </w:r>
      </w:del>
      <w:ins w:id="612" w:author="Mara Thomas" w:date="2021-12-13T15:10:00Z">
        <w:r w:rsidR="00653409">
          <w:rPr>
            <w:rFonts w:cstheme="minorHAnsi"/>
            <w:lang w:val="en-US"/>
          </w:rPr>
          <w:t>Contrary</w:t>
        </w:r>
      </w:ins>
      <w:r w:rsidR="00093264" w:rsidRPr="006D69C5">
        <w:rPr>
          <w:rFonts w:cstheme="minorHAnsi"/>
          <w:lang w:val="en-US"/>
        </w:rPr>
        <w:t xml:space="preserve"> to animals in the </w:t>
      </w:r>
      <w:r w:rsidR="00093264" w:rsidRPr="006D69C5">
        <w:rPr>
          <w:rFonts w:cstheme="minorHAnsi"/>
          <w:lang w:val="en-US"/>
        </w:rPr>
        <w:lastRenderedPageBreak/>
        <w:t>studies cited above</w:t>
      </w:r>
      <w:ins w:id="613" w:author="Mara Thomas" w:date="2021-12-13T15:11:00Z">
        <w:r w:rsidR="00653409">
          <w:rPr>
            <w:rFonts w:cstheme="minorHAnsi"/>
            <w:lang w:val="en-US"/>
          </w:rPr>
          <w:t>,</w:t>
        </w:r>
      </w:ins>
      <w:r w:rsidR="00093264" w:rsidRPr="006D69C5">
        <w:rPr>
          <w:rFonts w:cstheme="minorHAnsi"/>
          <w:lang w:val="en-US"/>
        </w:rPr>
        <w:t xml:space="preserve"> which tend to be always in</w:t>
      </w:r>
      <w:r w:rsidR="008B5782">
        <w:rPr>
          <w:rFonts w:cstheme="minorHAnsi"/>
          <w:lang w:val="en-US"/>
        </w:rPr>
        <w:t xml:space="preserve"> polarized</w:t>
      </w:r>
      <w:r w:rsidR="00093264" w:rsidRPr="006D69C5">
        <w:rPr>
          <w:rFonts w:cstheme="minorHAnsi"/>
          <w:lang w:val="en-US"/>
        </w:rPr>
        <w:t xml:space="preserve"> motion</w:t>
      </w:r>
      <w:r w:rsidR="006219BE" w:rsidRPr="006D69C5">
        <w:rPr>
          <w:rFonts w:cstheme="minorHAnsi"/>
          <w:lang w:val="en-US"/>
        </w:rPr>
        <w:t xml:space="preserve"> and for which </w:t>
      </w:r>
      <w:del w:id="614" w:author="Mara Thomas" w:date="2021-12-13T15:11:00Z">
        <w:r w:rsidR="006219BE" w:rsidRPr="006D69C5" w:rsidDel="00653409">
          <w:rPr>
            <w:rFonts w:cstheme="minorHAnsi"/>
            <w:lang w:val="en-US"/>
          </w:rPr>
          <w:delText xml:space="preserve">therefore </w:delText>
        </w:r>
      </w:del>
      <w:r w:rsidR="006219BE" w:rsidRPr="006D69C5">
        <w:rPr>
          <w:rFonts w:cstheme="minorHAnsi"/>
          <w:lang w:val="en-US"/>
        </w:rPr>
        <w:t>position i</w:t>
      </w:r>
      <w:r w:rsidR="008621DC" w:rsidRPr="006D69C5">
        <w:rPr>
          <w:rFonts w:cstheme="minorHAnsi"/>
          <w:lang w:val="en-US"/>
        </w:rPr>
        <w:t>s</w:t>
      </w:r>
      <w:ins w:id="615" w:author="Mara Thomas" w:date="2021-12-13T15:11:00Z">
        <w:r w:rsidR="00653409">
          <w:rPr>
            <w:rFonts w:cstheme="minorHAnsi"/>
            <w:lang w:val="en-US"/>
          </w:rPr>
          <w:t xml:space="preserve"> therefore</w:t>
        </w:r>
      </w:ins>
      <w:r w:rsidR="006219BE" w:rsidRPr="006D69C5">
        <w:rPr>
          <w:rFonts w:cstheme="minorHAnsi"/>
          <w:lang w:val="en-US"/>
        </w:rPr>
        <w:t xml:space="preserve"> a strong indicator of direction</w:t>
      </w:r>
      <w:r w:rsidR="00093264" w:rsidRPr="006D69C5">
        <w:rPr>
          <w:rFonts w:cstheme="minorHAnsi"/>
          <w:lang w:val="en-US"/>
        </w:rPr>
        <w:t>,</w:t>
      </w:r>
      <w:r w:rsidR="003C0BD3" w:rsidRPr="006D69C5">
        <w:rPr>
          <w:rFonts w:cstheme="minorHAnsi"/>
          <w:lang w:val="en-US"/>
        </w:rPr>
        <w:t xml:space="preserve"> </w:t>
      </w:r>
      <w:del w:id="616" w:author="Mara Thomas" w:date="2021-12-13T15:11:00Z">
        <w:r w:rsidR="00093264" w:rsidRPr="006D69C5" w:rsidDel="00653409">
          <w:rPr>
            <w:rFonts w:cstheme="minorHAnsi"/>
            <w:lang w:val="en-US"/>
          </w:rPr>
          <w:delText xml:space="preserve">a lot of the time each </w:delText>
        </w:r>
      </w:del>
      <w:r w:rsidR="00093264" w:rsidRPr="006D69C5">
        <w:rPr>
          <w:rFonts w:cstheme="minorHAnsi"/>
          <w:lang w:val="en-US"/>
        </w:rPr>
        <w:t>individual meerkat</w:t>
      </w:r>
      <w:ins w:id="617" w:author="Mara Thomas" w:date="2021-12-13T15:11:00Z">
        <w:r w:rsidR="00653409">
          <w:rPr>
            <w:rFonts w:cstheme="minorHAnsi"/>
            <w:lang w:val="en-US"/>
          </w:rPr>
          <w:t>s</w:t>
        </w:r>
      </w:ins>
      <w:r w:rsidR="00093264" w:rsidRPr="006D69C5">
        <w:rPr>
          <w:rFonts w:cstheme="minorHAnsi"/>
          <w:lang w:val="en-US"/>
        </w:rPr>
        <w:t xml:space="preserve"> </w:t>
      </w:r>
      <w:del w:id="618" w:author="Mara Thomas" w:date="2021-12-13T15:11:00Z">
        <w:r w:rsidR="00093264" w:rsidRPr="006D69C5" w:rsidDel="00653409">
          <w:rPr>
            <w:rFonts w:cstheme="minorHAnsi"/>
            <w:lang w:val="en-US"/>
          </w:rPr>
          <w:delText>is foraging</w:delText>
        </w:r>
      </w:del>
      <w:ins w:id="619" w:author="Mara Thomas" w:date="2021-12-13T15:11:00Z">
        <w:r w:rsidR="00653409">
          <w:rPr>
            <w:rFonts w:cstheme="minorHAnsi"/>
            <w:lang w:val="en-US"/>
          </w:rPr>
          <w:t>forage</w:t>
        </w:r>
      </w:ins>
      <w:r w:rsidR="00093264" w:rsidRPr="006D69C5">
        <w:rPr>
          <w:rFonts w:cstheme="minorHAnsi"/>
          <w:lang w:val="en-US"/>
        </w:rPr>
        <w:t xml:space="preserve"> independently </w:t>
      </w:r>
      <w:del w:id="620" w:author="Mara Thomas" w:date="2021-12-13T15:12:00Z">
        <w:r w:rsidR="00093264" w:rsidRPr="006D69C5" w:rsidDel="00653409">
          <w:rPr>
            <w:rFonts w:cstheme="minorHAnsi"/>
            <w:lang w:val="en-US"/>
          </w:rPr>
          <w:delText>from others</w:delText>
        </w:r>
        <w:r w:rsidR="006219BE" w:rsidRPr="006D69C5" w:rsidDel="00653409">
          <w:rPr>
            <w:rFonts w:cstheme="minorHAnsi"/>
            <w:lang w:val="en-US"/>
          </w:rPr>
          <w:delText xml:space="preserve"> </w:delText>
        </w:r>
      </w:del>
      <w:r w:rsidR="006219BE" w:rsidRPr="006D69C5">
        <w:rPr>
          <w:rFonts w:cstheme="minorHAnsi"/>
          <w:lang w:val="en-US"/>
        </w:rPr>
        <w:t>while the group as a whole is relatively stationary</w:t>
      </w:r>
      <w:ins w:id="621" w:author="Mara Thomas" w:date="2021-12-13T15:12:00Z">
        <w:r w:rsidR="00653409">
          <w:rPr>
            <w:rFonts w:cstheme="minorHAnsi"/>
            <w:lang w:val="en-US"/>
          </w:rPr>
          <w:t>.</w:t>
        </w:r>
      </w:ins>
      <w:del w:id="622" w:author="Mara Thomas" w:date="2021-12-13T15:12:00Z">
        <w:r w:rsidR="00093264" w:rsidRPr="006D69C5" w:rsidDel="00653409">
          <w:rPr>
            <w:rFonts w:cstheme="minorHAnsi"/>
            <w:lang w:val="en-US"/>
          </w:rPr>
          <w:delText>,</w:delText>
        </w:r>
      </w:del>
      <w:r w:rsidR="00093264" w:rsidRPr="006D69C5">
        <w:rPr>
          <w:rFonts w:cstheme="minorHAnsi"/>
          <w:lang w:val="en-US"/>
        </w:rPr>
        <w:t xml:space="preserve"> </w:t>
      </w:r>
      <w:ins w:id="623" w:author="Mara Thomas" w:date="2021-12-13T15:12:00Z">
        <w:r w:rsidR="00653409">
          <w:rPr>
            <w:rFonts w:cstheme="minorHAnsi"/>
            <w:lang w:val="en-US"/>
          </w:rPr>
          <w:t>T</w:t>
        </w:r>
      </w:ins>
      <w:del w:id="624" w:author="Mara Thomas" w:date="2021-12-13T15:12:00Z">
        <w:r w:rsidR="00B241F5" w:rsidDel="00653409">
          <w:rPr>
            <w:rFonts w:cstheme="minorHAnsi"/>
            <w:lang w:val="en-US"/>
          </w:rPr>
          <w:delText>t</w:delText>
        </w:r>
      </w:del>
      <w:r w:rsidR="00B241F5">
        <w:rPr>
          <w:rFonts w:cstheme="minorHAnsi"/>
          <w:lang w:val="en-US"/>
        </w:rPr>
        <w:t>hus</w:t>
      </w:r>
      <w:ins w:id="625" w:author="Mara Thomas" w:date="2021-12-13T15:12:00Z">
        <w:r w:rsidR="00653409">
          <w:rPr>
            <w:rFonts w:cstheme="minorHAnsi"/>
            <w:lang w:val="en-US"/>
          </w:rPr>
          <w:t>,</w:t>
        </w:r>
      </w:ins>
      <w:r w:rsidR="00093264" w:rsidRPr="006D69C5">
        <w:rPr>
          <w:rFonts w:cstheme="minorHAnsi"/>
          <w:lang w:val="en-US"/>
        </w:rPr>
        <w:t xml:space="preserve"> </w:t>
      </w:r>
      <w:del w:id="626" w:author="Mara Thomas" w:date="2021-12-13T15:12:00Z">
        <w:r w:rsidR="00093264" w:rsidRPr="006D69C5" w:rsidDel="00653409">
          <w:rPr>
            <w:rFonts w:cstheme="minorHAnsi"/>
            <w:lang w:val="en-US"/>
          </w:rPr>
          <w:delText xml:space="preserve">their </w:delText>
        </w:r>
      </w:del>
      <w:ins w:id="627" w:author="Mara Thomas" w:date="2021-12-13T15:12:00Z">
        <w:r w:rsidR="00653409">
          <w:rPr>
            <w:rFonts w:cstheme="minorHAnsi"/>
            <w:lang w:val="en-US"/>
          </w:rPr>
          <w:t>an individual’s</w:t>
        </w:r>
        <w:r w:rsidR="00653409" w:rsidRPr="006D69C5">
          <w:rPr>
            <w:rFonts w:cstheme="minorHAnsi"/>
            <w:lang w:val="en-US"/>
          </w:rPr>
          <w:t xml:space="preserve"> </w:t>
        </w:r>
      </w:ins>
      <w:r w:rsidR="00093264" w:rsidRPr="006D69C5">
        <w:rPr>
          <w:rFonts w:cstheme="minorHAnsi"/>
          <w:lang w:val="en-US"/>
        </w:rPr>
        <w:t xml:space="preserve">position in the group </w:t>
      </w:r>
      <w:del w:id="628" w:author="Mara Thomas" w:date="2021-12-13T15:12:00Z">
        <w:r w:rsidR="00093264" w:rsidRPr="006D69C5" w:rsidDel="00653409">
          <w:rPr>
            <w:rFonts w:cstheme="minorHAnsi"/>
            <w:lang w:val="en-US"/>
          </w:rPr>
          <w:delText xml:space="preserve">doesn’t </w:delText>
        </w:r>
      </w:del>
      <w:ins w:id="629" w:author="Mara Thomas" w:date="2021-12-13T15:13:00Z">
        <w:r w:rsidR="00653409">
          <w:rPr>
            <w:rFonts w:cstheme="minorHAnsi"/>
            <w:lang w:val="en-US"/>
          </w:rPr>
          <w:t>does</w:t>
        </w:r>
      </w:ins>
      <w:ins w:id="630" w:author="Mara Thomas" w:date="2021-12-13T15:12:00Z">
        <w:r w:rsidR="00653409">
          <w:rPr>
            <w:rFonts w:cstheme="minorHAnsi"/>
            <w:lang w:val="en-US"/>
          </w:rPr>
          <w:t xml:space="preserve"> not</w:t>
        </w:r>
        <w:r w:rsidR="00653409" w:rsidRPr="006D69C5">
          <w:rPr>
            <w:rFonts w:cstheme="minorHAnsi"/>
            <w:lang w:val="en-US"/>
          </w:rPr>
          <w:t xml:space="preserve"> </w:t>
        </w:r>
      </w:ins>
      <w:r w:rsidR="00093264" w:rsidRPr="006D69C5">
        <w:rPr>
          <w:rFonts w:cstheme="minorHAnsi"/>
          <w:lang w:val="en-US"/>
        </w:rPr>
        <w:t xml:space="preserve">necessarily </w:t>
      </w:r>
      <w:ins w:id="631" w:author="Mara Thomas" w:date="2021-12-13T15:13:00Z">
        <w:r w:rsidR="00653409">
          <w:rPr>
            <w:rFonts w:cstheme="minorHAnsi"/>
            <w:lang w:val="en-US"/>
          </w:rPr>
          <w:t xml:space="preserve">indicate </w:t>
        </w:r>
      </w:ins>
      <w:del w:id="632" w:author="Mara Thomas" w:date="2021-12-13T15:12:00Z">
        <w:r w:rsidR="00093264" w:rsidRPr="006D69C5" w:rsidDel="00653409">
          <w:rPr>
            <w:rFonts w:cstheme="minorHAnsi"/>
            <w:lang w:val="en-US"/>
          </w:rPr>
          <w:delText>entail the</w:delText>
        </w:r>
      </w:del>
      <w:ins w:id="633" w:author="Mara Thomas" w:date="2021-12-13T15:12:00Z">
        <w:r w:rsidR="00653409">
          <w:rPr>
            <w:rFonts w:cstheme="minorHAnsi"/>
            <w:lang w:val="en-US"/>
          </w:rPr>
          <w:t>its desired</w:t>
        </w:r>
      </w:ins>
      <w:r w:rsidR="00093264" w:rsidRPr="006D69C5">
        <w:rPr>
          <w:rFonts w:cstheme="minorHAnsi"/>
          <w:lang w:val="en-US"/>
        </w:rPr>
        <w:t xml:space="preserve"> </w:t>
      </w:r>
      <w:ins w:id="634" w:author="Mara Thomas" w:date="2021-12-13T15:13:00Z">
        <w:r w:rsidR="00653409">
          <w:rPr>
            <w:rFonts w:cstheme="minorHAnsi"/>
            <w:lang w:val="en-US"/>
          </w:rPr>
          <w:t xml:space="preserve">travel </w:t>
        </w:r>
      </w:ins>
      <w:r w:rsidR="00093264" w:rsidRPr="006D69C5">
        <w:rPr>
          <w:rFonts w:cstheme="minorHAnsi"/>
          <w:lang w:val="en-US"/>
        </w:rPr>
        <w:t>direction</w:t>
      </w:r>
      <w:del w:id="635" w:author="Mara Thomas" w:date="2021-12-13T15:13:00Z">
        <w:r w:rsidR="00093264" w:rsidRPr="006D69C5" w:rsidDel="00653409">
          <w:rPr>
            <w:rFonts w:cstheme="minorHAnsi"/>
            <w:lang w:val="en-US"/>
          </w:rPr>
          <w:delText xml:space="preserve"> </w:delText>
        </w:r>
        <w:r w:rsidR="006219BE" w:rsidRPr="006D69C5" w:rsidDel="00653409">
          <w:rPr>
            <w:rFonts w:cstheme="minorHAnsi"/>
            <w:lang w:val="en-US"/>
          </w:rPr>
          <w:delText xml:space="preserve">where </w:delText>
        </w:r>
        <w:r w:rsidR="00093264" w:rsidRPr="006D69C5" w:rsidDel="00653409">
          <w:rPr>
            <w:rFonts w:cstheme="minorHAnsi"/>
            <w:lang w:val="en-US"/>
          </w:rPr>
          <w:delText>they want to go next</w:delText>
        </w:r>
      </w:del>
      <w:r w:rsidR="00093264" w:rsidRPr="006D69C5">
        <w:rPr>
          <w:rFonts w:cstheme="minorHAnsi"/>
          <w:lang w:val="en-US"/>
        </w:rPr>
        <w:t xml:space="preserve">. </w:t>
      </w:r>
      <w:del w:id="636" w:author="Mara Thomas" w:date="2021-12-13T15:13:00Z">
        <w:r w:rsidR="00093264" w:rsidRPr="006D69C5" w:rsidDel="00653409">
          <w:rPr>
            <w:rFonts w:cstheme="minorHAnsi"/>
            <w:lang w:val="en-US"/>
          </w:rPr>
          <w:delText xml:space="preserve">Rather, </w:delText>
        </w:r>
        <w:r w:rsidR="008B5782" w:rsidDel="00653409">
          <w:rPr>
            <w:rFonts w:cstheme="minorHAnsi"/>
            <w:lang w:val="en-US"/>
          </w:rPr>
          <w:delText>our</w:delText>
        </w:r>
      </w:del>
      <w:ins w:id="637" w:author="Mara Thomas" w:date="2021-12-13T15:13:00Z">
        <w:r w:rsidR="00653409">
          <w:rPr>
            <w:rFonts w:cstheme="minorHAnsi"/>
            <w:lang w:val="en-US"/>
          </w:rPr>
          <w:t>Our</w:t>
        </w:r>
      </w:ins>
      <w:r w:rsidR="00093264" w:rsidRPr="006D69C5">
        <w:rPr>
          <w:rFonts w:cstheme="minorHAnsi"/>
          <w:lang w:val="en-US"/>
        </w:rPr>
        <w:t xml:space="preserve"> results</w:t>
      </w:r>
      <w:r w:rsidR="008B5782">
        <w:rPr>
          <w:rFonts w:cstheme="minorHAnsi"/>
          <w:lang w:val="en-US"/>
        </w:rPr>
        <w:t xml:space="preserve"> indicate that </w:t>
      </w:r>
      <w:ins w:id="638" w:author="Mara Thomas" w:date="2021-12-13T15:14:00Z">
        <w:r w:rsidR="00653409">
          <w:rPr>
            <w:rFonts w:cstheme="minorHAnsi"/>
            <w:lang w:val="en-US"/>
          </w:rPr>
          <w:t xml:space="preserve">individual </w:t>
        </w:r>
      </w:ins>
      <w:r w:rsidR="008B5782">
        <w:rPr>
          <w:rFonts w:cstheme="minorHAnsi"/>
          <w:lang w:val="en-US"/>
        </w:rPr>
        <w:t>meerkat</w:t>
      </w:r>
      <w:del w:id="639" w:author="Mara Thomas" w:date="2021-12-13T15:14:00Z">
        <w:r w:rsidR="008B5782" w:rsidDel="00653409">
          <w:rPr>
            <w:rFonts w:cstheme="minorHAnsi"/>
            <w:lang w:val="en-US"/>
          </w:rPr>
          <w:delText>’</w:delText>
        </w:r>
      </w:del>
      <w:r w:rsidR="008B5782">
        <w:rPr>
          <w:rFonts w:cstheme="minorHAnsi"/>
          <w:lang w:val="en-US"/>
        </w:rPr>
        <w:t>s</w:t>
      </w:r>
      <w:r w:rsidR="006219BE" w:rsidRPr="006D69C5">
        <w:rPr>
          <w:rFonts w:cstheme="minorHAnsi"/>
          <w:lang w:val="en-US"/>
        </w:rPr>
        <w:t xml:space="preserve"> </w:t>
      </w:r>
      <w:del w:id="640" w:author="Mara Thomas" w:date="2021-12-13T15:14:00Z">
        <w:r w:rsidR="006219BE" w:rsidRPr="006D69C5" w:rsidDel="00653409">
          <w:rPr>
            <w:rFonts w:cstheme="minorHAnsi"/>
            <w:lang w:val="en-US"/>
          </w:rPr>
          <w:delText xml:space="preserve">likelihood </w:delText>
        </w:r>
      </w:del>
      <w:ins w:id="641" w:author="Mara Thomas" w:date="2021-12-13T15:14:00Z">
        <w:r w:rsidR="00653409">
          <w:rPr>
            <w:rFonts w:cstheme="minorHAnsi"/>
            <w:lang w:val="en-US"/>
          </w:rPr>
          <w:t>are more likely</w:t>
        </w:r>
        <w:r w:rsidR="00653409" w:rsidRPr="006D69C5">
          <w:rPr>
            <w:rFonts w:cstheme="minorHAnsi"/>
            <w:lang w:val="en-US"/>
          </w:rPr>
          <w:t xml:space="preserve"> </w:t>
        </w:r>
      </w:ins>
      <w:r w:rsidR="006219BE" w:rsidRPr="006D69C5">
        <w:rPr>
          <w:rFonts w:cstheme="minorHAnsi"/>
          <w:lang w:val="en-US"/>
        </w:rPr>
        <w:t xml:space="preserve">to influence the group’s direction </w:t>
      </w:r>
      <w:r w:rsidR="00CF359E" w:rsidRPr="006D69C5">
        <w:rPr>
          <w:rFonts w:cstheme="minorHAnsi"/>
          <w:lang w:val="en-US"/>
        </w:rPr>
        <w:t>of movement</w:t>
      </w:r>
      <w:ins w:id="642" w:author="Mara Thomas" w:date="2021-12-13T15:14:00Z">
        <w:r w:rsidR="002C634A">
          <w:rPr>
            <w:rFonts w:cstheme="minorHAnsi"/>
            <w:lang w:val="en-US"/>
          </w:rPr>
          <w:t xml:space="preserve">, </w:t>
        </w:r>
      </w:ins>
      <w:ins w:id="643" w:author="Mara Thomas" w:date="2021-12-13T15:16:00Z">
        <w:r w:rsidR="002C634A">
          <w:rPr>
            <w:rFonts w:cstheme="minorHAnsi"/>
            <w:lang w:val="en-US"/>
          </w:rPr>
          <w:t xml:space="preserve">when they </w:t>
        </w:r>
      </w:ins>
      <w:ins w:id="644" w:author="Mara Thomas" w:date="2021-12-13T15:15:00Z">
        <w:r w:rsidR="002C634A">
          <w:rPr>
            <w:rFonts w:cstheme="minorHAnsi"/>
            <w:lang w:val="en-US"/>
          </w:rPr>
          <w:t>move</w:t>
        </w:r>
      </w:ins>
      <w:del w:id="645" w:author="Mara Thomas" w:date="2021-12-13T15:15:00Z">
        <w:r w:rsidR="00CF359E" w:rsidRPr="006D69C5" w:rsidDel="002C634A">
          <w:rPr>
            <w:rFonts w:cstheme="minorHAnsi"/>
            <w:lang w:val="en-US"/>
          </w:rPr>
          <w:delText xml:space="preserve"> </w:delText>
        </w:r>
      </w:del>
      <w:del w:id="646" w:author="Mara Thomas" w:date="2021-12-13T15:14:00Z">
        <w:r w:rsidR="00CF359E" w:rsidRPr="006D69C5" w:rsidDel="00653409">
          <w:rPr>
            <w:rFonts w:cstheme="minorHAnsi"/>
            <w:lang w:val="en-US"/>
          </w:rPr>
          <w:delText>increases with the</w:delText>
        </w:r>
      </w:del>
      <w:del w:id="647" w:author="Mara Thomas" w:date="2021-12-13T15:15:00Z">
        <w:r w:rsidR="00CF359E" w:rsidRPr="006D69C5" w:rsidDel="002C634A">
          <w:rPr>
            <w:rFonts w:cstheme="minorHAnsi"/>
            <w:lang w:val="en-US"/>
          </w:rPr>
          <w:delText xml:space="preserve"> speed</w:delText>
        </w:r>
      </w:del>
      <w:r w:rsidR="00CF359E" w:rsidRPr="006D69C5">
        <w:rPr>
          <w:rFonts w:cstheme="minorHAnsi"/>
          <w:lang w:val="en-US"/>
        </w:rPr>
        <w:t xml:space="preserve"> </w:t>
      </w:r>
      <w:ins w:id="648" w:author="Mara Thomas" w:date="2021-12-13T15:16:00Z">
        <w:r w:rsidR="002C634A">
          <w:rPr>
            <w:rFonts w:cstheme="minorHAnsi"/>
            <w:lang w:val="en-US"/>
          </w:rPr>
          <w:t xml:space="preserve">with high speed </w:t>
        </w:r>
      </w:ins>
      <w:del w:id="649" w:author="Mara Thomas" w:date="2021-12-13T15:14:00Z">
        <w:r w:rsidR="00CF359E" w:rsidRPr="006D69C5" w:rsidDel="00653409">
          <w:rPr>
            <w:rFonts w:cstheme="minorHAnsi"/>
            <w:lang w:val="en-US"/>
          </w:rPr>
          <w:delText xml:space="preserve">at which they move </w:delText>
        </w:r>
      </w:del>
      <w:r w:rsidR="009637EB">
        <w:rPr>
          <w:rFonts w:cstheme="minorHAnsi"/>
          <w:lang w:val="en-US"/>
        </w:rPr>
        <w:t>in</w:t>
      </w:r>
      <w:r w:rsidR="00CF359E" w:rsidRPr="006D69C5">
        <w:rPr>
          <w:rFonts w:cstheme="minorHAnsi"/>
          <w:lang w:val="en-US"/>
        </w:rPr>
        <w:t xml:space="preserve"> that particular direction.</w:t>
      </w:r>
      <w:r w:rsidR="008B5782">
        <w:rPr>
          <w:rFonts w:cstheme="minorHAnsi"/>
          <w:lang w:val="en-US"/>
        </w:rPr>
        <w:t xml:space="preserve"> </w:t>
      </w:r>
      <w:r w:rsidR="00977B5A">
        <w:rPr>
          <w:rFonts w:cstheme="minorHAnsi"/>
          <w:lang w:val="en-US"/>
        </w:rPr>
        <w:t xml:space="preserve">Individuals thus likely draw </w:t>
      </w:r>
      <w:del w:id="650" w:author="Mara Thomas" w:date="2021-12-13T15:16:00Z">
        <w:r w:rsidR="00977B5A" w:rsidDel="002C634A">
          <w:rPr>
            <w:rFonts w:cstheme="minorHAnsi"/>
            <w:lang w:val="en-US"/>
          </w:rPr>
          <w:delText xml:space="preserve">information </w:delText>
        </w:r>
      </w:del>
      <w:r w:rsidR="00977B5A">
        <w:rPr>
          <w:rFonts w:cstheme="minorHAnsi"/>
          <w:lang w:val="en-US"/>
        </w:rPr>
        <w:t xml:space="preserve">more </w:t>
      </w:r>
      <w:ins w:id="651" w:author="Mara Thomas" w:date="2021-12-13T15:16:00Z">
        <w:r w:rsidR="002C634A">
          <w:rPr>
            <w:rFonts w:cstheme="minorHAnsi"/>
            <w:lang w:val="en-US"/>
          </w:rPr>
          <w:t xml:space="preserve">information </w:t>
        </w:r>
      </w:ins>
      <w:r w:rsidR="00B241F5">
        <w:rPr>
          <w:rFonts w:cstheme="minorHAnsi"/>
          <w:lang w:val="en-US"/>
        </w:rPr>
        <w:t>from</w:t>
      </w:r>
      <w:r w:rsidR="00977B5A">
        <w:rPr>
          <w:rFonts w:cstheme="minorHAnsi"/>
          <w:lang w:val="en-US"/>
        </w:rPr>
        <w:t xml:space="preserve"> the movement </w:t>
      </w:r>
      <w:ins w:id="652" w:author="Mara Thomas" w:date="2021-12-13T15:16:00Z">
        <w:r w:rsidR="002C634A">
          <w:rPr>
            <w:rFonts w:cstheme="minorHAnsi"/>
            <w:lang w:val="en-US"/>
          </w:rPr>
          <w:t xml:space="preserve">of others, </w:t>
        </w:r>
      </w:ins>
      <w:r w:rsidR="00977B5A">
        <w:rPr>
          <w:rFonts w:cstheme="minorHAnsi"/>
          <w:lang w:val="en-US"/>
        </w:rPr>
        <w:t xml:space="preserve">than </w:t>
      </w:r>
      <w:ins w:id="653" w:author="Mara Thomas" w:date="2021-12-13T15:16:00Z">
        <w:r w:rsidR="002C634A">
          <w:rPr>
            <w:rFonts w:cstheme="minorHAnsi"/>
            <w:lang w:val="en-US"/>
          </w:rPr>
          <w:t xml:space="preserve">from their </w:t>
        </w:r>
      </w:ins>
      <w:del w:id="654" w:author="Mara Thomas" w:date="2021-12-13T15:16:00Z">
        <w:r w:rsidR="00977B5A" w:rsidDel="002C634A">
          <w:rPr>
            <w:rFonts w:cstheme="minorHAnsi"/>
            <w:lang w:val="en-US"/>
          </w:rPr>
          <w:delText xml:space="preserve">the </w:delText>
        </w:r>
        <w:r w:rsidR="00977B5A" w:rsidDel="009E4291">
          <w:rPr>
            <w:rFonts w:cstheme="minorHAnsi"/>
            <w:lang w:val="en-US"/>
          </w:rPr>
          <w:delText>location</w:delText>
        </w:r>
      </w:del>
      <w:ins w:id="655" w:author="Mara Thomas" w:date="2021-12-13T15:16:00Z">
        <w:r w:rsidR="009E4291">
          <w:rPr>
            <w:rFonts w:cstheme="minorHAnsi"/>
            <w:lang w:val="en-US"/>
          </w:rPr>
          <w:t>position</w:t>
        </w:r>
      </w:ins>
      <w:del w:id="656" w:author="Mara Thomas" w:date="2021-12-13T15:16:00Z">
        <w:r w:rsidR="00977B5A" w:rsidDel="002C634A">
          <w:rPr>
            <w:rFonts w:cstheme="minorHAnsi"/>
            <w:lang w:val="en-US"/>
          </w:rPr>
          <w:delText xml:space="preserve"> of others</w:delText>
        </w:r>
      </w:del>
      <w:r w:rsidR="00977B5A">
        <w:rPr>
          <w:rFonts w:cstheme="minorHAnsi"/>
          <w:lang w:val="en-US"/>
        </w:rPr>
        <w:t xml:space="preserve">. </w:t>
      </w:r>
      <w:r w:rsidR="00CF359E" w:rsidRPr="006D69C5">
        <w:rPr>
          <w:rFonts w:cstheme="minorHAnsi"/>
          <w:lang w:val="en-US"/>
        </w:rPr>
        <w:t xml:space="preserve">This </w:t>
      </w:r>
      <w:r w:rsidR="00977B5A">
        <w:rPr>
          <w:rFonts w:cstheme="minorHAnsi"/>
          <w:lang w:val="en-US"/>
        </w:rPr>
        <w:t xml:space="preserve">result </w:t>
      </w:r>
      <w:ins w:id="657" w:author="Mara Thomas" w:date="2021-12-13T15:16:00Z">
        <w:r w:rsidR="009E4291">
          <w:rPr>
            <w:rFonts w:cstheme="minorHAnsi"/>
            <w:lang w:val="en-US"/>
          </w:rPr>
          <w:t>highlights the i</w:t>
        </w:r>
      </w:ins>
      <w:ins w:id="658" w:author="Mara Thomas" w:date="2021-12-13T15:17:00Z">
        <w:r w:rsidR="009E4291">
          <w:rPr>
            <w:rFonts w:cstheme="minorHAnsi"/>
            <w:lang w:val="en-US"/>
          </w:rPr>
          <w:t>mportance of considering species-specific collective movement patterns when studying</w:t>
        </w:r>
      </w:ins>
      <w:ins w:id="659" w:author="Mara Thomas" w:date="2021-12-13T15:18:00Z">
        <w:r w:rsidR="009E4291">
          <w:rPr>
            <w:rFonts w:cstheme="minorHAnsi"/>
            <w:lang w:val="en-US"/>
          </w:rPr>
          <w:t xml:space="preserve"> </w:t>
        </w:r>
        <w:r w:rsidR="000A00C8">
          <w:rPr>
            <w:rFonts w:cstheme="minorHAnsi"/>
            <w:lang w:val="en-US"/>
          </w:rPr>
          <w:t xml:space="preserve">movement </w:t>
        </w:r>
      </w:ins>
      <w:ins w:id="660" w:author="Mara Thomas" w:date="2021-12-13T15:21:00Z">
        <w:r w:rsidR="002208FA">
          <w:rPr>
            <w:rFonts w:cstheme="minorHAnsi"/>
            <w:lang w:val="en-US"/>
          </w:rPr>
          <w:t xml:space="preserve">decisions </w:t>
        </w:r>
      </w:ins>
      <w:ins w:id="661" w:author="Mara Thomas" w:date="2021-12-13T15:18:00Z">
        <w:r w:rsidR="000A00C8">
          <w:rPr>
            <w:rFonts w:cstheme="minorHAnsi"/>
            <w:lang w:val="en-US"/>
          </w:rPr>
          <w:t>in animal groups.</w:t>
        </w:r>
      </w:ins>
    </w:p>
    <w:p w14:paraId="52AE234A" w14:textId="453DFA1D" w:rsidR="001F34A3" w:rsidRPr="006D69C5" w:rsidDel="009E4291" w:rsidRDefault="009637EB" w:rsidP="001F34A3">
      <w:pPr>
        <w:spacing w:line="360" w:lineRule="auto"/>
        <w:jc w:val="both"/>
        <w:rPr>
          <w:del w:id="662" w:author="Mara Thomas" w:date="2021-12-13T15:18:00Z"/>
          <w:rFonts w:cstheme="minorHAnsi"/>
          <w:lang w:val="en-US"/>
        </w:rPr>
      </w:pPr>
      <w:del w:id="663" w:author="Mara Thomas" w:date="2021-12-13T15:18:00Z">
        <w:r w:rsidDel="009E4291">
          <w:rPr>
            <w:rFonts w:cstheme="minorHAnsi"/>
            <w:lang w:val="en-US"/>
          </w:rPr>
          <w:delText>stresses</w:delText>
        </w:r>
        <w:r w:rsidR="00CF359E" w:rsidRPr="006D69C5" w:rsidDel="009E4291">
          <w:rPr>
            <w:rFonts w:cstheme="minorHAnsi"/>
            <w:lang w:val="en-US"/>
          </w:rPr>
          <w:delText xml:space="preserve"> how important</w:delText>
        </w:r>
        <w:r w:rsidR="00977B5A" w:rsidDel="009E4291">
          <w:rPr>
            <w:rFonts w:cstheme="minorHAnsi"/>
            <w:lang w:val="en-US"/>
          </w:rPr>
          <w:delText xml:space="preserve"> having </w:delText>
        </w:r>
        <w:r w:rsidDel="009E4291">
          <w:rPr>
            <w:rFonts w:cstheme="minorHAnsi"/>
            <w:lang w:val="en-US"/>
          </w:rPr>
          <w:delText xml:space="preserve">information about </w:delText>
        </w:r>
        <w:r w:rsidR="00CF359E" w:rsidRPr="006D69C5" w:rsidDel="009E4291">
          <w:rPr>
            <w:rFonts w:cstheme="minorHAnsi"/>
            <w:lang w:val="en-US"/>
          </w:rPr>
          <w:delText>the type of movement exhibited by a collective group</w:delText>
        </w:r>
        <w:r w:rsidR="00977B5A" w:rsidDel="009E4291">
          <w:rPr>
            <w:rFonts w:cstheme="minorHAnsi"/>
            <w:lang w:val="en-US"/>
          </w:rPr>
          <w:delText xml:space="preserve"> can be</w:delText>
        </w:r>
        <w:r w:rsidR="00CF359E" w:rsidRPr="006D69C5" w:rsidDel="009E4291">
          <w:rPr>
            <w:rFonts w:cstheme="minorHAnsi"/>
            <w:lang w:val="en-US"/>
          </w:rPr>
          <w:delText xml:space="preserve"> in</w:delText>
        </w:r>
        <w:r w:rsidDel="009E4291">
          <w:rPr>
            <w:rFonts w:cstheme="minorHAnsi"/>
            <w:lang w:val="en-US"/>
          </w:rPr>
          <w:delText xml:space="preserve"> order to</w:delText>
        </w:r>
        <w:r w:rsidR="00CF359E" w:rsidRPr="006D69C5" w:rsidDel="009E4291">
          <w:rPr>
            <w:rFonts w:cstheme="minorHAnsi"/>
            <w:lang w:val="en-US"/>
          </w:rPr>
          <w:delText xml:space="preserve"> </w:delText>
        </w:r>
        <w:r w:rsidDel="009E4291">
          <w:rPr>
            <w:rFonts w:cstheme="minorHAnsi"/>
            <w:lang w:val="en-US"/>
          </w:rPr>
          <w:delText>study</w:delText>
        </w:r>
        <w:r w:rsidR="00CF359E" w:rsidRPr="006D69C5" w:rsidDel="009E4291">
          <w:rPr>
            <w:rFonts w:cstheme="minorHAnsi"/>
            <w:lang w:val="en-US"/>
          </w:rPr>
          <w:delText xml:space="preserve"> the decision-making rules they follow.</w:delText>
        </w:r>
        <w:r w:rsidR="00136998" w:rsidRPr="006D69C5" w:rsidDel="009E4291">
          <w:rPr>
            <w:rFonts w:cstheme="minorHAnsi"/>
            <w:lang w:val="en-US"/>
          </w:rPr>
          <w:delText xml:space="preserve"> </w:delText>
        </w:r>
      </w:del>
    </w:p>
    <w:p w14:paraId="383CE09B" w14:textId="48C11645" w:rsidR="00136998" w:rsidRPr="006D69C5" w:rsidRDefault="00012DA5" w:rsidP="001F34A3">
      <w:pPr>
        <w:spacing w:line="360" w:lineRule="auto"/>
        <w:jc w:val="both"/>
        <w:rPr>
          <w:rFonts w:cstheme="minorHAnsi"/>
          <w:lang w:val="en-US"/>
        </w:rPr>
      </w:pPr>
      <w:r w:rsidRPr="006D69C5">
        <w:rPr>
          <w:rFonts w:cstheme="minorHAnsi"/>
          <w:lang w:val="en-US"/>
        </w:rPr>
        <w:t xml:space="preserve">When </w:t>
      </w:r>
      <w:del w:id="664" w:author="Mara Thomas" w:date="2021-12-13T15:20:00Z">
        <w:r w:rsidRPr="006D69C5" w:rsidDel="002208FA">
          <w:rPr>
            <w:rFonts w:cstheme="minorHAnsi"/>
            <w:lang w:val="en-US"/>
          </w:rPr>
          <w:delText xml:space="preserve">looking </w:delText>
        </w:r>
      </w:del>
      <w:ins w:id="665" w:author="Mara Thomas" w:date="2021-12-13T15:20:00Z">
        <w:r w:rsidR="002208FA">
          <w:rPr>
            <w:rFonts w:cstheme="minorHAnsi"/>
            <w:lang w:val="en-US"/>
          </w:rPr>
          <w:t>assessing</w:t>
        </w:r>
        <w:r w:rsidR="002208FA" w:rsidRPr="006D69C5">
          <w:rPr>
            <w:rFonts w:cstheme="minorHAnsi"/>
            <w:lang w:val="en-US"/>
          </w:rPr>
          <w:t xml:space="preserve"> </w:t>
        </w:r>
      </w:ins>
      <w:del w:id="666" w:author="Mara Thomas" w:date="2021-12-13T15:20:00Z">
        <w:r w:rsidRPr="006D69C5" w:rsidDel="002208FA">
          <w:rPr>
            <w:rFonts w:cstheme="minorHAnsi"/>
            <w:lang w:val="en-US"/>
          </w:rPr>
          <w:delText>for</w:delText>
        </w:r>
      </w:del>
      <w:ins w:id="667" w:author="Mara Thomas" w:date="2021-12-13T15:20:00Z">
        <w:r w:rsidR="002208FA">
          <w:rPr>
            <w:rFonts w:cstheme="minorHAnsi"/>
            <w:lang w:val="en-US"/>
          </w:rPr>
          <w:t>the correlation between</w:t>
        </w:r>
      </w:ins>
      <w:r w:rsidRPr="006D69C5">
        <w:rPr>
          <w:rFonts w:cstheme="minorHAnsi"/>
          <w:lang w:val="en-US"/>
        </w:rPr>
        <w:t xml:space="preserve"> </w:t>
      </w:r>
      <w:ins w:id="668" w:author="Mara Thomas" w:date="2021-12-13T15:21:00Z">
        <w:r w:rsidR="002208FA">
          <w:rPr>
            <w:rFonts w:cstheme="minorHAnsi"/>
            <w:lang w:val="en-US"/>
          </w:rPr>
          <w:t xml:space="preserve">an individual’s </w:t>
        </w:r>
      </w:ins>
      <w:ins w:id="669" w:author="Mara Thomas" w:date="2021-12-13T15:20:00Z">
        <w:r w:rsidR="002208FA">
          <w:rPr>
            <w:rFonts w:cstheme="minorHAnsi"/>
            <w:lang w:val="en-US"/>
          </w:rPr>
          <w:t xml:space="preserve">social status and </w:t>
        </w:r>
      </w:ins>
      <w:ins w:id="670" w:author="Mara Thomas" w:date="2021-12-13T15:21:00Z">
        <w:r w:rsidR="002208FA">
          <w:rPr>
            <w:rFonts w:cstheme="minorHAnsi"/>
            <w:lang w:val="en-US"/>
          </w:rPr>
          <w:t xml:space="preserve">their </w:t>
        </w:r>
      </w:ins>
      <w:ins w:id="671" w:author="Mara Thomas" w:date="2021-12-13T15:20:00Z">
        <w:r w:rsidR="002208FA">
          <w:rPr>
            <w:rFonts w:cstheme="minorHAnsi"/>
            <w:lang w:val="en-US"/>
          </w:rPr>
          <w:t xml:space="preserve">influence on </w:t>
        </w:r>
      </w:ins>
      <w:ins w:id="672" w:author="Mara Thomas" w:date="2021-12-13T15:21:00Z">
        <w:r w:rsidR="002208FA">
          <w:rPr>
            <w:rFonts w:cstheme="minorHAnsi"/>
            <w:lang w:val="en-US"/>
          </w:rPr>
          <w:t xml:space="preserve">group </w:t>
        </w:r>
      </w:ins>
      <w:ins w:id="673" w:author="Mara Thomas" w:date="2021-12-13T15:20:00Z">
        <w:r w:rsidR="002208FA">
          <w:rPr>
            <w:rFonts w:cstheme="minorHAnsi"/>
            <w:lang w:val="en-US"/>
          </w:rPr>
          <w:t>movemen</w:t>
        </w:r>
      </w:ins>
      <w:ins w:id="674" w:author="Mara Thomas" w:date="2021-12-13T15:21:00Z">
        <w:r w:rsidR="002208FA">
          <w:rPr>
            <w:rFonts w:cstheme="minorHAnsi"/>
            <w:lang w:val="en-US"/>
          </w:rPr>
          <w:t>t</w:t>
        </w:r>
      </w:ins>
      <w:ins w:id="675" w:author="Mara Thomas" w:date="2021-12-13T15:20:00Z">
        <w:r w:rsidR="002208FA">
          <w:rPr>
            <w:rFonts w:cstheme="minorHAnsi"/>
            <w:lang w:val="en-US"/>
          </w:rPr>
          <w:t xml:space="preserve">, we found </w:t>
        </w:r>
      </w:ins>
      <w:del w:id="676" w:author="Mara Thomas" w:date="2021-12-13T15:20:00Z">
        <w:r w:rsidRPr="006D69C5" w:rsidDel="002208FA">
          <w:rPr>
            <w:rFonts w:cstheme="minorHAnsi"/>
            <w:lang w:val="en-US"/>
          </w:rPr>
          <w:delText xml:space="preserve">consistent differences between status across our 5 study groups, it appears </w:delText>
        </w:r>
      </w:del>
      <w:r w:rsidRPr="006D69C5">
        <w:rPr>
          <w:rFonts w:cstheme="minorHAnsi"/>
          <w:lang w:val="en-US"/>
        </w:rPr>
        <w:t xml:space="preserve">that </w:t>
      </w:r>
      <w:r w:rsidR="009637EB">
        <w:rPr>
          <w:rFonts w:cstheme="minorHAnsi"/>
          <w:lang w:val="en-CA"/>
        </w:rPr>
        <w:t xml:space="preserve">the dominant female </w:t>
      </w:r>
      <w:del w:id="677" w:author="Mara Thomas" w:date="2021-12-13T15:20:00Z">
        <w:r w:rsidR="009637EB" w:rsidDel="002208FA">
          <w:rPr>
            <w:rFonts w:cstheme="minorHAnsi"/>
            <w:lang w:val="en-CA"/>
          </w:rPr>
          <w:delText>is a clear outlier in terms of turning influence</w:delText>
        </w:r>
        <w:r w:rsidRPr="006D69C5" w:rsidDel="002208FA">
          <w:rPr>
            <w:rFonts w:cstheme="minorHAnsi"/>
            <w:lang w:val="en-US"/>
          </w:rPr>
          <w:delText xml:space="preserve">: she </w:delText>
        </w:r>
      </w:del>
      <w:r w:rsidRPr="006D69C5">
        <w:rPr>
          <w:rFonts w:cstheme="minorHAnsi"/>
          <w:lang w:val="en-US"/>
        </w:rPr>
        <w:t xml:space="preserve">has </w:t>
      </w:r>
      <w:del w:id="678" w:author="Mara Thomas" w:date="2021-12-13T15:20:00Z">
        <w:r w:rsidRPr="006D69C5" w:rsidDel="002208FA">
          <w:rPr>
            <w:rFonts w:cstheme="minorHAnsi"/>
            <w:lang w:val="en-US"/>
          </w:rPr>
          <w:delText xml:space="preserve">indeed </w:delText>
        </w:r>
      </w:del>
      <w:r w:rsidRPr="006D69C5">
        <w:rPr>
          <w:rFonts w:cstheme="minorHAnsi"/>
          <w:lang w:val="en-US"/>
        </w:rPr>
        <w:t xml:space="preserve">significantly higher </w:t>
      </w:r>
      <w:r w:rsidR="00437B75">
        <w:rPr>
          <w:rFonts w:cstheme="minorHAnsi"/>
          <w:lang w:val="en-US"/>
        </w:rPr>
        <w:t xml:space="preserve">movement </w:t>
      </w:r>
      <w:r w:rsidRPr="006D69C5">
        <w:rPr>
          <w:rFonts w:cstheme="minorHAnsi"/>
          <w:lang w:val="en-US"/>
        </w:rPr>
        <w:t>turning influence</w:t>
      </w:r>
      <w:r w:rsidR="00E6792B" w:rsidRPr="006D69C5">
        <w:rPr>
          <w:rFonts w:cstheme="minorHAnsi"/>
          <w:lang w:val="en-US"/>
        </w:rPr>
        <w:t xml:space="preserve"> </w:t>
      </w:r>
      <w:del w:id="679" w:author="Mara Thomas" w:date="2021-12-13T15:22:00Z">
        <w:r w:rsidR="00E6792B" w:rsidRPr="006D69C5" w:rsidDel="002208FA">
          <w:rPr>
            <w:rFonts w:cstheme="minorHAnsi"/>
            <w:lang w:val="en-US"/>
          </w:rPr>
          <w:delText xml:space="preserve">across </w:delText>
        </w:r>
      </w:del>
      <w:ins w:id="680" w:author="Mara Thomas" w:date="2021-12-13T15:22:00Z">
        <w:r w:rsidR="002208FA">
          <w:rPr>
            <w:rFonts w:cstheme="minorHAnsi"/>
            <w:lang w:val="en-US"/>
          </w:rPr>
          <w:t>in</w:t>
        </w:r>
        <w:r w:rsidR="002208FA" w:rsidRPr="006D69C5">
          <w:rPr>
            <w:rFonts w:cstheme="minorHAnsi"/>
            <w:lang w:val="en-US"/>
          </w:rPr>
          <w:t xml:space="preserve"> </w:t>
        </w:r>
      </w:ins>
      <w:r w:rsidR="00E6792B" w:rsidRPr="006D69C5">
        <w:rPr>
          <w:rFonts w:cstheme="minorHAnsi"/>
          <w:lang w:val="en-US"/>
        </w:rPr>
        <w:t>all groups</w:t>
      </w:r>
      <w:r w:rsidRPr="006D69C5">
        <w:rPr>
          <w:rFonts w:cstheme="minorHAnsi"/>
          <w:lang w:val="en-US"/>
        </w:rPr>
        <w:t xml:space="preserve">, meaning that </w:t>
      </w:r>
      <w:del w:id="681" w:author="Mara Thomas" w:date="2021-12-13T15:23:00Z">
        <w:r w:rsidRPr="006D69C5" w:rsidDel="002208FA">
          <w:rPr>
            <w:rFonts w:cstheme="minorHAnsi"/>
            <w:lang w:val="en-US"/>
          </w:rPr>
          <w:delText>the rest of the group is</w:delText>
        </w:r>
      </w:del>
      <w:ins w:id="682" w:author="Mara Thomas" w:date="2021-12-13T15:23:00Z">
        <w:r w:rsidR="002208FA">
          <w:rPr>
            <w:rFonts w:cstheme="minorHAnsi"/>
            <w:lang w:val="en-US"/>
          </w:rPr>
          <w:t xml:space="preserve">others </w:t>
        </w:r>
      </w:ins>
      <w:del w:id="683" w:author="Mara Thomas" w:date="2021-12-13T15:24:00Z">
        <w:r w:rsidRPr="006D69C5" w:rsidDel="002208FA">
          <w:rPr>
            <w:rFonts w:cstheme="minorHAnsi"/>
            <w:lang w:val="en-US"/>
          </w:rPr>
          <w:delText xml:space="preserve"> </w:delText>
        </w:r>
      </w:del>
      <w:del w:id="684" w:author="Mara Thomas" w:date="2021-12-13T15:23:00Z">
        <w:r w:rsidRPr="006D69C5" w:rsidDel="002208FA">
          <w:rPr>
            <w:rFonts w:cstheme="minorHAnsi"/>
            <w:lang w:val="en-US"/>
          </w:rPr>
          <w:delText xml:space="preserve">much </w:delText>
        </w:r>
      </w:del>
      <w:del w:id="685" w:author="Mara Thomas" w:date="2021-12-13T15:24:00Z">
        <w:r w:rsidRPr="006D69C5" w:rsidDel="002208FA">
          <w:rPr>
            <w:rFonts w:cstheme="minorHAnsi"/>
            <w:lang w:val="en-US"/>
          </w:rPr>
          <w:delText>more likely to move towards</w:delText>
        </w:r>
      </w:del>
      <w:ins w:id="686" w:author="Mara Thomas" w:date="2021-12-13T15:24:00Z">
        <w:r w:rsidR="002208FA">
          <w:rPr>
            <w:rFonts w:cstheme="minorHAnsi"/>
            <w:lang w:val="en-US"/>
          </w:rPr>
          <w:t>follow</w:t>
        </w:r>
      </w:ins>
      <w:r w:rsidRPr="006D69C5">
        <w:rPr>
          <w:rFonts w:cstheme="minorHAnsi"/>
          <w:lang w:val="en-US"/>
        </w:rPr>
        <w:t xml:space="preserve"> </w:t>
      </w:r>
      <w:del w:id="687" w:author="Mara Thomas" w:date="2021-12-13T15:23:00Z">
        <w:r w:rsidRPr="006D69C5" w:rsidDel="002208FA">
          <w:rPr>
            <w:rFonts w:cstheme="minorHAnsi"/>
            <w:lang w:val="en-US"/>
          </w:rPr>
          <w:delText>the same</w:delText>
        </w:r>
      </w:del>
      <w:ins w:id="688" w:author="Mara Thomas" w:date="2021-12-13T15:23:00Z">
        <w:r w:rsidR="002208FA">
          <w:rPr>
            <w:rFonts w:cstheme="minorHAnsi"/>
            <w:lang w:val="en-US"/>
          </w:rPr>
          <w:t>her</w:t>
        </w:r>
      </w:ins>
      <w:r w:rsidRPr="006D69C5">
        <w:rPr>
          <w:rFonts w:cstheme="minorHAnsi"/>
          <w:lang w:val="en-US"/>
        </w:rPr>
        <w:t xml:space="preserve"> direction </w:t>
      </w:r>
      <w:del w:id="689" w:author="Mara Thomas" w:date="2021-12-13T15:23:00Z">
        <w:r w:rsidRPr="006D69C5" w:rsidDel="002208FA">
          <w:rPr>
            <w:rFonts w:cstheme="minorHAnsi"/>
            <w:lang w:val="en-US"/>
          </w:rPr>
          <w:delText>where she just moved</w:delText>
        </w:r>
      </w:del>
      <w:ins w:id="690" w:author="Mara Thomas" w:date="2021-12-13T15:23:00Z">
        <w:r w:rsidR="002208FA">
          <w:rPr>
            <w:rFonts w:cstheme="minorHAnsi"/>
            <w:lang w:val="en-US"/>
          </w:rPr>
          <w:t>of movement</w:t>
        </w:r>
      </w:ins>
      <w:ins w:id="691" w:author="Mara Thomas" w:date="2021-12-13T15:24:00Z">
        <w:r w:rsidR="002208FA">
          <w:rPr>
            <w:rFonts w:cstheme="minorHAnsi"/>
            <w:lang w:val="en-US"/>
          </w:rPr>
          <w:t xml:space="preserve"> </w:t>
        </w:r>
      </w:ins>
      <w:ins w:id="692" w:author="Mara Thomas" w:date="2021-12-13T15:25:00Z">
        <w:r w:rsidR="006D7DDD">
          <w:rPr>
            <w:rFonts w:cstheme="minorHAnsi"/>
            <w:lang w:val="en-US"/>
          </w:rPr>
          <w:t>much more likely</w:t>
        </w:r>
      </w:ins>
      <w:ins w:id="693" w:author="Mara Thomas" w:date="2021-12-13T15:24:00Z">
        <w:r w:rsidR="002208FA">
          <w:rPr>
            <w:rFonts w:cstheme="minorHAnsi"/>
            <w:lang w:val="en-US"/>
          </w:rPr>
          <w:t xml:space="preserve"> than</w:t>
        </w:r>
      </w:ins>
      <w:ins w:id="694" w:author="Mara Thomas" w:date="2021-12-13T15:25:00Z">
        <w:r w:rsidR="006D7DDD">
          <w:rPr>
            <w:rFonts w:cstheme="minorHAnsi"/>
            <w:lang w:val="en-US"/>
          </w:rPr>
          <w:t xml:space="preserve"> they follow any other individual.</w:t>
        </w:r>
      </w:ins>
      <w:del w:id="695" w:author="Mara Thomas" w:date="2021-12-13T15:23:00Z">
        <w:r w:rsidRPr="006D69C5" w:rsidDel="002208FA">
          <w:rPr>
            <w:rFonts w:cstheme="minorHAnsi"/>
            <w:lang w:val="en-US"/>
          </w:rPr>
          <w:delText xml:space="preserve"> to</w:delText>
        </w:r>
      </w:del>
      <w:ins w:id="696" w:author="Mara Thomas" w:date="2021-12-13T15:25:00Z">
        <w:r w:rsidR="006D7DDD">
          <w:rPr>
            <w:rFonts w:cstheme="minorHAnsi"/>
            <w:lang w:val="en-US"/>
          </w:rPr>
          <w:t xml:space="preserve"> </w:t>
        </w:r>
      </w:ins>
      <w:ins w:id="697" w:author="Mara Thomas" w:date="2021-12-13T15:26:00Z">
        <w:r w:rsidR="006D7DDD">
          <w:rPr>
            <w:rFonts w:cstheme="minorHAnsi"/>
            <w:lang w:val="en-US"/>
          </w:rPr>
          <w:t>Interestingly, n</w:t>
        </w:r>
      </w:ins>
      <w:ins w:id="698" w:author="Mara Thomas" w:date="2021-12-13T15:25:00Z">
        <w:r w:rsidR="006D7DDD">
          <w:rPr>
            <w:rFonts w:cstheme="minorHAnsi"/>
            <w:lang w:val="en-US"/>
          </w:rPr>
          <w:t>o such effect was observed f</w:t>
        </w:r>
      </w:ins>
      <w:ins w:id="699" w:author="Mara Thomas" w:date="2021-12-13T15:26:00Z">
        <w:r w:rsidR="006D7DDD">
          <w:rPr>
            <w:rFonts w:cstheme="minorHAnsi"/>
            <w:lang w:val="en-US"/>
          </w:rPr>
          <w:t xml:space="preserve">or </w:t>
        </w:r>
      </w:ins>
      <w:del w:id="700" w:author="Mara Thomas" w:date="2021-12-13T15:25:00Z">
        <w:r w:rsidRPr="006D69C5" w:rsidDel="006D7DDD">
          <w:rPr>
            <w:rFonts w:cstheme="minorHAnsi"/>
            <w:lang w:val="en-US"/>
          </w:rPr>
          <w:delText xml:space="preserve">, than </w:delText>
        </w:r>
      </w:del>
      <w:del w:id="701" w:author="Mara Thomas" w:date="2021-12-13T15:24:00Z">
        <w:r w:rsidRPr="006D69C5" w:rsidDel="002208FA">
          <w:rPr>
            <w:rFonts w:cstheme="minorHAnsi"/>
            <w:lang w:val="en-US"/>
          </w:rPr>
          <w:delText>any other statuses</w:delText>
        </w:r>
      </w:del>
      <w:del w:id="702" w:author="Mara Thomas" w:date="2021-12-13T15:25:00Z">
        <w:r w:rsidRPr="006D69C5" w:rsidDel="006D7DDD">
          <w:rPr>
            <w:rFonts w:cstheme="minorHAnsi"/>
            <w:lang w:val="en-US"/>
          </w:rPr>
          <w:delText>.</w:delText>
        </w:r>
        <w:r w:rsidR="00E6792B" w:rsidRPr="006D69C5" w:rsidDel="006D7DDD">
          <w:rPr>
            <w:rFonts w:cstheme="minorHAnsi"/>
            <w:lang w:val="en-US"/>
          </w:rPr>
          <w:delText xml:space="preserve"> </w:delText>
        </w:r>
      </w:del>
      <w:ins w:id="703" w:author="Mara Thomas" w:date="2021-12-13T15:26:00Z">
        <w:r w:rsidR="006D7DDD">
          <w:rPr>
            <w:rFonts w:cstheme="minorHAnsi"/>
            <w:lang w:val="en-US"/>
          </w:rPr>
          <w:t>t</w:t>
        </w:r>
      </w:ins>
      <w:del w:id="704" w:author="Mara Thomas" w:date="2021-12-13T15:26:00Z">
        <w:r w:rsidR="00775249" w:rsidRPr="006D69C5" w:rsidDel="006D7DDD">
          <w:rPr>
            <w:rFonts w:cstheme="minorHAnsi"/>
            <w:lang w:val="en-US"/>
          </w:rPr>
          <w:delText>T</w:delText>
        </w:r>
      </w:del>
      <w:r w:rsidR="00775249" w:rsidRPr="006D69C5">
        <w:rPr>
          <w:rFonts w:cstheme="minorHAnsi"/>
          <w:lang w:val="en-US"/>
        </w:rPr>
        <w:t xml:space="preserve">he dominant male </w:t>
      </w:r>
      <w:del w:id="705" w:author="Mara Thomas" w:date="2021-12-13T15:25:00Z">
        <w:r w:rsidR="00775249" w:rsidRPr="006D69C5" w:rsidDel="006D7DDD">
          <w:rPr>
            <w:rFonts w:cstheme="minorHAnsi"/>
            <w:lang w:val="en-US"/>
          </w:rPr>
          <w:delText xml:space="preserve">is </w:delText>
        </w:r>
      </w:del>
      <w:del w:id="706" w:author="Mara Thomas" w:date="2021-12-13T15:26:00Z">
        <w:r w:rsidR="00775249" w:rsidRPr="006D69C5" w:rsidDel="006D7DDD">
          <w:rPr>
            <w:rFonts w:cstheme="minorHAnsi"/>
            <w:lang w:val="en-US"/>
          </w:rPr>
          <w:delText xml:space="preserve">on the other hand not significantly more likely to attract the other members of the group than the </w:delText>
        </w:r>
        <w:r w:rsidR="009637EB" w:rsidDel="006D7DDD">
          <w:rPr>
            <w:rFonts w:cstheme="minorHAnsi"/>
            <w:lang w:val="en-US"/>
          </w:rPr>
          <w:delText>other</w:delText>
        </w:r>
        <w:r w:rsidR="00775249" w:rsidRPr="006D69C5" w:rsidDel="006D7DDD">
          <w:rPr>
            <w:rFonts w:cstheme="minorHAnsi"/>
            <w:lang w:val="en-US"/>
          </w:rPr>
          <w:delText xml:space="preserve"> status categories</w:delText>
        </w:r>
      </w:del>
      <w:r w:rsidR="00775249" w:rsidRPr="006D69C5">
        <w:rPr>
          <w:rFonts w:cstheme="minorHAnsi"/>
          <w:lang w:val="en-US"/>
        </w:rPr>
        <w:t xml:space="preserve">. </w:t>
      </w:r>
      <w:r w:rsidR="00CC4AF3">
        <w:rPr>
          <w:rFonts w:cstheme="minorHAnsi"/>
          <w:lang w:val="en-CA"/>
        </w:rPr>
        <w:t xml:space="preserve">One hypothesis as to why dominant females may control group direction more than dominant males is that </w:t>
      </w:r>
      <w:del w:id="707" w:author="Mara Thomas" w:date="2021-12-13T15:26:00Z">
        <w:r w:rsidR="00CC4AF3" w:rsidDel="00A872EF">
          <w:rPr>
            <w:rFonts w:cstheme="minorHAnsi"/>
            <w:lang w:val="en-CA"/>
          </w:rPr>
          <w:delText xml:space="preserve">they </w:delText>
        </w:r>
      </w:del>
      <w:ins w:id="708" w:author="Mara Thomas" w:date="2021-12-13T15:26:00Z">
        <w:r w:rsidR="00A872EF">
          <w:rPr>
            <w:rFonts w:cstheme="minorHAnsi"/>
            <w:lang w:val="en-CA"/>
          </w:rPr>
          <w:t xml:space="preserve">females </w:t>
        </w:r>
      </w:ins>
      <w:r w:rsidR="00CC4AF3">
        <w:rPr>
          <w:rFonts w:cstheme="minorHAnsi"/>
          <w:lang w:val="en-CA"/>
        </w:rPr>
        <w:t>have more experience within the territory.</w:t>
      </w:r>
      <w:r w:rsidR="00CC4AF3" w:rsidRPr="003649B8">
        <w:rPr>
          <w:rFonts w:cstheme="minorHAnsi"/>
          <w:lang w:val="en-CA"/>
        </w:rPr>
        <w:t xml:space="preserve"> </w:t>
      </w:r>
      <w:r w:rsidR="00CC4AF3">
        <w:rPr>
          <w:rFonts w:cstheme="minorHAnsi"/>
          <w:lang w:val="en-CA"/>
        </w:rPr>
        <w:t>M</w:t>
      </w:r>
      <w:r w:rsidR="00D53464" w:rsidRPr="006D69C5">
        <w:rPr>
          <w:rFonts w:cstheme="minorHAnsi"/>
          <w:lang w:val="en-US"/>
        </w:rPr>
        <w:t xml:space="preserve">eerkat group territories vary little within the course of </w:t>
      </w:r>
      <w:r w:rsidR="00CC4AF3">
        <w:rPr>
          <w:rFonts w:cstheme="minorHAnsi"/>
          <w:lang w:val="en-US"/>
        </w:rPr>
        <w:t>individual’s lives</w:t>
      </w:r>
      <w:r w:rsidR="00D756DE" w:rsidRPr="006D69C5">
        <w:rPr>
          <w:rFonts w:cstheme="minorHAnsi"/>
          <w:lang w:val="en-US"/>
        </w:rPr>
        <w:t xml:space="preserve"> </w:t>
      </w:r>
      <w:r w:rsidR="00CC4AF3">
        <w:rPr>
          <w:rFonts w:cstheme="minorHAnsi"/>
          <w:lang w:val="en-US"/>
        </w:rPr>
        <w:fldChar w:fldCharType="begin"/>
      </w:r>
      <w:r w:rsidR="00CC4AF3">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CC4AF3">
        <w:rPr>
          <w:rFonts w:cstheme="minorHAnsi"/>
          <w:lang w:val="en-US"/>
        </w:rPr>
        <w:fldChar w:fldCharType="separate"/>
      </w:r>
      <w:r w:rsidR="00CC4AF3" w:rsidRPr="00CC4AF3">
        <w:rPr>
          <w:rFonts w:ascii="Calibri" w:hAnsi="Calibri" w:cs="Calibri"/>
          <w:lang w:val="en-US"/>
        </w:rPr>
        <w:t>(Kranstauber et al. 2019)</w:t>
      </w:r>
      <w:r w:rsidR="00CC4AF3">
        <w:rPr>
          <w:rFonts w:cstheme="minorHAnsi"/>
          <w:lang w:val="en-US"/>
        </w:rPr>
        <w:fldChar w:fldCharType="end"/>
      </w:r>
      <w:r w:rsidR="00D53464" w:rsidRPr="006D69C5">
        <w:rPr>
          <w:rFonts w:cstheme="minorHAnsi"/>
          <w:lang w:val="en-US"/>
        </w:rPr>
        <w:t xml:space="preserve">, so individuals who have spent more time within a given group are </w:t>
      </w:r>
      <w:del w:id="709" w:author="Mara Thomas" w:date="2021-12-13T15:26:00Z">
        <w:r w:rsidR="00D53464" w:rsidRPr="006D69C5" w:rsidDel="00703430">
          <w:rPr>
            <w:rFonts w:cstheme="minorHAnsi"/>
            <w:lang w:val="en-US"/>
          </w:rPr>
          <w:delText xml:space="preserve">therefore </w:delText>
        </w:r>
      </w:del>
      <w:r w:rsidR="00D53464" w:rsidRPr="006D69C5">
        <w:rPr>
          <w:rFonts w:cstheme="minorHAnsi"/>
          <w:lang w:val="en-US"/>
        </w:rPr>
        <w:t>the most experienced ones in terms of navigating within this group’s home range, and should thus be more likely to be followed by other less experienced individuals</w:t>
      </w:r>
      <w:ins w:id="710" w:author="Mara Thomas" w:date="2021-12-13T15:26:00Z">
        <w:r w:rsidR="00703430">
          <w:rPr>
            <w:rFonts w:cstheme="minorHAnsi"/>
            <w:lang w:val="en-US"/>
          </w:rPr>
          <w:t>.</w:t>
        </w:r>
      </w:ins>
      <w:r w:rsidR="00CC4AF3" w:rsidRPr="00CC4AF3">
        <w:rPr>
          <w:rFonts w:cstheme="minorHAnsi"/>
          <w:lang w:val="en-CA"/>
        </w:rPr>
        <w:t xml:space="preserve"> </w:t>
      </w:r>
      <w:r w:rsidR="00CC4AF3">
        <w:rPr>
          <w:rFonts w:cstheme="minorHAnsi"/>
          <w:lang w:val="en-CA"/>
        </w:rPr>
        <w:t>Because males are generally the dispersing sex in meerkats</w:t>
      </w:r>
      <w:r w:rsidR="00B241F5">
        <w:rPr>
          <w:rFonts w:cstheme="minorHAnsi"/>
          <w:lang w:val="en-CA"/>
        </w:rPr>
        <w:t>,</w:t>
      </w:r>
      <w:r w:rsidR="00CC4AF3">
        <w:rPr>
          <w:rFonts w:cstheme="minorHAnsi"/>
          <w:lang w:val="en-CA"/>
        </w:rPr>
        <w:t xml:space="preserve"> d</w:t>
      </w:r>
      <w:r w:rsidR="00CC4AF3" w:rsidRPr="003649B8">
        <w:rPr>
          <w:rFonts w:cstheme="minorHAnsi"/>
          <w:lang w:val="en-CA"/>
        </w:rPr>
        <w:t>ominant males</w:t>
      </w:r>
      <w:ins w:id="711" w:author="Mara Thomas" w:date="2021-12-13T15:26:00Z">
        <w:r w:rsidR="00703430">
          <w:rPr>
            <w:rFonts w:cstheme="minorHAnsi"/>
            <w:lang w:val="en-CA"/>
          </w:rPr>
          <w:t xml:space="preserve"> </w:t>
        </w:r>
      </w:ins>
      <w:del w:id="712" w:author="Mara Thomas" w:date="2021-12-13T15:26:00Z">
        <w:r w:rsidR="00CC4AF3" w:rsidRPr="003649B8" w:rsidDel="00703430">
          <w:rPr>
            <w:rFonts w:cstheme="minorHAnsi"/>
            <w:lang w:val="en-CA"/>
          </w:rPr>
          <w:delText>, though often older than their female counterpart</w:delText>
        </w:r>
        <w:r w:rsidR="00CC4AF3" w:rsidDel="00703430">
          <w:rPr>
            <w:rFonts w:cstheme="minorHAnsi"/>
            <w:lang w:val="en-CA"/>
          </w:rPr>
          <w:delText>s</w:delText>
        </w:r>
        <w:r w:rsidR="00CC4AF3" w:rsidRPr="003649B8" w:rsidDel="00703430">
          <w:rPr>
            <w:rFonts w:cstheme="minorHAnsi"/>
            <w:lang w:val="en-CA"/>
          </w:rPr>
          <w:delText xml:space="preserve">, </w:delText>
        </w:r>
      </w:del>
      <w:r w:rsidR="00CC4AF3">
        <w:rPr>
          <w:rFonts w:cstheme="minorHAnsi"/>
          <w:lang w:val="en-CA"/>
        </w:rPr>
        <w:t>are typically non-natal and hence have usually not spent as much time in the group territory</w:t>
      </w:r>
      <w:r w:rsidR="00AD1AF1">
        <w:rPr>
          <w:rFonts w:cstheme="minorHAnsi"/>
          <w:lang w:val="en-CA"/>
        </w:rPr>
        <w:t xml:space="preserve"> </w:t>
      </w:r>
      <w:r w:rsidR="00BF692C">
        <w:rPr>
          <w:rFonts w:cstheme="minorHAnsi"/>
          <w:lang w:val="en-CA"/>
        </w:rPr>
        <w:fldChar w:fldCharType="begin"/>
      </w:r>
      <w:r w:rsidR="00BF692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sidR="00BF692C">
        <w:rPr>
          <w:rFonts w:cstheme="minorHAnsi"/>
          <w:lang w:val="en-CA"/>
        </w:rPr>
        <w:fldChar w:fldCharType="separate"/>
      </w:r>
      <w:r w:rsidR="00BF692C" w:rsidRPr="00BF692C">
        <w:rPr>
          <w:rFonts w:ascii="Calibri" w:hAnsi="Calibri" w:cs="Calibri"/>
          <w:lang w:val="en-US"/>
        </w:rPr>
        <w:t>(S.P. Doolan and Macdonald 1996; Griffin et al. 2003; Mares et al. 2014)</w:t>
      </w:r>
      <w:r w:rsidR="00BF692C">
        <w:rPr>
          <w:rFonts w:cstheme="minorHAnsi"/>
          <w:lang w:val="en-CA"/>
        </w:rPr>
        <w:fldChar w:fldCharType="end"/>
      </w:r>
      <w:r w:rsidR="00CC4AF3" w:rsidRPr="003649B8">
        <w:rPr>
          <w:rFonts w:cstheme="minorHAnsi"/>
          <w:lang w:val="en-CA"/>
        </w:rPr>
        <w:t xml:space="preserve">. </w:t>
      </w:r>
      <w:del w:id="713" w:author="Mara Thomas" w:date="2021-12-13T15:27:00Z">
        <w:r w:rsidR="00BF692C" w:rsidDel="00703430">
          <w:rPr>
            <w:rFonts w:cstheme="minorHAnsi"/>
            <w:lang w:val="en-CA"/>
          </w:rPr>
          <w:delText>As a consequence, d</w:delText>
        </w:r>
        <w:r w:rsidR="00EF0FC2" w:rsidDel="00703430">
          <w:rPr>
            <w:rFonts w:cstheme="minorHAnsi"/>
            <w:lang w:val="en-CA"/>
          </w:rPr>
          <w:delText>ominant females are therefore usually the eldest natal individuals of their groups.</w:delText>
        </w:r>
        <w:r w:rsidR="00D756DE" w:rsidRPr="006D69C5" w:rsidDel="00703430">
          <w:rPr>
            <w:rFonts w:cstheme="minorHAnsi"/>
            <w:lang w:val="en-US"/>
          </w:rPr>
          <w:delText xml:space="preserve"> This is the case for</w:delText>
        </w:r>
      </w:del>
      <w:ins w:id="714" w:author="Mara Thomas" w:date="2021-12-13T15:27:00Z">
        <w:r w:rsidR="00703430">
          <w:rPr>
            <w:rFonts w:cstheme="minorHAnsi"/>
            <w:lang w:val="en-CA"/>
          </w:rPr>
          <w:t>In</w:t>
        </w:r>
      </w:ins>
      <w:r w:rsidR="00D756DE" w:rsidRPr="006D69C5">
        <w:rPr>
          <w:rFonts w:cstheme="minorHAnsi"/>
          <w:lang w:val="en-US"/>
        </w:rPr>
        <w:t xml:space="preserve"> all </w:t>
      </w:r>
      <w:r w:rsidR="00BF692C">
        <w:rPr>
          <w:rFonts w:cstheme="minorHAnsi"/>
          <w:lang w:val="en-US"/>
        </w:rPr>
        <w:t>five</w:t>
      </w:r>
      <w:r w:rsidR="00D756DE" w:rsidRPr="006D69C5">
        <w:rPr>
          <w:rFonts w:cstheme="minorHAnsi"/>
          <w:lang w:val="en-US"/>
        </w:rPr>
        <w:t xml:space="preserve"> groups</w:t>
      </w:r>
      <w:r w:rsidR="0040597D" w:rsidRPr="006D69C5">
        <w:rPr>
          <w:rFonts w:cstheme="minorHAnsi"/>
          <w:lang w:val="en-US"/>
        </w:rPr>
        <w:t xml:space="preserve"> we studied here, </w:t>
      </w:r>
      <w:ins w:id="715" w:author="Mara Thomas" w:date="2021-12-13T15:27:00Z">
        <w:r w:rsidR="00703430">
          <w:rPr>
            <w:rFonts w:cstheme="minorHAnsi"/>
            <w:lang w:val="en-US"/>
          </w:rPr>
          <w:t xml:space="preserve">the dominant female was the </w:t>
        </w:r>
      </w:ins>
      <w:ins w:id="716" w:author="Mara Thomas" w:date="2021-12-13T15:28:00Z">
        <w:r w:rsidR="00703430">
          <w:rPr>
            <w:rFonts w:cstheme="minorHAnsi"/>
            <w:lang w:val="en-US"/>
          </w:rPr>
          <w:t xml:space="preserve">eldest natal individual of the group, </w:t>
        </w:r>
      </w:ins>
      <w:r w:rsidR="0040597D" w:rsidRPr="006D69C5">
        <w:rPr>
          <w:rFonts w:cstheme="minorHAnsi"/>
          <w:lang w:val="en-US"/>
        </w:rPr>
        <w:t xml:space="preserve">with the exception of NQ21, where </w:t>
      </w:r>
      <w:ins w:id="717" w:author="Mara Thomas" w:date="2021-12-13T15:28:00Z">
        <w:r w:rsidR="00703430">
          <w:rPr>
            <w:rFonts w:cstheme="minorHAnsi"/>
            <w:lang w:val="en-US"/>
          </w:rPr>
          <w:t>two</w:t>
        </w:r>
      </w:ins>
      <w:del w:id="718" w:author="Mara Thomas" w:date="2021-12-13T15:28:00Z">
        <w:r w:rsidR="0040597D" w:rsidRPr="006D69C5" w:rsidDel="00703430">
          <w:rPr>
            <w:rFonts w:cstheme="minorHAnsi"/>
            <w:lang w:val="en-US"/>
          </w:rPr>
          <w:delText>2</w:delText>
        </w:r>
      </w:del>
      <w:r w:rsidR="0040597D" w:rsidRPr="006D69C5">
        <w:rPr>
          <w:rFonts w:cstheme="minorHAnsi"/>
          <w:lang w:val="en-US"/>
        </w:rPr>
        <w:t xml:space="preserve"> subordinate individuals were born in the same litter as the dominant female</w:t>
      </w:r>
      <w:r w:rsidR="00BF692C">
        <w:rPr>
          <w:rFonts w:cstheme="minorHAnsi"/>
          <w:lang w:val="en-US"/>
        </w:rPr>
        <w:t xml:space="preserve"> (NQ2021_3 and NQ2021_4)</w:t>
      </w:r>
      <w:ins w:id="719" w:author="Mara Thomas" w:date="2021-12-13T15:28:00Z">
        <w:r w:rsidR="00703430">
          <w:rPr>
            <w:rFonts w:cstheme="minorHAnsi"/>
            <w:lang w:val="en-US"/>
          </w:rPr>
          <w:t>.</w:t>
        </w:r>
      </w:ins>
      <w:del w:id="720" w:author="Mara Thomas" w:date="2021-12-13T15:28:00Z">
        <w:r w:rsidR="0040597D" w:rsidRPr="006D69C5" w:rsidDel="00703430">
          <w:rPr>
            <w:rFonts w:cstheme="minorHAnsi"/>
            <w:lang w:val="en-US"/>
          </w:rPr>
          <w:delText>,</w:delText>
        </w:r>
      </w:del>
      <w:r w:rsidR="0040597D" w:rsidRPr="006D69C5">
        <w:rPr>
          <w:rFonts w:cstheme="minorHAnsi"/>
          <w:lang w:val="en-US"/>
        </w:rPr>
        <w:t xml:space="preserve"> </w:t>
      </w:r>
      <w:del w:id="721" w:author="Mara Thomas" w:date="2021-12-13T15:28:00Z">
        <w:r w:rsidR="0040597D" w:rsidRPr="006D69C5" w:rsidDel="00703430">
          <w:rPr>
            <w:rFonts w:cstheme="minorHAnsi"/>
            <w:lang w:val="en-US"/>
          </w:rPr>
          <w:delText>and i</w:delText>
        </w:r>
      </w:del>
      <w:ins w:id="722" w:author="Mara Thomas" w:date="2021-12-13T15:28:00Z">
        <w:r w:rsidR="00703430">
          <w:rPr>
            <w:rFonts w:cstheme="minorHAnsi"/>
            <w:lang w:val="en-US"/>
          </w:rPr>
          <w:t>I</w:t>
        </w:r>
      </w:ins>
      <w:r w:rsidR="0040597D" w:rsidRPr="006D69C5">
        <w:rPr>
          <w:rFonts w:cstheme="minorHAnsi"/>
          <w:lang w:val="en-US"/>
        </w:rPr>
        <w:t xml:space="preserve">t is noteworthy that </w:t>
      </w:r>
      <w:del w:id="723" w:author="Mara Thomas" w:date="2021-12-13T15:28:00Z">
        <w:r w:rsidR="0040597D" w:rsidRPr="006D69C5" w:rsidDel="00703430">
          <w:rPr>
            <w:rFonts w:cstheme="minorHAnsi"/>
            <w:lang w:val="en-US"/>
          </w:rPr>
          <w:delText xml:space="preserve">they </w:delText>
        </w:r>
      </w:del>
      <w:ins w:id="724" w:author="Mara Thomas" w:date="2021-12-13T15:28:00Z">
        <w:r w:rsidR="00703430">
          <w:rPr>
            <w:rFonts w:cstheme="minorHAnsi"/>
            <w:lang w:val="en-US"/>
          </w:rPr>
          <w:t>these individuals</w:t>
        </w:r>
        <w:r w:rsidR="00703430" w:rsidRPr="006D69C5">
          <w:rPr>
            <w:rFonts w:cstheme="minorHAnsi"/>
            <w:lang w:val="en-US"/>
          </w:rPr>
          <w:t xml:space="preserve"> </w:t>
        </w:r>
      </w:ins>
      <w:del w:id="725" w:author="Mara Thomas" w:date="2021-12-13T15:28:00Z">
        <w:r w:rsidR="0040597D" w:rsidRPr="006D69C5" w:rsidDel="00703430">
          <w:rPr>
            <w:rFonts w:cstheme="minorHAnsi"/>
            <w:lang w:val="en-US"/>
          </w:rPr>
          <w:delText xml:space="preserve">too </w:delText>
        </w:r>
      </w:del>
      <w:r w:rsidR="0040597D" w:rsidRPr="006D69C5">
        <w:rPr>
          <w:rFonts w:cstheme="minorHAnsi"/>
          <w:lang w:val="en-US"/>
        </w:rPr>
        <w:t xml:space="preserve">had </w:t>
      </w:r>
      <w:r w:rsidR="00BF692C">
        <w:rPr>
          <w:rFonts w:cstheme="minorHAnsi"/>
          <w:lang w:val="en-US"/>
        </w:rPr>
        <w:t>fairly high</w:t>
      </w:r>
      <w:r w:rsidR="0040597D" w:rsidRPr="006D69C5">
        <w:rPr>
          <w:rFonts w:cstheme="minorHAnsi"/>
          <w:lang w:val="en-US"/>
        </w:rPr>
        <w:t xml:space="preserve"> turning influence score</w:t>
      </w:r>
      <w:r w:rsidR="00BF692C">
        <w:rPr>
          <w:rFonts w:cstheme="minorHAnsi"/>
          <w:lang w:val="en-US"/>
        </w:rPr>
        <w:t>s</w:t>
      </w:r>
      <w:ins w:id="726" w:author="Mara Thomas" w:date="2021-12-13T15:28:00Z">
        <w:r w:rsidR="00703430">
          <w:rPr>
            <w:rFonts w:cstheme="minorHAnsi"/>
            <w:lang w:val="en-US"/>
          </w:rPr>
          <w:t>, too</w:t>
        </w:r>
      </w:ins>
      <w:r w:rsidR="0040597D" w:rsidRPr="006D69C5">
        <w:rPr>
          <w:rFonts w:cstheme="minorHAnsi"/>
          <w:lang w:val="en-US"/>
        </w:rPr>
        <w:t xml:space="preserve">. </w:t>
      </w:r>
      <w:del w:id="727" w:author="Mara Thomas" w:date="2021-12-13T15:29:00Z">
        <w:r w:rsidR="004B506E" w:rsidRPr="006D69C5" w:rsidDel="00703430">
          <w:rPr>
            <w:rFonts w:cstheme="minorHAnsi"/>
            <w:lang w:val="en-US"/>
          </w:rPr>
          <w:delText>It is however</w:delText>
        </w:r>
      </w:del>
      <w:ins w:id="728" w:author="Mara Thomas" w:date="2021-12-13T15:29:00Z">
        <w:r w:rsidR="00703430">
          <w:rPr>
            <w:rFonts w:cstheme="minorHAnsi"/>
            <w:lang w:val="en-US"/>
          </w:rPr>
          <w:t xml:space="preserve">However, while we </w:t>
        </w:r>
      </w:ins>
      <w:ins w:id="729" w:author="Mara Thomas" w:date="2021-12-13T15:32:00Z">
        <w:r w:rsidR="00270D20">
          <w:rPr>
            <w:rFonts w:cstheme="minorHAnsi"/>
            <w:lang w:val="en-US"/>
          </w:rPr>
          <w:t xml:space="preserve">expected to observe that </w:t>
        </w:r>
      </w:ins>
      <w:ins w:id="730" w:author="Mara Thomas" w:date="2021-12-13T15:29:00Z">
        <w:r w:rsidR="00703430">
          <w:rPr>
            <w:rFonts w:cstheme="minorHAnsi"/>
            <w:lang w:val="en-US"/>
          </w:rPr>
          <w:t>older indivi</w:t>
        </w:r>
      </w:ins>
      <w:ins w:id="731" w:author="Mara Thomas" w:date="2021-12-13T15:30:00Z">
        <w:r w:rsidR="00703430">
          <w:rPr>
            <w:rFonts w:cstheme="minorHAnsi"/>
            <w:lang w:val="en-US"/>
          </w:rPr>
          <w:t xml:space="preserve">duals </w:t>
        </w:r>
      </w:ins>
      <w:ins w:id="732" w:author="Mara Thomas" w:date="2021-12-13T15:32:00Z">
        <w:r w:rsidR="00270D20">
          <w:rPr>
            <w:rFonts w:cstheme="minorHAnsi"/>
            <w:lang w:val="en-US"/>
          </w:rPr>
          <w:t>generally have</w:t>
        </w:r>
      </w:ins>
      <w:ins w:id="733" w:author="Mara Thomas" w:date="2021-12-13T15:30:00Z">
        <w:r w:rsidR="00703430">
          <w:rPr>
            <w:rFonts w:cstheme="minorHAnsi"/>
            <w:lang w:val="en-US"/>
          </w:rPr>
          <w:t xml:space="preserve"> more influence</w:t>
        </w:r>
      </w:ins>
      <w:ins w:id="734" w:author="Mara Thomas" w:date="2021-12-13T15:32:00Z">
        <w:r w:rsidR="00270D20">
          <w:rPr>
            <w:rFonts w:cstheme="minorHAnsi"/>
            <w:lang w:val="en-US"/>
          </w:rPr>
          <w:t xml:space="preserve"> on group movement</w:t>
        </w:r>
      </w:ins>
      <w:ins w:id="735" w:author="Mara Thomas" w:date="2021-12-13T15:30:00Z">
        <w:r w:rsidR="00703430">
          <w:rPr>
            <w:rFonts w:cstheme="minorHAnsi"/>
            <w:lang w:val="en-US"/>
          </w:rPr>
          <w:t xml:space="preserve">, </w:t>
        </w:r>
      </w:ins>
      <w:del w:id="736" w:author="Mara Thomas" w:date="2021-12-13T15:30:00Z">
        <w:r w:rsidR="004B506E" w:rsidRPr="006D69C5" w:rsidDel="00703430">
          <w:rPr>
            <w:rFonts w:cstheme="minorHAnsi"/>
            <w:lang w:val="en-US"/>
          </w:rPr>
          <w:delText xml:space="preserve"> surprising that </w:delText>
        </w:r>
      </w:del>
      <w:r w:rsidR="004B506E" w:rsidRPr="006D69C5">
        <w:rPr>
          <w:rFonts w:cstheme="minorHAnsi"/>
          <w:lang w:val="en-US"/>
        </w:rPr>
        <w:t xml:space="preserve">we found no </w:t>
      </w:r>
      <w:del w:id="737" w:author="Mara Thomas" w:date="2021-12-13T15:30:00Z">
        <w:r w:rsidR="004B506E" w:rsidRPr="006D69C5" w:rsidDel="00703430">
          <w:rPr>
            <w:rFonts w:cstheme="minorHAnsi"/>
            <w:lang w:val="en-US"/>
          </w:rPr>
          <w:delText>difference</w:delText>
        </w:r>
      </w:del>
      <w:del w:id="738" w:author="Mara Thomas" w:date="2021-12-13T15:29:00Z">
        <w:r w:rsidR="004B506E" w:rsidRPr="006D69C5" w:rsidDel="00703430">
          <w:rPr>
            <w:rFonts w:cstheme="minorHAnsi"/>
            <w:lang w:val="en-US"/>
          </w:rPr>
          <w:delText>s</w:delText>
        </w:r>
      </w:del>
      <w:ins w:id="739" w:author="Mara Thomas" w:date="2021-12-13T15:30:00Z">
        <w:r w:rsidR="00703430">
          <w:rPr>
            <w:rFonts w:cstheme="minorHAnsi"/>
            <w:lang w:val="en-US"/>
          </w:rPr>
          <w:t>such trend</w:t>
        </w:r>
      </w:ins>
      <w:r w:rsidR="004B506E" w:rsidRPr="006D69C5">
        <w:rPr>
          <w:rFonts w:cstheme="minorHAnsi"/>
          <w:lang w:val="en-US"/>
        </w:rPr>
        <w:t xml:space="preserve"> </w:t>
      </w:r>
      <w:del w:id="740" w:author="Mara Thomas" w:date="2021-12-13T15:32:00Z">
        <w:r w:rsidR="004B506E" w:rsidRPr="006D69C5" w:rsidDel="00270D20">
          <w:rPr>
            <w:rFonts w:cstheme="minorHAnsi"/>
            <w:lang w:val="en-US"/>
          </w:rPr>
          <w:delText xml:space="preserve">in </w:delText>
        </w:r>
        <w:r w:rsidR="00437B75" w:rsidDel="00270D20">
          <w:rPr>
            <w:rFonts w:cstheme="minorHAnsi"/>
            <w:lang w:val="en-US"/>
          </w:rPr>
          <w:delText xml:space="preserve">turning </w:delText>
        </w:r>
        <w:r w:rsidR="004B506E" w:rsidRPr="006D69C5" w:rsidDel="00270D20">
          <w:rPr>
            <w:rFonts w:cstheme="minorHAnsi"/>
            <w:lang w:val="en-US"/>
          </w:rPr>
          <w:delText xml:space="preserve">influence </w:delText>
        </w:r>
      </w:del>
      <w:del w:id="741" w:author="Mara Thomas" w:date="2021-12-13T15:30:00Z">
        <w:r w:rsidR="004B506E" w:rsidRPr="006D69C5" w:rsidDel="00703430">
          <w:rPr>
            <w:rFonts w:cstheme="minorHAnsi"/>
            <w:lang w:val="en-US"/>
          </w:rPr>
          <w:delText xml:space="preserve">between </w:delText>
        </w:r>
      </w:del>
      <w:ins w:id="742" w:author="Mara Thomas" w:date="2021-12-13T15:30:00Z">
        <w:r w:rsidR="00703430">
          <w:rPr>
            <w:rFonts w:cstheme="minorHAnsi"/>
            <w:lang w:val="en-US"/>
          </w:rPr>
          <w:t xml:space="preserve">when </w:t>
        </w:r>
      </w:ins>
      <w:ins w:id="743" w:author="Mara Thomas" w:date="2021-12-13T15:32:00Z">
        <w:r w:rsidR="00270D20">
          <w:rPr>
            <w:rFonts w:cstheme="minorHAnsi"/>
            <w:lang w:val="en-US"/>
          </w:rPr>
          <w:t>analyzing</w:t>
        </w:r>
      </w:ins>
      <w:ins w:id="744" w:author="Mara Thomas" w:date="2021-12-13T15:30:00Z">
        <w:r w:rsidR="00703430" w:rsidRPr="006D69C5">
          <w:rPr>
            <w:rFonts w:cstheme="minorHAnsi"/>
            <w:lang w:val="en-US"/>
          </w:rPr>
          <w:t xml:space="preserve"> </w:t>
        </w:r>
      </w:ins>
      <w:ins w:id="745" w:author="Mara Thomas" w:date="2021-12-13T15:29:00Z">
        <w:r w:rsidR="00703430">
          <w:rPr>
            <w:rFonts w:cstheme="minorHAnsi"/>
            <w:lang w:val="en-US"/>
          </w:rPr>
          <w:t xml:space="preserve">the remaining </w:t>
        </w:r>
      </w:ins>
      <w:r w:rsidR="004B506E" w:rsidRPr="006D69C5">
        <w:rPr>
          <w:rFonts w:cstheme="minorHAnsi"/>
          <w:lang w:val="en-US"/>
        </w:rPr>
        <w:t>subordinate statuses</w:t>
      </w:r>
      <w:r w:rsidR="00BF692C">
        <w:rPr>
          <w:rFonts w:cstheme="minorHAnsi"/>
          <w:lang w:val="en-US"/>
        </w:rPr>
        <w:t xml:space="preserve"> </w:t>
      </w:r>
      <w:r w:rsidR="00BF692C">
        <w:rPr>
          <w:rFonts w:cstheme="minorHAnsi"/>
          <w:lang w:val="en-CA"/>
        </w:rPr>
        <w:t>(non-dominant</w:t>
      </w:r>
      <w:r w:rsidR="00BF692C">
        <w:rPr>
          <w:rFonts w:eastAsia="Times New Roman" w:cstheme="minorHAnsi"/>
          <w:color w:val="000000"/>
          <w:lang w:val="en-CA"/>
        </w:rPr>
        <w:t xml:space="preserve"> adults, yearlings, and sub-adults)</w:t>
      </w:r>
      <w:ins w:id="746" w:author="Mara Thomas" w:date="2021-12-13T15:29:00Z">
        <w:r w:rsidR="00703430">
          <w:rPr>
            <w:rFonts w:cstheme="minorHAnsi"/>
            <w:lang w:val="en-US"/>
          </w:rPr>
          <w:t>.</w:t>
        </w:r>
      </w:ins>
      <w:del w:id="747" w:author="Mara Thomas" w:date="2021-12-13T15:29:00Z">
        <w:r w:rsidR="004B506E" w:rsidRPr="006D69C5" w:rsidDel="00703430">
          <w:rPr>
            <w:rFonts w:cstheme="minorHAnsi"/>
            <w:lang w:val="en-US"/>
          </w:rPr>
          <w:delText>,</w:delText>
        </w:r>
      </w:del>
      <w:r w:rsidR="004B506E" w:rsidRPr="006D69C5">
        <w:rPr>
          <w:rFonts w:cstheme="minorHAnsi"/>
          <w:lang w:val="en-US"/>
        </w:rPr>
        <w:t xml:space="preserve"> </w:t>
      </w:r>
      <w:commentRangeStart w:id="748"/>
      <w:del w:id="749" w:author="Mara Thomas" w:date="2021-12-13T15:29:00Z">
        <w:r w:rsidR="004B506E" w:rsidRPr="006D69C5" w:rsidDel="00703430">
          <w:rPr>
            <w:rFonts w:cstheme="minorHAnsi"/>
            <w:lang w:val="en-US"/>
          </w:rPr>
          <w:delText>as a</w:delText>
        </w:r>
      </w:del>
      <w:del w:id="750" w:author="Mara Thomas" w:date="2021-12-13T15:30:00Z">
        <w:r w:rsidR="004B506E" w:rsidRPr="006D69C5" w:rsidDel="00703430">
          <w:rPr>
            <w:rFonts w:cstheme="minorHAnsi"/>
            <w:lang w:val="en-US"/>
          </w:rPr>
          <w:delText xml:space="preserve">ccording to our reasoning older statuses would be expected to have more influence. </w:delText>
        </w:r>
      </w:del>
      <w:r w:rsidR="004B506E" w:rsidRPr="006D69C5">
        <w:rPr>
          <w:rFonts w:cstheme="minorHAnsi"/>
          <w:lang w:val="en-US"/>
        </w:rPr>
        <w:t xml:space="preserve">It is thus likely that </w:t>
      </w:r>
      <w:ins w:id="751" w:author="Mara Thomas" w:date="2021-12-13T15:30:00Z">
        <w:r w:rsidR="00703430">
          <w:rPr>
            <w:rFonts w:cstheme="minorHAnsi"/>
            <w:lang w:val="en-US"/>
          </w:rPr>
          <w:t xml:space="preserve">both </w:t>
        </w:r>
      </w:ins>
      <w:r w:rsidR="004B506E" w:rsidRPr="006D69C5">
        <w:rPr>
          <w:rFonts w:cstheme="minorHAnsi"/>
          <w:lang w:val="en-US"/>
        </w:rPr>
        <w:t>k</w:t>
      </w:r>
      <w:r w:rsidR="0040597D" w:rsidRPr="006D69C5">
        <w:rPr>
          <w:rFonts w:cstheme="minorHAnsi"/>
          <w:lang w:val="en-US"/>
        </w:rPr>
        <w:t>nowledge of the home range</w:t>
      </w:r>
      <w:del w:id="752" w:author="Mara Thomas" w:date="2021-12-13T15:30:00Z">
        <w:r w:rsidR="00A66D30" w:rsidRPr="006D69C5" w:rsidDel="00703430">
          <w:rPr>
            <w:rFonts w:cstheme="minorHAnsi"/>
            <w:lang w:val="en-US"/>
          </w:rPr>
          <w:delText xml:space="preserve">, </w:delText>
        </w:r>
        <w:r w:rsidR="004B506E" w:rsidRPr="006D69C5" w:rsidDel="00703430">
          <w:rPr>
            <w:rFonts w:cstheme="minorHAnsi"/>
            <w:lang w:val="en-US"/>
          </w:rPr>
          <w:delText>in combination with</w:delText>
        </w:r>
      </w:del>
      <w:ins w:id="753" w:author="Mara Thomas" w:date="2021-12-13T15:30:00Z">
        <w:r w:rsidR="00703430">
          <w:rPr>
            <w:rFonts w:cstheme="minorHAnsi"/>
            <w:lang w:val="en-US"/>
          </w:rPr>
          <w:t xml:space="preserve"> and</w:t>
        </w:r>
      </w:ins>
      <w:r w:rsidR="00A66D30" w:rsidRPr="006D69C5">
        <w:rPr>
          <w:rFonts w:cstheme="minorHAnsi"/>
          <w:lang w:val="en-US"/>
        </w:rPr>
        <w:t xml:space="preserve"> dominance status</w:t>
      </w:r>
      <w:ins w:id="754" w:author="Mara Thomas" w:date="2021-12-13T15:31:00Z">
        <w:r w:rsidR="00703430">
          <w:rPr>
            <w:rFonts w:cstheme="minorHAnsi"/>
            <w:lang w:val="en-US"/>
          </w:rPr>
          <w:t xml:space="preserve"> </w:t>
        </w:r>
      </w:ins>
      <w:del w:id="755" w:author="Mara Thomas" w:date="2021-12-13T15:31:00Z">
        <w:r w:rsidR="00A66D30" w:rsidRPr="006D69C5" w:rsidDel="00703430">
          <w:rPr>
            <w:rFonts w:cstheme="minorHAnsi"/>
            <w:lang w:val="en-US"/>
          </w:rPr>
          <w:delText>,</w:delText>
        </w:r>
        <w:r w:rsidR="0040597D" w:rsidRPr="006D69C5" w:rsidDel="00703430">
          <w:rPr>
            <w:rFonts w:cstheme="minorHAnsi"/>
            <w:lang w:val="en-US"/>
          </w:rPr>
          <w:delText xml:space="preserve"> </w:delText>
        </w:r>
        <w:r w:rsidR="004B506E" w:rsidRPr="006D69C5" w:rsidDel="00703430">
          <w:rPr>
            <w:rFonts w:cstheme="minorHAnsi"/>
            <w:lang w:val="en-US"/>
          </w:rPr>
          <w:delText>are</w:delText>
        </w:r>
        <w:r w:rsidR="0040597D" w:rsidRPr="006D69C5" w:rsidDel="00703430">
          <w:rPr>
            <w:rFonts w:cstheme="minorHAnsi"/>
            <w:lang w:val="en-US"/>
          </w:rPr>
          <w:delText xml:space="preserve"> </w:delText>
        </w:r>
        <w:r w:rsidR="00FF2DB3" w:rsidDel="00703430">
          <w:rPr>
            <w:rFonts w:cstheme="minorHAnsi"/>
            <w:lang w:val="en-US"/>
          </w:rPr>
          <w:delText>aspects</w:delText>
        </w:r>
        <w:r w:rsidR="00A66D30" w:rsidRPr="006D69C5" w:rsidDel="00703430">
          <w:rPr>
            <w:rFonts w:cstheme="minorHAnsi"/>
            <w:lang w:val="en-US"/>
          </w:rPr>
          <w:delText xml:space="preserve"> </w:delText>
        </w:r>
        <w:r w:rsidR="004B506E" w:rsidRPr="006D69C5" w:rsidDel="00703430">
          <w:rPr>
            <w:rFonts w:cstheme="minorHAnsi"/>
            <w:lang w:val="en-US"/>
          </w:rPr>
          <w:delText>significantly contributing</w:delText>
        </w:r>
      </w:del>
      <w:ins w:id="756" w:author="Mara Thomas" w:date="2021-12-13T15:31:00Z">
        <w:r w:rsidR="00703430">
          <w:rPr>
            <w:rFonts w:cstheme="minorHAnsi"/>
            <w:lang w:val="en-US"/>
          </w:rPr>
          <w:t>contribute</w:t>
        </w:r>
      </w:ins>
      <w:r w:rsidR="004B506E" w:rsidRPr="006D69C5">
        <w:rPr>
          <w:rFonts w:cstheme="minorHAnsi"/>
          <w:lang w:val="en-US"/>
        </w:rPr>
        <w:t xml:space="preserve"> to </w:t>
      </w:r>
      <w:del w:id="757" w:author="Mara Thomas" w:date="2021-12-13T15:31:00Z">
        <w:r w:rsidR="004B506E" w:rsidRPr="006D69C5" w:rsidDel="00703430">
          <w:rPr>
            <w:rFonts w:cstheme="minorHAnsi"/>
            <w:lang w:val="en-US"/>
          </w:rPr>
          <w:delText xml:space="preserve">increase </w:delText>
        </w:r>
      </w:del>
      <w:r w:rsidR="004B506E" w:rsidRPr="006D69C5">
        <w:rPr>
          <w:rFonts w:cstheme="minorHAnsi"/>
          <w:lang w:val="en-US"/>
        </w:rPr>
        <w:t>a</w:t>
      </w:r>
      <w:r w:rsidR="00A66D30" w:rsidRPr="006D69C5">
        <w:rPr>
          <w:rFonts w:cstheme="minorHAnsi"/>
          <w:lang w:val="en-US"/>
        </w:rPr>
        <w:t xml:space="preserve"> meerkat</w:t>
      </w:r>
      <w:r w:rsidR="004B506E" w:rsidRPr="006D69C5">
        <w:rPr>
          <w:rFonts w:cstheme="minorHAnsi"/>
          <w:lang w:val="en-US"/>
        </w:rPr>
        <w:t>’</w:t>
      </w:r>
      <w:r w:rsidR="00A66D30" w:rsidRPr="006D69C5">
        <w:rPr>
          <w:rFonts w:cstheme="minorHAnsi"/>
          <w:lang w:val="en-US"/>
        </w:rPr>
        <w:t>s influence on the group’s direction of movement</w:t>
      </w:r>
      <w:commentRangeEnd w:id="748"/>
      <w:r w:rsidR="00270D20">
        <w:rPr>
          <w:rStyle w:val="Kommentarzeichen"/>
          <w:lang w:val="en-CA" w:bidi="he-IL"/>
        </w:rPr>
        <w:commentReference w:id="748"/>
      </w:r>
      <w:r w:rsidR="00A66D30" w:rsidRPr="006D69C5">
        <w:rPr>
          <w:rFonts w:cstheme="minorHAnsi"/>
          <w:lang w:val="en-US"/>
        </w:rPr>
        <w:t>.</w:t>
      </w:r>
      <w:r w:rsidR="00BF692C">
        <w:rPr>
          <w:rFonts w:cstheme="minorHAnsi"/>
          <w:lang w:val="en-US"/>
        </w:rPr>
        <w:t xml:space="preserve"> </w:t>
      </w:r>
      <w:commentRangeStart w:id="758"/>
      <w:r w:rsidR="00977B5A">
        <w:rPr>
          <w:rFonts w:cstheme="minorHAnsi"/>
          <w:lang w:val="en-US"/>
        </w:rPr>
        <w:t>This also highlights the benefits provided by the availability of long-term data</w:t>
      </w:r>
      <w:ins w:id="759" w:author="Mara Thomas" w:date="2021-12-13T15:35:00Z">
        <w:r w:rsidR="006854A0">
          <w:rPr>
            <w:rFonts w:cstheme="minorHAnsi"/>
            <w:lang w:val="en-US"/>
          </w:rPr>
          <w:t xml:space="preserve"> </w:t>
        </w:r>
      </w:ins>
      <w:del w:id="760" w:author="Mara Thomas" w:date="2021-12-13T15:35:00Z">
        <w:r w:rsidR="00977B5A" w:rsidDel="006854A0">
          <w:rPr>
            <w:rFonts w:cstheme="minorHAnsi"/>
            <w:lang w:val="en-US"/>
          </w:rPr>
          <w:delText xml:space="preserve"> </w:delText>
        </w:r>
      </w:del>
      <w:r w:rsidR="00977B5A">
        <w:rPr>
          <w:rFonts w:cstheme="minorHAnsi"/>
          <w:lang w:val="en-US"/>
        </w:rPr>
        <w:t>in interpreting short-term results.</w:t>
      </w:r>
      <w:commentRangeEnd w:id="758"/>
      <w:r w:rsidR="006854A0">
        <w:rPr>
          <w:rStyle w:val="Kommentarzeichen"/>
          <w:lang w:val="en-CA" w:bidi="he-IL"/>
        </w:rPr>
        <w:commentReference w:id="758"/>
      </w:r>
    </w:p>
    <w:p w14:paraId="2F9DAE46" w14:textId="15A4644C" w:rsidR="008942FE" w:rsidRDefault="0029401F" w:rsidP="00A66D30">
      <w:pPr>
        <w:spacing w:line="360" w:lineRule="auto"/>
        <w:jc w:val="both"/>
        <w:rPr>
          <w:rFonts w:cstheme="minorHAnsi"/>
          <w:lang w:val="en-US"/>
        </w:rPr>
      </w:pPr>
      <w:r>
        <w:rPr>
          <w:rFonts w:cstheme="minorHAnsi"/>
          <w:lang w:val="en-CA"/>
        </w:rPr>
        <w:t xml:space="preserve">Individuals with high </w:t>
      </w:r>
      <w:ins w:id="761" w:author="Mara Thomas" w:date="2021-12-13T15:36:00Z">
        <w:r w:rsidR="006307F6">
          <w:rPr>
            <w:rFonts w:cstheme="minorHAnsi"/>
            <w:lang w:val="en-CA"/>
          </w:rPr>
          <w:t xml:space="preserve">influence on group </w:t>
        </w:r>
      </w:ins>
      <w:del w:id="762" w:author="Mara Thomas" w:date="2021-12-13T15:36:00Z">
        <w:r w:rsidDel="006307F6">
          <w:rPr>
            <w:rFonts w:cstheme="minorHAnsi"/>
            <w:lang w:val="en-CA"/>
          </w:rPr>
          <w:delText xml:space="preserve">movement </w:delText>
        </w:r>
      </w:del>
      <w:r>
        <w:rPr>
          <w:rFonts w:cstheme="minorHAnsi"/>
          <w:lang w:val="en-CA"/>
        </w:rPr>
        <w:t>turning</w:t>
      </w:r>
      <w:del w:id="763" w:author="Mara Thomas" w:date="2021-12-13T15:36:00Z">
        <w:r w:rsidDel="006307F6">
          <w:rPr>
            <w:rFonts w:cstheme="minorHAnsi"/>
            <w:lang w:val="en-CA"/>
          </w:rPr>
          <w:delText xml:space="preserve"> influences</w:delText>
        </w:r>
      </w:del>
      <w:r>
        <w:rPr>
          <w:rFonts w:cstheme="minorHAnsi"/>
          <w:lang w:val="en-CA"/>
        </w:rPr>
        <w:t xml:space="preserve"> also tended to have high </w:t>
      </w:r>
      <w:ins w:id="764" w:author="Mara Thomas" w:date="2021-12-13T15:36:00Z">
        <w:r w:rsidR="006307F6">
          <w:rPr>
            <w:rFonts w:cstheme="minorHAnsi"/>
            <w:lang w:val="en-CA"/>
          </w:rPr>
          <w:t xml:space="preserve">influence on group </w:t>
        </w:r>
      </w:ins>
      <w:del w:id="765" w:author="Mara Thomas" w:date="2021-12-13T15:36:00Z">
        <w:r w:rsidDel="006307F6">
          <w:rPr>
            <w:rFonts w:cstheme="minorHAnsi"/>
            <w:lang w:val="en-CA"/>
          </w:rPr>
          <w:delText>movement speeding influences</w:delText>
        </w:r>
      </w:del>
      <w:ins w:id="766" w:author="Mara Thomas" w:date="2021-12-13T15:36:00Z">
        <w:r w:rsidR="006307F6">
          <w:rPr>
            <w:rFonts w:cstheme="minorHAnsi"/>
            <w:lang w:val="en-CA"/>
          </w:rPr>
          <w:t>speed</w:t>
        </w:r>
      </w:ins>
      <w:r>
        <w:rPr>
          <w:rFonts w:cstheme="minorHAnsi"/>
          <w:lang w:val="en-CA"/>
        </w:rPr>
        <w:t xml:space="preserve"> (see supplements), but </w:t>
      </w:r>
      <w:ins w:id="767" w:author="Mara Thomas" w:date="2021-12-13T15:38:00Z">
        <w:r w:rsidR="006307F6">
          <w:rPr>
            <w:rFonts w:cstheme="minorHAnsi"/>
            <w:lang w:val="en-CA"/>
          </w:rPr>
          <w:t xml:space="preserve">we did not find that this type of influence </w:t>
        </w:r>
      </w:ins>
      <w:ins w:id="768" w:author="Mara Thomas" w:date="2021-12-13T15:37:00Z">
        <w:r w:rsidR="006307F6">
          <w:rPr>
            <w:rFonts w:cstheme="minorHAnsi"/>
            <w:lang w:val="en-CA"/>
          </w:rPr>
          <w:t>was correlat</w:t>
        </w:r>
      </w:ins>
      <w:ins w:id="769" w:author="Mara Thomas" w:date="2021-12-13T15:38:00Z">
        <w:r w:rsidR="006307F6">
          <w:rPr>
            <w:rFonts w:cstheme="minorHAnsi"/>
            <w:lang w:val="en-CA"/>
          </w:rPr>
          <w:t>ed</w:t>
        </w:r>
      </w:ins>
      <w:ins w:id="770" w:author="Mara Thomas" w:date="2021-12-13T15:37:00Z">
        <w:r w:rsidR="006307F6">
          <w:rPr>
            <w:rFonts w:cstheme="minorHAnsi"/>
            <w:lang w:val="en-CA"/>
          </w:rPr>
          <w:t xml:space="preserve"> to </w:t>
        </w:r>
      </w:ins>
      <w:del w:id="771" w:author="Mara Thomas" w:date="2021-12-13T15:36:00Z">
        <w:r w:rsidDel="006307F6">
          <w:rPr>
            <w:rFonts w:cstheme="minorHAnsi"/>
            <w:lang w:val="en-CA"/>
          </w:rPr>
          <w:delText>i</w:delText>
        </w:r>
        <w:r w:rsidR="00DC395E" w:rsidDel="006307F6">
          <w:rPr>
            <w:rFonts w:cstheme="minorHAnsi"/>
            <w:lang w:val="en-CA"/>
          </w:rPr>
          <w:delText>n contrast to</w:delText>
        </w:r>
        <w:r w:rsidR="00127176" w:rsidDel="006307F6">
          <w:rPr>
            <w:rFonts w:cstheme="minorHAnsi"/>
            <w:lang w:val="en-CA"/>
          </w:rPr>
          <w:delText xml:space="preserve"> </w:delText>
        </w:r>
        <w:r w:rsidR="00DC395E" w:rsidDel="006307F6">
          <w:rPr>
            <w:rFonts w:cstheme="minorHAnsi"/>
            <w:lang w:val="en-CA"/>
          </w:rPr>
          <w:delText>turning influence</w:delText>
        </w:r>
        <w:r w:rsidR="00A66D30" w:rsidRPr="006D69C5" w:rsidDel="006307F6">
          <w:rPr>
            <w:rFonts w:cstheme="minorHAnsi"/>
            <w:lang w:val="en-US"/>
          </w:rPr>
          <w:delText xml:space="preserve">, </w:delText>
        </w:r>
      </w:del>
      <w:del w:id="772" w:author="Mara Thomas" w:date="2021-12-13T15:37:00Z">
        <w:r w:rsidR="00A66D30" w:rsidRPr="006D69C5" w:rsidDel="006307F6">
          <w:rPr>
            <w:rFonts w:cstheme="minorHAnsi"/>
            <w:lang w:val="en-US"/>
          </w:rPr>
          <w:delText xml:space="preserve">there </w:delText>
        </w:r>
      </w:del>
      <w:del w:id="773" w:author="Mara Thomas" w:date="2021-12-13T15:36:00Z">
        <w:r w:rsidR="00A66D30" w:rsidRPr="006D69C5" w:rsidDel="006307F6">
          <w:rPr>
            <w:rFonts w:cstheme="minorHAnsi"/>
            <w:lang w:val="en-US"/>
          </w:rPr>
          <w:delText xml:space="preserve">was </w:delText>
        </w:r>
      </w:del>
      <w:del w:id="774" w:author="Mara Thomas" w:date="2021-12-13T15:37:00Z">
        <w:r w:rsidR="00FE2AA8" w:rsidDel="006307F6">
          <w:rPr>
            <w:rFonts w:cstheme="minorHAnsi"/>
            <w:lang w:val="en-US"/>
          </w:rPr>
          <w:delText>less striking</w:delText>
        </w:r>
        <w:r w:rsidR="00A66D30" w:rsidRPr="006D69C5" w:rsidDel="006307F6">
          <w:rPr>
            <w:rFonts w:cstheme="minorHAnsi"/>
            <w:lang w:val="en-US"/>
          </w:rPr>
          <w:delText xml:space="preserve"> difference</w:delText>
        </w:r>
        <w:r w:rsidR="00FE2AA8" w:rsidDel="006307F6">
          <w:rPr>
            <w:rFonts w:cstheme="minorHAnsi"/>
            <w:lang w:val="en-US"/>
          </w:rPr>
          <w:delText>s between</w:delText>
        </w:r>
      </w:del>
      <w:ins w:id="775" w:author="Mara Thomas" w:date="2021-12-13T15:37:00Z">
        <w:r w:rsidR="006307F6">
          <w:rPr>
            <w:rFonts w:cstheme="minorHAnsi"/>
            <w:lang w:val="en-CA"/>
          </w:rPr>
          <w:t>social</w:t>
        </w:r>
      </w:ins>
      <w:del w:id="776" w:author="Mara Thomas" w:date="2021-12-13T15:38:00Z">
        <w:r w:rsidR="00FE2AA8" w:rsidDel="006307F6">
          <w:rPr>
            <w:rFonts w:cstheme="minorHAnsi"/>
            <w:lang w:val="en-US"/>
          </w:rPr>
          <w:delText xml:space="preserve"> </w:delText>
        </w:r>
      </w:del>
      <w:ins w:id="777" w:author="Mara Thomas" w:date="2021-12-13T15:38:00Z">
        <w:r w:rsidR="006307F6">
          <w:rPr>
            <w:rFonts w:cstheme="minorHAnsi"/>
            <w:lang w:val="en-US"/>
          </w:rPr>
          <w:t xml:space="preserve"> status</w:t>
        </w:r>
      </w:ins>
      <w:del w:id="778" w:author="Mara Thomas" w:date="2021-12-13T15:38:00Z">
        <w:r w:rsidR="00FE2AA8" w:rsidDel="006307F6">
          <w:rPr>
            <w:rFonts w:cstheme="minorHAnsi"/>
            <w:lang w:val="en-US"/>
          </w:rPr>
          <w:delText>status</w:delText>
        </w:r>
      </w:del>
      <w:del w:id="779" w:author="Mara Thomas" w:date="2021-12-13T15:37:00Z">
        <w:r w:rsidR="00FE2AA8" w:rsidDel="006307F6">
          <w:rPr>
            <w:rFonts w:cstheme="minorHAnsi"/>
            <w:lang w:val="en-US"/>
          </w:rPr>
          <w:delText>es</w:delText>
        </w:r>
      </w:del>
      <w:del w:id="780" w:author="Mara Thomas" w:date="2021-12-13T15:38:00Z">
        <w:r w:rsidR="00FE2AA8" w:rsidDel="006307F6">
          <w:rPr>
            <w:rFonts w:cstheme="minorHAnsi"/>
            <w:lang w:val="en-US"/>
          </w:rPr>
          <w:delText xml:space="preserve"> in terms of speeding influence</w:delText>
        </w:r>
      </w:del>
      <w:r w:rsidR="00FE2AA8">
        <w:rPr>
          <w:rFonts w:cstheme="minorHAnsi"/>
          <w:lang w:val="en-US"/>
        </w:rPr>
        <w:t>.</w:t>
      </w:r>
      <w:r w:rsidR="00A66D30" w:rsidRPr="006D69C5">
        <w:rPr>
          <w:rFonts w:cstheme="minorHAnsi"/>
          <w:lang w:val="en-US"/>
        </w:rPr>
        <w:t xml:space="preserve"> </w:t>
      </w:r>
      <w:r w:rsidR="00FE2AA8">
        <w:rPr>
          <w:rFonts w:cstheme="minorHAnsi"/>
          <w:lang w:val="en-US"/>
        </w:rPr>
        <w:t xml:space="preserve">In particular, all adult </w:t>
      </w:r>
      <w:ins w:id="781" w:author="Mara Thomas" w:date="2021-12-13T15:39:00Z">
        <w:r w:rsidR="006307F6">
          <w:rPr>
            <w:rFonts w:cstheme="minorHAnsi"/>
            <w:lang w:val="en-US"/>
          </w:rPr>
          <w:t xml:space="preserve">meerkats </w:t>
        </w:r>
      </w:ins>
      <w:del w:id="782" w:author="Mara Thomas" w:date="2021-12-13T15:39:00Z">
        <w:r w:rsidR="00FE2AA8" w:rsidDel="006307F6">
          <w:rPr>
            <w:rFonts w:cstheme="minorHAnsi"/>
            <w:lang w:val="en-US"/>
          </w:rPr>
          <w:delText xml:space="preserve">statuses </w:delText>
        </w:r>
      </w:del>
      <w:r w:rsidR="00FE2AA8">
        <w:rPr>
          <w:rFonts w:cstheme="minorHAnsi"/>
          <w:lang w:val="en-US"/>
        </w:rPr>
        <w:t>(dominant female, dominant male and other adults)</w:t>
      </w:r>
      <w:r w:rsidR="00A66D30" w:rsidRPr="006D69C5">
        <w:rPr>
          <w:rFonts w:cstheme="minorHAnsi"/>
          <w:lang w:val="en-US"/>
        </w:rPr>
        <w:t xml:space="preserve"> ha</w:t>
      </w:r>
      <w:r w:rsidR="00084403" w:rsidRPr="006D69C5">
        <w:rPr>
          <w:rFonts w:cstheme="minorHAnsi"/>
          <w:lang w:val="en-US"/>
        </w:rPr>
        <w:t>d</w:t>
      </w:r>
      <w:r w:rsidR="00A66D30" w:rsidRPr="006D69C5">
        <w:rPr>
          <w:rFonts w:cstheme="minorHAnsi"/>
          <w:lang w:val="en-US"/>
        </w:rPr>
        <w:t xml:space="preserve"> a similar chance </w:t>
      </w:r>
      <w:r w:rsidR="00314276" w:rsidRPr="006D69C5">
        <w:rPr>
          <w:rFonts w:cstheme="minorHAnsi"/>
          <w:lang w:val="en-US"/>
        </w:rPr>
        <w:t>of speeding</w:t>
      </w:r>
      <w:r w:rsidR="00084403" w:rsidRPr="006D69C5">
        <w:rPr>
          <w:rFonts w:cstheme="minorHAnsi"/>
          <w:lang w:val="en-US"/>
        </w:rPr>
        <w:t xml:space="preserve"> the group up when they were moving faster than the centroid</w:t>
      </w:r>
      <w:del w:id="783" w:author="Mara Thomas" w:date="2021-12-13T15:39:00Z">
        <w:r w:rsidR="00084403" w:rsidRPr="006D69C5" w:rsidDel="006307F6">
          <w:rPr>
            <w:rFonts w:cstheme="minorHAnsi"/>
            <w:lang w:val="en-US"/>
          </w:rPr>
          <w:delText>, or slowing it down when moving slower than the centroid</w:delText>
        </w:r>
      </w:del>
      <w:r>
        <w:rPr>
          <w:rFonts w:cstheme="minorHAnsi"/>
          <w:lang w:val="en-US"/>
        </w:rPr>
        <w:t xml:space="preserve">. </w:t>
      </w:r>
      <w:del w:id="784" w:author="Mara Thomas" w:date="2021-12-13T15:39:00Z">
        <w:r w:rsidR="00084403" w:rsidRPr="006D69C5" w:rsidDel="006307F6">
          <w:rPr>
            <w:rFonts w:cstheme="minorHAnsi"/>
            <w:lang w:val="en-US"/>
          </w:rPr>
          <w:delText xml:space="preserve">The </w:delText>
        </w:r>
      </w:del>
      <w:ins w:id="785" w:author="Mara Thomas" w:date="2021-12-13T15:39:00Z">
        <w:r w:rsidR="006307F6">
          <w:rPr>
            <w:rFonts w:cstheme="minorHAnsi"/>
            <w:lang w:val="en-US"/>
          </w:rPr>
          <w:t>Hence, t</w:t>
        </w:r>
        <w:r w:rsidR="006307F6" w:rsidRPr="006D69C5">
          <w:rPr>
            <w:rFonts w:cstheme="minorHAnsi"/>
            <w:lang w:val="en-US"/>
          </w:rPr>
          <w:t xml:space="preserve">he </w:t>
        </w:r>
      </w:ins>
      <w:r w:rsidR="00084403" w:rsidRPr="006D69C5">
        <w:rPr>
          <w:rFonts w:cstheme="minorHAnsi"/>
          <w:lang w:val="en-US"/>
        </w:rPr>
        <w:t xml:space="preserve">dominant female </w:t>
      </w:r>
      <w:del w:id="786" w:author="Mara Thomas" w:date="2021-12-13T15:39:00Z">
        <w:r w:rsidR="00084403" w:rsidRPr="006D69C5" w:rsidDel="006307F6">
          <w:rPr>
            <w:rFonts w:cstheme="minorHAnsi"/>
            <w:lang w:val="en-US"/>
          </w:rPr>
          <w:delText xml:space="preserve">therefore </w:delText>
        </w:r>
      </w:del>
      <w:r w:rsidR="00FD333D" w:rsidRPr="006D69C5">
        <w:rPr>
          <w:rFonts w:cstheme="minorHAnsi"/>
          <w:lang w:val="en-US"/>
        </w:rPr>
        <w:t xml:space="preserve">seems to have more </w:t>
      </w:r>
      <w:r w:rsidR="00FF2DB3">
        <w:rPr>
          <w:rFonts w:cstheme="minorHAnsi"/>
          <w:lang w:val="en-US"/>
        </w:rPr>
        <w:t>influence</w:t>
      </w:r>
      <w:r w:rsidR="00FD333D" w:rsidRPr="006D69C5">
        <w:rPr>
          <w:rFonts w:cstheme="minorHAnsi"/>
          <w:lang w:val="en-US"/>
        </w:rPr>
        <w:t xml:space="preserve"> over the direction of travel of the group</w:t>
      </w:r>
      <w:del w:id="787" w:author="Mara Thomas" w:date="2021-12-13T15:39:00Z">
        <w:r w:rsidR="00FD333D" w:rsidRPr="006D69C5" w:rsidDel="006307F6">
          <w:rPr>
            <w:rFonts w:cstheme="minorHAnsi"/>
            <w:lang w:val="en-US"/>
          </w:rPr>
          <w:delText>,</w:delText>
        </w:r>
      </w:del>
      <w:r w:rsidR="00FD333D" w:rsidRPr="006D69C5">
        <w:rPr>
          <w:rFonts w:cstheme="minorHAnsi"/>
          <w:lang w:val="en-US"/>
        </w:rPr>
        <w:t xml:space="preserve"> than </w:t>
      </w:r>
      <w:r w:rsidR="008942FE">
        <w:rPr>
          <w:rFonts w:cstheme="minorHAnsi"/>
          <w:lang w:val="en-US"/>
        </w:rPr>
        <w:t xml:space="preserve">over </w:t>
      </w:r>
      <w:r w:rsidR="00FD333D" w:rsidRPr="006D69C5">
        <w:rPr>
          <w:rFonts w:cstheme="minorHAnsi"/>
          <w:lang w:val="en-US"/>
        </w:rPr>
        <w:t xml:space="preserve">its </w:t>
      </w:r>
      <w:r w:rsidR="00C17A45" w:rsidRPr="006D69C5">
        <w:rPr>
          <w:rFonts w:cstheme="minorHAnsi"/>
          <w:lang w:val="en-US"/>
        </w:rPr>
        <w:t>speed</w:t>
      </w:r>
      <w:r w:rsidR="008942FE">
        <w:rPr>
          <w:rFonts w:cstheme="minorHAnsi"/>
          <w:lang w:val="en-US"/>
        </w:rPr>
        <w:t xml:space="preserve">. </w:t>
      </w:r>
      <w:r w:rsidR="00BF58B4">
        <w:rPr>
          <w:rFonts w:cstheme="minorHAnsi"/>
          <w:lang w:val="en-US"/>
        </w:rPr>
        <w:t>Decisions about direction of movement and decisions about speed (i.e. timing) of movement</w:t>
      </w:r>
      <w:del w:id="788" w:author="Mara Thomas" w:date="2021-12-13T15:39:00Z">
        <w:r w:rsidR="00BF58B4" w:rsidDel="00F004C9">
          <w:rPr>
            <w:rFonts w:cstheme="minorHAnsi"/>
            <w:lang w:val="en-US"/>
          </w:rPr>
          <w:delText>,</w:delText>
        </w:r>
      </w:del>
      <w:r w:rsidR="00BF58B4">
        <w:rPr>
          <w:rFonts w:cstheme="minorHAnsi"/>
          <w:lang w:val="en-US"/>
        </w:rPr>
        <w:t xml:space="preserve"> usually </w:t>
      </w:r>
      <w:r w:rsidR="00BF58B4">
        <w:rPr>
          <w:rFonts w:cstheme="minorHAnsi"/>
          <w:lang w:val="en-US"/>
        </w:rPr>
        <w:lastRenderedPageBreak/>
        <w:t xml:space="preserve">differ in that the former are discrete whereas the latter are continuous </w:t>
      </w:r>
      <w:r w:rsidR="00BF58B4">
        <w:rPr>
          <w:rFonts w:cstheme="minorHAnsi"/>
          <w:lang w:val="en-US"/>
        </w:rPr>
        <w:fldChar w:fldCharType="begin"/>
      </w:r>
      <w:r w:rsidR="00BF58B4">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BF58B4">
        <w:rPr>
          <w:rFonts w:cstheme="minorHAnsi"/>
          <w:lang w:val="en-US"/>
        </w:rPr>
        <w:fldChar w:fldCharType="separate"/>
      </w:r>
      <w:r w:rsidR="00BF58B4" w:rsidRPr="00BF58B4">
        <w:rPr>
          <w:rFonts w:ascii="Calibri" w:hAnsi="Calibri" w:cs="Calibri"/>
          <w:lang w:val="en-US"/>
        </w:rPr>
        <w:t>(Conradt and Roper 2010)</w:t>
      </w:r>
      <w:r w:rsidR="00BF58B4">
        <w:rPr>
          <w:rFonts w:cstheme="minorHAnsi"/>
          <w:lang w:val="en-US"/>
        </w:rPr>
        <w:fldChar w:fldCharType="end"/>
      </w:r>
      <w:r w:rsidR="00BF58B4">
        <w:rPr>
          <w:rFonts w:cstheme="minorHAnsi"/>
          <w:lang w:val="en-US"/>
        </w:rPr>
        <w:t>.</w:t>
      </w:r>
      <w:r w:rsidR="0074240D">
        <w:rPr>
          <w:rFonts w:cstheme="minorHAnsi"/>
          <w:lang w:val="en-US"/>
        </w:rPr>
        <w:t xml:space="preserve"> In the case of meerkats, this means that</w:t>
      </w:r>
      <w:r w:rsidR="00BF58B4">
        <w:rPr>
          <w:rFonts w:cstheme="minorHAnsi"/>
          <w:lang w:val="en-US"/>
        </w:rPr>
        <w:t xml:space="preserve"> </w:t>
      </w:r>
      <w:r w:rsidR="0074240D">
        <w:rPr>
          <w:rFonts w:cstheme="minorHAnsi"/>
          <w:lang w:val="en-US"/>
        </w:rPr>
        <w:t>c</w:t>
      </w:r>
      <w:r w:rsidR="00BF58B4" w:rsidRPr="006D69C5">
        <w:rPr>
          <w:rFonts w:cstheme="minorHAnsi"/>
          <w:lang w:val="en-US"/>
        </w:rPr>
        <w:t xml:space="preserve">ontrary to timing decision, wrong decisions regarding the direction of movement could end up being very costly for all individuals in the groups, as they could end up in a location with little food, or no sleeping burrows, or in rival territories. Thus, it makes sense that </w:t>
      </w:r>
      <w:del w:id="789" w:author="Mara Thomas" w:date="2021-12-13T15:40:00Z">
        <w:r w:rsidDel="00F004C9">
          <w:rPr>
            <w:rFonts w:cstheme="minorHAnsi"/>
            <w:lang w:val="en-US"/>
          </w:rPr>
          <w:delText xml:space="preserve">influential </w:delText>
        </w:r>
      </w:del>
      <w:ins w:id="790" w:author="Mara Thomas" w:date="2021-12-13T15:40:00Z">
        <w:r w:rsidR="00F004C9">
          <w:rPr>
            <w:rFonts w:cstheme="minorHAnsi"/>
            <w:lang w:val="en-US"/>
          </w:rPr>
          <w:t xml:space="preserve">experienced </w:t>
        </w:r>
      </w:ins>
      <w:r>
        <w:rPr>
          <w:rFonts w:cstheme="minorHAnsi"/>
          <w:lang w:val="en-US"/>
        </w:rPr>
        <w:t>individuals</w:t>
      </w:r>
      <w:ins w:id="791" w:author="Mara Thomas" w:date="2021-12-13T15:40:00Z">
        <w:r w:rsidR="00F004C9">
          <w:rPr>
            <w:rFonts w:cstheme="minorHAnsi"/>
            <w:lang w:val="en-US"/>
          </w:rPr>
          <w:t>, such as the dominant females of the group,</w:t>
        </w:r>
      </w:ins>
      <w:r w:rsidR="00BF58B4" w:rsidRPr="006D69C5">
        <w:rPr>
          <w:rFonts w:cstheme="minorHAnsi"/>
          <w:lang w:val="en-US"/>
        </w:rPr>
        <w:t xml:space="preserve"> are more likely to </w:t>
      </w:r>
      <w:del w:id="792" w:author="Mara Thomas" w:date="2021-12-13T15:40:00Z">
        <w:r w:rsidR="00BF58B4" w:rsidRPr="006D69C5" w:rsidDel="00F004C9">
          <w:rPr>
            <w:rFonts w:cstheme="minorHAnsi"/>
            <w:lang w:val="en-US"/>
          </w:rPr>
          <w:delText>emerge in</w:delText>
        </w:r>
      </w:del>
      <w:ins w:id="793" w:author="Mara Thomas" w:date="2021-12-13T15:40:00Z">
        <w:r w:rsidR="00F004C9">
          <w:rPr>
            <w:rFonts w:cstheme="minorHAnsi"/>
            <w:lang w:val="en-US"/>
          </w:rPr>
          <w:t>influence</w:t>
        </w:r>
      </w:ins>
      <w:r w:rsidR="00BF58B4" w:rsidRPr="006D69C5">
        <w:rPr>
          <w:rFonts w:cstheme="minorHAnsi"/>
          <w:lang w:val="en-US"/>
        </w:rPr>
        <w:t xml:space="preserve"> decisions involving directions</w:t>
      </w:r>
      <w:del w:id="794" w:author="Mara Thomas" w:date="2021-12-13T15:40:00Z">
        <w:r w:rsidR="00BF58B4" w:rsidRPr="006D69C5" w:rsidDel="00F004C9">
          <w:rPr>
            <w:rFonts w:cstheme="minorHAnsi"/>
            <w:lang w:val="en-US"/>
          </w:rPr>
          <w:delText xml:space="preserve">, in the traits of more experienced </w:delText>
        </w:r>
        <w:r w:rsidDel="00F004C9">
          <w:rPr>
            <w:rFonts w:cstheme="minorHAnsi"/>
            <w:lang w:val="en-US"/>
          </w:rPr>
          <w:delText>meerkats</w:delText>
        </w:r>
        <w:r w:rsidR="00BF58B4" w:rsidRPr="006D69C5" w:rsidDel="00F004C9">
          <w:rPr>
            <w:rFonts w:cstheme="minorHAnsi"/>
            <w:lang w:val="en-US"/>
          </w:rPr>
          <w:delText xml:space="preserve"> like the dominant female</w:delText>
        </w:r>
      </w:del>
      <w:r w:rsidR="00BF58B4" w:rsidRPr="006D69C5">
        <w:rPr>
          <w:rFonts w:cstheme="minorHAnsi"/>
          <w:lang w:val="en-US"/>
        </w:rPr>
        <w:t>.</w:t>
      </w:r>
      <w:r w:rsidR="00BF58B4">
        <w:rPr>
          <w:rFonts w:cstheme="minorHAnsi"/>
          <w:lang w:val="en-US"/>
        </w:rPr>
        <w:t xml:space="preserve"> </w:t>
      </w:r>
      <w:ins w:id="795" w:author="Mara Thomas" w:date="2021-12-13T15:41:00Z">
        <w:r w:rsidR="00F004C9">
          <w:rPr>
            <w:rFonts w:cstheme="minorHAnsi"/>
            <w:lang w:val="en-US"/>
          </w:rPr>
          <w:t xml:space="preserve">Future analyses will have to show, whether </w:t>
        </w:r>
      </w:ins>
      <w:del w:id="796" w:author="Mara Thomas" w:date="2021-12-13T15:41:00Z">
        <w:r w:rsidR="00B241F5" w:rsidDel="00F004C9">
          <w:rPr>
            <w:rFonts w:cstheme="minorHAnsi"/>
            <w:lang w:val="en-US"/>
          </w:rPr>
          <w:delText xml:space="preserve">Given our results, </w:delText>
        </w:r>
      </w:del>
      <w:r w:rsidR="00B241F5">
        <w:rPr>
          <w:rFonts w:cstheme="minorHAnsi"/>
          <w:lang w:val="en-US"/>
        </w:rPr>
        <w:t xml:space="preserve">influence over group speed </w:t>
      </w:r>
      <w:del w:id="797" w:author="Mara Thomas" w:date="2021-12-13T15:42:00Z">
        <w:r w:rsidR="00B241F5" w:rsidDel="00F004C9">
          <w:rPr>
            <w:rFonts w:cstheme="minorHAnsi"/>
            <w:lang w:val="en-US"/>
          </w:rPr>
          <w:delText>could be either</w:delText>
        </w:r>
      </w:del>
      <w:ins w:id="798" w:author="Mara Thomas" w:date="2021-12-13T15:42:00Z">
        <w:r w:rsidR="00F004C9">
          <w:rPr>
            <w:rFonts w:cstheme="minorHAnsi"/>
            <w:lang w:val="en-US"/>
          </w:rPr>
          <w:t>is</w:t>
        </w:r>
      </w:ins>
      <w:r w:rsidR="00B241F5">
        <w:rPr>
          <w:rFonts w:cstheme="minorHAnsi"/>
          <w:lang w:val="en-US"/>
        </w:rPr>
        <w:t xml:space="preserve"> distributed</w:t>
      </w:r>
      <w:del w:id="799" w:author="Mara Thomas" w:date="2021-12-13T15:42:00Z">
        <w:r w:rsidR="00B241F5" w:rsidDel="00F004C9">
          <w:rPr>
            <w:rFonts w:cstheme="minorHAnsi"/>
            <w:lang w:val="en-US"/>
          </w:rPr>
          <w:delText>,</w:delText>
        </w:r>
      </w:del>
      <w:r w:rsidR="00B241F5">
        <w:rPr>
          <w:rFonts w:cstheme="minorHAnsi"/>
          <w:lang w:val="en-US"/>
        </w:rPr>
        <w:t xml:space="preserve"> </w:t>
      </w:r>
      <w:ins w:id="800" w:author="Mara Thomas" w:date="2021-12-13T15:42:00Z">
        <w:r w:rsidR="00F004C9">
          <w:rPr>
            <w:rFonts w:cstheme="minorHAnsi"/>
            <w:lang w:val="en-US"/>
          </w:rPr>
          <w:t xml:space="preserve">(e.g. </w:t>
        </w:r>
      </w:ins>
      <w:r w:rsidR="00B241F5">
        <w:rPr>
          <w:rFonts w:cstheme="minorHAnsi"/>
          <w:lang w:val="en-US"/>
        </w:rPr>
        <w:t xml:space="preserve">with all or most </w:t>
      </w:r>
      <w:r w:rsidR="00C76602">
        <w:rPr>
          <w:rFonts w:cstheme="minorHAnsi"/>
          <w:lang w:val="en-US"/>
        </w:rPr>
        <w:t>adults</w:t>
      </w:r>
      <w:r w:rsidR="00B241F5">
        <w:rPr>
          <w:rFonts w:cstheme="minorHAnsi"/>
          <w:lang w:val="en-US"/>
        </w:rPr>
        <w:t xml:space="preserve"> contributing to </w:t>
      </w:r>
      <w:ins w:id="801" w:author="Mara Thomas" w:date="2021-12-13T15:42:00Z">
        <w:r w:rsidR="00F004C9">
          <w:rPr>
            <w:rFonts w:cstheme="minorHAnsi"/>
            <w:lang w:val="en-US"/>
          </w:rPr>
          <w:t xml:space="preserve">the </w:t>
        </w:r>
      </w:ins>
      <w:del w:id="802" w:author="Mara Thomas" w:date="2021-12-13T15:42:00Z">
        <w:r w:rsidR="00B241F5" w:rsidDel="00F004C9">
          <w:rPr>
            <w:rFonts w:cstheme="minorHAnsi"/>
            <w:lang w:val="en-US"/>
          </w:rPr>
          <w:delText>the decision to</w:delText>
        </w:r>
      </w:del>
      <w:ins w:id="803" w:author="Mara Thomas" w:date="2021-12-13T15:42:00Z">
        <w:r w:rsidR="00F004C9">
          <w:rPr>
            <w:rFonts w:cstheme="minorHAnsi"/>
            <w:lang w:val="en-US"/>
          </w:rPr>
          <w:t>group’s</w:t>
        </w:r>
      </w:ins>
      <w:r w:rsidR="00B241F5">
        <w:rPr>
          <w:rFonts w:cstheme="minorHAnsi"/>
          <w:lang w:val="en-US"/>
        </w:rPr>
        <w:t xml:space="preserve"> speed </w:t>
      </w:r>
      <w:ins w:id="804" w:author="Mara Thomas" w:date="2021-12-13T15:42:00Z">
        <w:r w:rsidR="00F004C9">
          <w:rPr>
            <w:rFonts w:cstheme="minorHAnsi"/>
            <w:lang w:val="en-US"/>
          </w:rPr>
          <w:t>equally)</w:t>
        </w:r>
      </w:ins>
      <w:del w:id="805" w:author="Mara Thomas" w:date="2021-12-13T15:42:00Z">
        <w:r w:rsidR="00B241F5" w:rsidDel="00F004C9">
          <w:rPr>
            <w:rFonts w:cstheme="minorHAnsi"/>
            <w:lang w:val="en-US"/>
          </w:rPr>
          <w:delText>up or not at a given moment</w:delText>
        </w:r>
      </w:del>
      <w:r w:rsidR="00B241F5">
        <w:rPr>
          <w:rFonts w:cstheme="minorHAnsi"/>
          <w:lang w:val="en-US"/>
        </w:rPr>
        <w:t xml:space="preserve">, or </w:t>
      </w:r>
      <w:ins w:id="806" w:author="Mara Thomas" w:date="2021-12-13T15:42:00Z">
        <w:r w:rsidR="00F004C9">
          <w:rPr>
            <w:rFonts w:cstheme="minorHAnsi"/>
            <w:lang w:val="en-US"/>
          </w:rPr>
          <w:t xml:space="preserve">whether it </w:t>
        </w:r>
      </w:ins>
      <w:del w:id="807" w:author="Mara Thomas" w:date="2021-12-13T15:42:00Z">
        <w:r w:rsidR="00B241F5" w:rsidDel="00F004C9">
          <w:rPr>
            <w:rFonts w:cstheme="minorHAnsi"/>
            <w:lang w:val="en-US"/>
          </w:rPr>
          <w:delText xml:space="preserve">varying </w:delText>
        </w:r>
      </w:del>
      <w:ins w:id="808" w:author="Mara Thomas" w:date="2021-12-13T15:42:00Z">
        <w:r w:rsidR="00F004C9">
          <w:rPr>
            <w:rFonts w:cstheme="minorHAnsi"/>
            <w:lang w:val="en-US"/>
          </w:rPr>
          <w:t xml:space="preserve">varies </w:t>
        </w:r>
      </w:ins>
      <w:r w:rsidR="00B241F5">
        <w:rPr>
          <w:rFonts w:cstheme="minorHAnsi"/>
          <w:lang w:val="en-US"/>
        </w:rPr>
        <w:t>in time</w:t>
      </w:r>
      <w:del w:id="809" w:author="Mara Thomas" w:date="2021-12-13T15:42:00Z">
        <w:r w:rsidR="00B241F5" w:rsidDel="00F004C9">
          <w:rPr>
            <w:rFonts w:cstheme="minorHAnsi"/>
            <w:lang w:val="en-US"/>
          </w:rPr>
          <w:delText xml:space="preserve"> between group members</w:delText>
        </w:r>
      </w:del>
      <w:r w:rsidR="00B241F5">
        <w:rPr>
          <w:rFonts w:cstheme="minorHAnsi"/>
          <w:lang w:val="en-US"/>
        </w:rPr>
        <w:t xml:space="preserve">, with individuals taking turn </w:t>
      </w:r>
      <w:ins w:id="810" w:author="Mara Thomas" w:date="2021-12-13T15:43:00Z">
        <w:r w:rsidR="00F004C9">
          <w:rPr>
            <w:rFonts w:cstheme="minorHAnsi"/>
            <w:lang w:val="en-US"/>
          </w:rPr>
          <w:t xml:space="preserve">in </w:t>
        </w:r>
      </w:ins>
      <w:r w:rsidR="00B241F5">
        <w:rPr>
          <w:rFonts w:cstheme="minorHAnsi"/>
          <w:lang w:val="en-US"/>
        </w:rPr>
        <w:t>influencing others to speed up or slow down.</w:t>
      </w:r>
      <w:r w:rsidR="00763D8F">
        <w:rPr>
          <w:rFonts w:cstheme="minorHAnsi"/>
          <w:lang w:val="en-US"/>
        </w:rPr>
        <w:t xml:space="preserve"> </w:t>
      </w:r>
      <w:del w:id="811" w:author="Mara Thomas" w:date="2021-12-13T15:43:00Z">
        <w:r w:rsidR="00A21696" w:rsidDel="00F004C9">
          <w:rPr>
            <w:rFonts w:cstheme="minorHAnsi"/>
            <w:lang w:val="en-US"/>
          </w:rPr>
          <w:delText xml:space="preserve">Unfortunately, our methodology does not allow us to disentangle between these two options. </w:delText>
        </w:r>
      </w:del>
      <w:r w:rsidR="00C76602">
        <w:rPr>
          <w:rFonts w:cstheme="minorHAnsi"/>
          <w:lang w:val="en-US"/>
        </w:rPr>
        <w:t>Because s</w:t>
      </w:r>
      <w:r w:rsidR="00A21696">
        <w:rPr>
          <w:rFonts w:cstheme="minorHAnsi"/>
          <w:lang w:val="en-US"/>
        </w:rPr>
        <w:t>peed</w:t>
      </w:r>
      <w:r w:rsidR="00763D8F">
        <w:rPr>
          <w:rFonts w:cstheme="minorHAnsi"/>
          <w:lang w:val="en-US"/>
        </w:rPr>
        <w:t xml:space="preserve"> of the group </w:t>
      </w:r>
      <w:del w:id="812" w:author="Mara Thomas" w:date="2021-12-13T15:43:00Z">
        <w:r w:rsidR="00BF58B4" w:rsidDel="00F004C9">
          <w:rPr>
            <w:rFonts w:cstheme="minorHAnsi"/>
            <w:lang w:val="en-US"/>
          </w:rPr>
          <w:delText>could</w:delText>
        </w:r>
        <w:r w:rsidR="00763D8F" w:rsidDel="00F004C9">
          <w:rPr>
            <w:rFonts w:cstheme="minorHAnsi"/>
            <w:lang w:val="en-US"/>
          </w:rPr>
          <w:delText xml:space="preserve"> have repercussions on</w:delText>
        </w:r>
      </w:del>
      <w:ins w:id="813" w:author="Mara Thomas" w:date="2021-12-13T15:43:00Z">
        <w:r w:rsidR="00F004C9">
          <w:rPr>
            <w:rFonts w:cstheme="minorHAnsi"/>
            <w:lang w:val="en-US"/>
          </w:rPr>
          <w:t>affects the</w:t>
        </w:r>
      </w:ins>
      <w:r w:rsidR="00763D8F">
        <w:rPr>
          <w:rFonts w:cstheme="minorHAnsi"/>
          <w:lang w:val="en-US"/>
        </w:rPr>
        <w:t xml:space="preserve"> individuals</w:t>
      </w:r>
      <w:r w:rsidR="00BF58B4">
        <w:rPr>
          <w:rFonts w:cstheme="minorHAnsi"/>
          <w:lang w:val="en-US"/>
        </w:rPr>
        <w:t>’</w:t>
      </w:r>
      <w:r w:rsidR="00763D8F">
        <w:rPr>
          <w:rFonts w:cstheme="minorHAnsi"/>
          <w:lang w:val="en-US"/>
        </w:rPr>
        <w:t xml:space="preserve"> ability to locate food</w:t>
      </w:r>
      <w:r w:rsidR="00BF58B4">
        <w:rPr>
          <w:rFonts w:cstheme="minorHAnsi"/>
          <w:lang w:val="en-US"/>
        </w:rPr>
        <w:t>,</w:t>
      </w:r>
      <w:ins w:id="814" w:author="Mara Thomas" w:date="2021-12-13T15:44:00Z">
        <w:r w:rsidR="00F004C9">
          <w:rPr>
            <w:rFonts w:cstheme="minorHAnsi"/>
            <w:lang w:val="en-US"/>
          </w:rPr>
          <w:t xml:space="preserve"> it is likely that individual</w:t>
        </w:r>
      </w:ins>
      <w:ins w:id="815" w:author="Mara Thomas" w:date="2021-12-13T15:45:00Z">
        <w:r w:rsidR="00F004C9">
          <w:rPr>
            <w:rFonts w:cstheme="minorHAnsi"/>
            <w:lang w:val="en-US"/>
          </w:rPr>
          <w:t>s are not indifferent towards the group’s speed.</w:t>
        </w:r>
      </w:ins>
      <w:ins w:id="816" w:author="Mara Thomas" w:date="2021-12-13T15:44:00Z">
        <w:r w:rsidR="00F004C9">
          <w:rPr>
            <w:rFonts w:cstheme="minorHAnsi"/>
            <w:lang w:val="en-US"/>
          </w:rPr>
          <w:t xml:space="preserve"> </w:t>
        </w:r>
      </w:ins>
      <w:ins w:id="817" w:author="Mara Thomas" w:date="2021-12-13T15:46:00Z">
        <w:r w:rsidR="00721A39">
          <w:rPr>
            <w:rFonts w:cstheme="minorHAnsi"/>
            <w:lang w:val="en-US"/>
          </w:rPr>
          <w:t xml:space="preserve">It is possible that meerkats use a type of quorum mechanism, akin to a voting process to decide on the group’s speed, as has </w:t>
        </w:r>
      </w:ins>
      <w:ins w:id="818" w:author="Mara Thomas" w:date="2021-12-13T15:47:00Z">
        <w:r w:rsidR="00721A39">
          <w:rPr>
            <w:rFonts w:cstheme="minorHAnsi"/>
            <w:lang w:val="en-US"/>
          </w:rPr>
          <w:t xml:space="preserve">already </w:t>
        </w:r>
      </w:ins>
      <w:ins w:id="819" w:author="Mara Thomas" w:date="2021-12-13T15:46:00Z">
        <w:r w:rsidR="00721A39">
          <w:rPr>
            <w:rFonts w:cstheme="minorHAnsi"/>
            <w:lang w:val="en-US"/>
          </w:rPr>
          <w:t>been sh</w:t>
        </w:r>
      </w:ins>
      <w:ins w:id="820" w:author="Mara Thomas" w:date="2021-12-13T15:47:00Z">
        <w:r w:rsidR="00721A39">
          <w:rPr>
            <w:rFonts w:cstheme="minorHAnsi"/>
            <w:lang w:val="en-US"/>
          </w:rPr>
          <w:t xml:space="preserve">own for </w:t>
        </w:r>
      </w:ins>
      <w:del w:id="821" w:author="Mara Thomas" w:date="2021-12-13T15:45:00Z">
        <w:r w:rsidR="00C76602" w:rsidDel="00F004C9">
          <w:rPr>
            <w:rFonts w:cstheme="minorHAnsi"/>
            <w:lang w:val="en-US"/>
          </w:rPr>
          <w:delText xml:space="preserve"> </w:delText>
        </w:r>
        <w:r w:rsidR="00C76602" w:rsidDel="00721A39">
          <w:rPr>
            <w:rFonts w:cstheme="minorHAnsi"/>
            <w:lang w:val="en-US"/>
          </w:rPr>
          <w:delText>and because</w:delText>
        </w:r>
      </w:del>
      <w:ins w:id="822" w:author="Mara Thomas" w:date="2021-12-13T15:47:00Z">
        <w:r w:rsidR="00721A39">
          <w:rPr>
            <w:rFonts w:cstheme="minorHAnsi"/>
            <w:lang w:val="en-US"/>
          </w:rPr>
          <w:t>decision</w:t>
        </w:r>
      </w:ins>
      <w:ins w:id="823" w:author="Mara Thomas" w:date="2021-12-13T15:48:00Z">
        <w:r w:rsidR="00721A39">
          <w:rPr>
            <w:rFonts w:cstheme="minorHAnsi"/>
            <w:lang w:val="en-US"/>
          </w:rPr>
          <w:t>s</w:t>
        </w:r>
      </w:ins>
      <w:ins w:id="824" w:author="Mara Thomas" w:date="2021-12-13T15:47:00Z">
        <w:r w:rsidR="00721A39">
          <w:rPr>
            <w:rFonts w:cstheme="minorHAnsi"/>
            <w:lang w:val="en-US"/>
          </w:rPr>
          <w:t xml:space="preserve"> on departure time (Bousquet et al. 2011). Here, </w:t>
        </w:r>
      </w:ins>
      <w:del w:id="825" w:author="Mara Thomas" w:date="2021-12-13T15:47:00Z">
        <w:r w:rsidR="00BF58B4" w:rsidDel="00721A39">
          <w:rPr>
            <w:rFonts w:cstheme="minorHAnsi"/>
            <w:lang w:val="en-US"/>
          </w:rPr>
          <w:delText xml:space="preserve"> q</w:delText>
        </w:r>
        <w:r w:rsidR="00BF58B4" w:rsidRPr="006D69C5" w:rsidDel="00721A39">
          <w:rPr>
            <w:rFonts w:cstheme="minorHAnsi"/>
            <w:lang w:val="en-US"/>
          </w:rPr>
          <w:delText xml:space="preserve">uorum mechanisms, akin to a voting process by which </w:delText>
        </w:r>
      </w:del>
      <w:r w:rsidR="00BF58B4" w:rsidRPr="006D69C5">
        <w:rPr>
          <w:rFonts w:cstheme="minorHAnsi"/>
          <w:lang w:val="en-US"/>
        </w:rPr>
        <w:t>a certain threshold of individuals giving a specific type of call is required for the group to start moving</w:t>
      </w:r>
      <w:ins w:id="826" w:author="Mara Thomas" w:date="2021-12-13T15:48:00Z">
        <w:r w:rsidR="00721A39">
          <w:rPr>
            <w:rFonts w:cstheme="minorHAnsi"/>
            <w:lang w:val="en-US"/>
          </w:rPr>
          <w:t>.</w:t>
        </w:r>
      </w:ins>
      <w:del w:id="827" w:author="Mara Thomas" w:date="2021-12-13T15:48:00Z">
        <w:r w:rsidR="00BF58B4" w:rsidRPr="006D69C5" w:rsidDel="00721A39">
          <w:rPr>
            <w:rFonts w:cstheme="minorHAnsi"/>
            <w:lang w:val="en-US"/>
          </w:rPr>
          <w:delText>,</w:delText>
        </w:r>
      </w:del>
      <w:r w:rsidR="00BF58B4" w:rsidRPr="006D69C5">
        <w:rPr>
          <w:rFonts w:cstheme="minorHAnsi"/>
          <w:lang w:val="en-US"/>
        </w:rPr>
        <w:t xml:space="preserve"> </w:t>
      </w:r>
      <w:del w:id="828" w:author="Mara Thomas" w:date="2021-12-13T15:48:00Z">
        <w:r w:rsidR="00BF58B4" w:rsidRPr="006D69C5" w:rsidDel="00721A39">
          <w:rPr>
            <w:rFonts w:cstheme="minorHAnsi"/>
            <w:lang w:val="en-US"/>
          </w:rPr>
          <w:delText>ha</w:delText>
        </w:r>
        <w:r w:rsidR="00C76602" w:rsidDel="00721A39">
          <w:rPr>
            <w:rFonts w:cstheme="minorHAnsi"/>
            <w:lang w:val="en-US"/>
          </w:rPr>
          <w:delText>ve</w:delText>
        </w:r>
        <w:r w:rsidR="00BF58B4" w:rsidRPr="006D69C5" w:rsidDel="00721A39">
          <w:rPr>
            <w:rFonts w:cstheme="minorHAnsi"/>
            <w:lang w:val="en-US"/>
          </w:rPr>
          <w:delText xml:space="preserve"> already been shown in meerkats (Bousquet et al. 2011),</w:delText>
        </w:r>
        <w:r w:rsidR="00BF58B4" w:rsidDel="00721A39">
          <w:rPr>
            <w:rFonts w:cstheme="minorHAnsi"/>
            <w:lang w:val="en-US"/>
          </w:rPr>
          <w:delText xml:space="preserve"> in</w:delText>
        </w:r>
      </w:del>
      <w:ins w:id="829" w:author="Mara Thomas" w:date="2021-12-13T15:48:00Z">
        <w:r w:rsidR="00721A39">
          <w:rPr>
            <w:rFonts w:cstheme="minorHAnsi"/>
            <w:lang w:val="en-US"/>
          </w:rPr>
          <w:t>F</w:t>
        </w:r>
      </w:ins>
      <w:del w:id="830" w:author="Mara Thomas" w:date="2021-12-13T15:48:00Z">
        <w:r w:rsidR="00BF58B4" w:rsidDel="00721A39">
          <w:rPr>
            <w:rFonts w:cstheme="minorHAnsi"/>
            <w:lang w:val="en-US"/>
          </w:rPr>
          <w:delText xml:space="preserve"> f</w:delText>
        </w:r>
      </w:del>
      <w:r w:rsidR="00BF58B4">
        <w:rPr>
          <w:rFonts w:cstheme="minorHAnsi"/>
          <w:lang w:val="en-US"/>
        </w:rPr>
        <w:t>uture work</w:t>
      </w:r>
      <w:ins w:id="831" w:author="Mara Thomas" w:date="2021-12-13T15:49:00Z">
        <w:r w:rsidR="00721A39">
          <w:rPr>
            <w:rFonts w:cstheme="minorHAnsi"/>
            <w:lang w:val="en-US"/>
          </w:rPr>
          <w:t xml:space="preserve"> on group movement speed in meerkats should thus include data </w:t>
        </w:r>
      </w:ins>
      <w:del w:id="832" w:author="Mara Thomas" w:date="2021-12-13T15:49:00Z">
        <w:r w:rsidR="00BF58B4" w:rsidDel="00721A39">
          <w:rPr>
            <w:rFonts w:cstheme="minorHAnsi"/>
            <w:lang w:val="en-US"/>
          </w:rPr>
          <w:delText xml:space="preserve">s it could be very interesting to incorporate </w:delText>
        </w:r>
        <w:r w:rsidR="00C76602" w:rsidDel="00721A39">
          <w:rPr>
            <w:rFonts w:cstheme="minorHAnsi"/>
            <w:lang w:val="en-US"/>
          </w:rPr>
          <w:delText>data</w:delText>
        </w:r>
        <w:r w:rsidR="00BF58B4" w:rsidDel="00721A39">
          <w:rPr>
            <w:rFonts w:cstheme="minorHAnsi"/>
            <w:lang w:val="en-US"/>
          </w:rPr>
          <w:delText xml:space="preserve"> </w:delText>
        </w:r>
      </w:del>
      <w:r w:rsidR="00BF58B4">
        <w:rPr>
          <w:rFonts w:cstheme="minorHAnsi"/>
          <w:lang w:val="en-US"/>
        </w:rPr>
        <w:t>about individual foraging success, as well as vocalizations</w:t>
      </w:r>
      <w:del w:id="833" w:author="Mara Thomas" w:date="2021-12-13T15:49:00Z">
        <w:r w:rsidR="00BF58B4" w:rsidDel="00721A39">
          <w:rPr>
            <w:rFonts w:cstheme="minorHAnsi"/>
            <w:lang w:val="en-US"/>
          </w:rPr>
          <w:delText>, within our influence framework,</w:delText>
        </w:r>
      </w:del>
      <w:del w:id="834" w:author="Mara Thomas" w:date="2021-12-13T15:50:00Z">
        <w:r w:rsidR="00BF58B4" w:rsidDel="00721A39">
          <w:rPr>
            <w:rFonts w:cstheme="minorHAnsi"/>
            <w:lang w:val="en-US"/>
          </w:rPr>
          <w:delText xml:space="preserve"> to further our understanding of the interactions between these three aspects.</w:delText>
        </w:r>
        <w:r w:rsidR="00763D8F" w:rsidRPr="00763D8F" w:rsidDel="00721A39">
          <w:rPr>
            <w:rFonts w:cstheme="minorHAnsi"/>
            <w:lang w:val="en-US"/>
          </w:rPr>
          <w:delText xml:space="preserve"> </w:delText>
        </w:r>
      </w:del>
      <w:ins w:id="835" w:author="Mara Thomas" w:date="2021-12-13T15:50:00Z">
        <w:r w:rsidR="00721A39">
          <w:rPr>
            <w:rFonts w:cstheme="minorHAnsi"/>
            <w:lang w:val="en-US"/>
          </w:rPr>
          <w:t>.</w:t>
        </w:r>
      </w:ins>
    </w:p>
    <w:p w14:paraId="10D39C50" w14:textId="7AFD22FD" w:rsidR="0036157B" w:rsidRDefault="005C5C27" w:rsidP="00F516BB">
      <w:pPr>
        <w:spacing w:line="360" w:lineRule="auto"/>
        <w:jc w:val="both"/>
        <w:rPr>
          <w:rFonts w:cstheme="minorHAnsi"/>
          <w:lang w:val="en-US"/>
        </w:rPr>
      </w:pPr>
      <w:r w:rsidRPr="006D69C5">
        <w:rPr>
          <w:rFonts w:cstheme="minorHAnsi"/>
          <w:lang w:val="en-US"/>
        </w:rPr>
        <w:t>The t</w:t>
      </w:r>
      <w:r w:rsidR="00F516BB" w:rsidRPr="006D69C5">
        <w:rPr>
          <w:rFonts w:cstheme="minorHAnsi"/>
          <w:lang w:val="en-US"/>
        </w:rPr>
        <w:t xml:space="preserve">endency to be in the front of the group is often taken as a proxy for leadership in studies of collective animal movement. </w:t>
      </w:r>
      <w:del w:id="836" w:author="Mara Thomas" w:date="2021-12-13T15:50:00Z">
        <w:r w:rsidR="00F516BB" w:rsidRPr="006D69C5" w:rsidDel="000C4E8A">
          <w:rPr>
            <w:rFonts w:cstheme="minorHAnsi"/>
            <w:lang w:val="en-US"/>
          </w:rPr>
          <w:delText>Her</w:delText>
        </w:r>
        <w:r w:rsidR="00545518" w:rsidDel="000C4E8A">
          <w:rPr>
            <w:rFonts w:cstheme="minorHAnsi"/>
            <w:lang w:val="en-US"/>
          </w:rPr>
          <w:delText>e</w:delText>
        </w:r>
        <w:r w:rsidR="00F516BB" w:rsidRPr="006D69C5" w:rsidDel="000C4E8A">
          <w:rPr>
            <w:rFonts w:cstheme="minorHAnsi"/>
            <w:lang w:val="en-US"/>
          </w:rPr>
          <w:delText xml:space="preserve"> </w:delText>
        </w:r>
      </w:del>
      <w:ins w:id="837" w:author="Mara Thomas" w:date="2021-12-13T15:50:00Z">
        <w:r w:rsidR="000C4E8A">
          <w:rPr>
            <w:rFonts w:cstheme="minorHAnsi"/>
            <w:lang w:val="en-US"/>
          </w:rPr>
          <w:t xml:space="preserve">In line with this, </w:t>
        </w:r>
      </w:ins>
      <w:r w:rsidR="00C76602">
        <w:rPr>
          <w:rFonts w:cstheme="minorHAnsi"/>
          <w:lang w:val="en-US"/>
        </w:rPr>
        <w:t xml:space="preserve">we </w:t>
      </w:r>
      <w:del w:id="838" w:author="Mara Thomas" w:date="2021-12-13T15:50:00Z">
        <w:r w:rsidR="00C76602" w:rsidDel="000C4E8A">
          <w:rPr>
            <w:rFonts w:cstheme="minorHAnsi"/>
            <w:lang w:val="en-US"/>
          </w:rPr>
          <w:delText>did find</w:delText>
        </w:r>
      </w:del>
      <w:ins w:id="839" w:author="Mara Thomas" w:date="2021-12-13T15:50:00Z">
        <w:r w:rsidR="000C4E8A">
          <w:rPr>
            <w:rFonts w:cstheme="minorHAnsi"/>
            <w:lang w:val="en-US"/>
          </w:rPr>
          <w:t>found</w:t>
        </w:r>
      </w:ins>
      <w:r w:rsidR="00C76602">
        <w:rPr>
          <w:rFonts w:cstheme="minorHAnsi"/>
          <w:lang w:val="en-US"/>
        </w:rPr>
        <w:t xml:space="preserve"> a positive correlation between </w:t>
      </w:r>
      <w:r w:rsidR="00545518">
        <w:rPr>
          <w:rFonts w:cstheme="minorHAnsi"/>
          <w:lang w:val="en-US"/>
        </w:rPr>
        <w:t>movement turning influence and proportion of time spent in the front half of the group. However</w:t>
      </w:r>
      <w:ins w:id="840" w:author="Mara Thomas" w:date="2021-12-13T15:50:00Z">
        <w:r w:rsidR="000C4E8A">
          <w:rPr>
            <w:rFonts w:cstheme="minorHAnsi"/>
            <w:lang w:val="en-US"/>
          </w:rPr>
          <w:t>,</w:t>
        </w:r>
      </w:ins>
      <w:r w:rsidR="00545518">
        <w:rPr>
          <w:rFonts w:cstheme="minorHAnsi"/>
          <w:lang w:val="en-US"/>
        </w:rPr>
        <w:t xml:space="preserve"> </w:t>
      </w:r>
      <w:ins w:id="841" w:author="Mara Thomas" w:date="2021-12-13T15:50:00Z">
        <w:r w:rsidR="000C4E8A">
          <w:rPr>
            <w:rFonts w:cstheme="minorHAnsi"/>
            <w:lang w:val="en-US"/>
          </w:rPr>
          <w:t xml:space="preserve">while this </w:t>
        </w:r>
      </w:ins>
      <w:ins w:id="842" w:author="Mara Thomas" w:date="2021-12-13T15:51:00Z">
        <w:r w:rsidR="000C4E8A">
          <w:rPr>
            <w:rFonts w:cstheme="minorHAnsi"/>
            <w:lang w:val="en-US"/>
          </w:rPr>
          <w:t>effect was observed on a group level</w:t>
        </w:r>
      </w:ins>
      <w:ins w:id="843" w:author="Mara Thomas" w:date="2021-12-13T15:52:00Z">
        <w:r w:rsidR="000C4E8A">
          <w:rPr>
            <w:rFonts w:cstheme="minorHAnsi"/>
            <w:lang w:val="en-US"/>
          </w:rPr>
          <w:t xml:space="preserve">, </w:t>
        </w:r>
      </w:ins>
      <w:del w:id="844" w:author="Mara Thomas" w:date="2021-12-13T15:52:00Z">
        <w:r w:rsidR="00545518" w:rsidDel="000C4E8A">
          <w:rPr>
            <w:rFonts w:cstheme="minorHAnsi"/>
            <w:lang w:val="en-US"/>
          </w:rPr>
          <w:delText xml:space="preserve">when looking </w:delText>
        </w:r>
      </w:del>
      <w:ins w:id="845" w:author="Mara Thomas" w:date="2021-12-13T15:50:00Z">
        <w:r w:rsidR="000C4E8A">
          <w:rPr>
            <w:rFonts w:cstheme="minorHAnsi"/>
            <w:lang w:val="en-US"/>
          </w:rPr>
          <w:t xml:space="preserve">dominant females </w:t>
        </w:r>
      </w:ins>
      <w:r w:rsidR="00545518">
        <w:rPr>
          <w:rFonts w:cstheme="minorHAnsi"/>
          <w:lang w:val="en-US"/>
        </w:rPr>
        <w:t>specifically</w:t>
      </w:r>
      <w:ins w:id="846" w:author="Mara Thomas" w:date="2021-12-13T15:52:00Z">
        <w:r w:rsidR="000C4E8A">
          <w:rPr>
            <w:rFonts w:cstheme="minorHAnsi"/>
            <w:lang w:val="en-US"/>
          </w:rPr>
          <w:t xml:space="preserve"> (e.g.</w:t>
        </w:r>
      </w:ins>
      <w:r w:rsidR="00545518">
        <w:rPr>
          <w:rFonts w:cstheme="minorHAnsi"/>
          <w:lang w:val="en-US"/>
        </w:rPr>
        <w:t xml:space="preserve"> </w:t>
      </w:r>
      <w:del w:id="847" w:author="Mara Thomas" w:date="2021-12-13T15:52:00Z">
        <w:r w:rsidR="00545518" w:rsidDel="000C4E8A">
          <w:rPr>
            <w:rFonts w:cstheme="minorHAnsi"/>
            <w:lang w:val="en-US"/>
          </w:rPr>
          <w:delText xml:space="preserve">at </w:delText>
        </w:r>
      </w:del>
      <w:r w:rsidR="00545518">
        <w:rPr>
          <w:rFonts w:cstheme="minorHAnsi"/>
          <w:lang w:val="en-US"/>
        </w:rPr>
        <w:t xml:space="preserve">the status with the highest </w:t>
      </w:r>
      <w:del w:id="848" w:author="Mara Thomas" w:date="2021-12-13T15:52:00Z">
        <w:r w:rsidR="00545518" w:rsidDel="000C4E8A">
          <w:rPr>
            <w:rFonts w:cstheme="minorHAnsi"/>
            <w:lang w:val="en-US"/>
          </w:rPr>
          <w:delText xml:space="preserve">turning </w:delText>
        </w:r>
      </w:del>
      <w:r w:rsidR="00545518">
        <w:rPr>
          <w:rFonts w:cstheme="minorHAnsi"/>
          <w:lang w:val="en-US"/>
        </w:rPr>
        <w:t>influence within their group</w:t>
      </w:r>
      <w:ins w:id="849" w:author="Mara Thomas" w:date="2021-12-13T15:52:00Z">
        <w:r w:rsidR="000C4E8A">
          <w:rPr>
            <w:rFonts w:cstheme="minorHAnsi"/>
            <w:lang w:val="en-US"/>
          </w:rPr>
          <w:t>)</w:t>
        </w:r>
      </w:ins>
      <w:del w:id="850" w:author="Mara Thomas" w:date="2021-12-13T15:52:00Z">
        <w:r w:rsidR="00545518" w:rsidDel="000C4E8A">
          <w:rPr>
            <w:rFonts w:cstheme="minorHAnsi"/>
            <w:lang w:val="en-US"/>
          </w:rPr>
          <w:delText>,</w:delText>
        </w:r>
      </w:del>
      <w:r w:rsidR="00545518">
        <w:rPr>
          <w:rFonts w:cstheme="minorHAnsi"/>
          <w:lang w:val="en-US"/>
        </w:rPr>
        <w:t xml:space="preserve"> </w:t>
      </w:r>
      <w:del w:id="851" w:author="Mara Thomas" w:date="2021-12-13T15:52:00Z">
        <w:r w:rsidR="00545518" w:rsidDel="000C4E8A">
          <w:rPr>
            <w:rFonts w:cstheme="minorHAnsi"/>
            <w:lang w:val="en-US"/>
          </w:rPr>
          <w:delText>dominant females, we see that they are</w:delText>
        </w:r>
      </w:del>
      <w:ins w:id="852" w:author="Mara Thomas" w:date="2021-12-13T15:52:00Z">
        <w:r w:rsidR="000C4E8A">
          <w:rPr>
            <w:rFonts w:cstheme="minorHAnsi"/>
            <w:lang w:val="en-US"/>
          </w:rPr>
          <w:t>were</w:t>
        </w:r>
      </w:ins>
      <w:r w:rsidR="00545518">
        <w:rPr>
          <w:rFonts w:cstheme="minorHAnsi"/>
          <w:lang w:val="en-US"/>
        </w:rPr>
        <w:t xml:space="preserve"> not</w:t>
      </w:r>
      <w:ins w:id="853" w:author="Mara Thomas" w:date="2021-12-13T15:52:00Z">
        <w:r w:rsidR="000C4E8A">
          <w:rPr>
            <w:rFonts w:cstheme="minorHAnsi"/>
            <w:lang w:val="en-US"/>
          </w:rPr>
          <w:t xml:space="preserve"> always</w:t>
        </w:r>
      </w:ins>
      <w:r w:rsidR="00545518">
        <w:rPr>
          <w:rFonts w:cstheme="minorHAnsi"/>
          <w:lang w:val="en-US"/>
        </w:rPr>
        <w:t xml:space="preserve"> </w:t>
      </w:r>
      <w:ins w:id="854" w:author="Mara Thomas" w:date="2021-12-13T15:52:00Z">
        <w:r w:rsidR="000C4E8A">
          <w:rPr>
            <w:rFonts w:cstheme="minorHAnsi"/>
            <w:lang w:val="en-US"/>
          </w:rPr>
          <w:t xml:space="preserve">found to be </w:t>
        </w:r>
      </w:ins>
      <w:del w:id="855" w:author="Mara Thomas" w:date="2021-12-13T15:52:00Z">
        <w:r w:rsidR="00545518" w:rsidDel="000C4E8A">
          <w:rPr>
            <w:rFonts w:cstheme="minorHAnsi"/>
            <w:lang w:val="en-US"/>
          </w:rPr>
          <w:delText xml:space="preserve">necessarily </w:delText>
        </w:r>
      </w:del>
      <w:r w:rsidR="00545518">
        <w:rPr>
          <w:rFonts w:cstheme="minorHAnsi"/>
          <w:lang w:val="en-US"/>
        </w:rPr>
        <w:t>more in the front than other members of the</w:t>
      </w:r>
      <w:ins w:id="856" w:author="Mara Thomas" w:date="2021-12-13T15:52:00Z">
        <w:r w:rsidR="000C4E8A">
          <w:rPr>
            <w:rFonts w:cstheme="minorHAnsi"/>
            <w:lang w:val="en-US"/>
          </w:rPr>
          <w:t>ir</w:t>
        </w:r>
      </w:ins>
      <w:r w:rsidR="00545518">
        <w:rPr>
          <w:rFonts w:cstheme="minorHAnsi"/>
          <w:lang w:val="en-US"/>
        </w:rPr>
        <w:t xml:space="preserve"> group. In particular, </w:t>
      </w:r>
      <w:r w:rsidR="00314276" w:rsidRPr="006D69C5">
        <w:rPr>
          <w:rFonts w:cstheme="minorHAnsi"/>
          <w:lang w:val="en-US"/>
        </w:rPr>
        <w:t xml:space="preserve">in L19, the dominant female </w:t>
      </w:r>
      <w:r w:rsidR="002F12A3" w:rsidRPr="006D69C5">
        <w:rPr>
          <w:rFonts w:cstheme="minorHAnsi"/>
          <w:lang w:val="en-US"/>
        </w:rPr>
        <w:t xml:space="preserve">spent a similar amount or less time in the front than many other individuals in </w:t>
      </w:r>
      <w:r w:rsidR="00545518">
        <w:rPr>
          <w:rFonts w:cstheme="minorHAnsi"/>
          <w:lang w:val="en-US"/>
        </w:rPr>
        <w:t xml:space="preserve">her </w:t>
      </w:r>
      <w:r w:rsidR="002F12A3" w:rsidRPr="006D69C5">
        <w:rPr>
          <w:rFonts w:cstheme="minorHAnsi"/>
          <w:lang w:val="en-US"/>
        </w:rPr>
        <w:t xml:space="preserve">group, and in ZU21, she is the individual who spent the </w:t>
      </w:r>
      <w:r w:rsidR="00545518">
        <w:rPr>
          <w:rFonts w:cstheme="minorHAnsi"/>
          <w:lang w:val="en-US"/>
        </w:rPr>
        <w:t>least amount of</w:t>
      </w:r>
      <w:r w:rsidR="002F12A3" w:rsidRPr="006D69C5">
        <w:rPr>
          <w:rFonts w:cstheme="minorHAnsi"/>
          <w:lang w:val="en-US"/>
        </w:rPr>
        <w:t xml:space="preserve"> time in the </w:t>
      </w:r>
      <w:r w:rsidR="00545518">
        <w:rPr>
          <w:rFonts w:cstheme="minorHAnsi"/>
          <w:lang w:val="en-US"/>
        </w:rPr>
        <w:t>front</w:t>
      </w:r>
      <w:r w:rsidR="002F12A3" w:rsidRPr="006D69C5">
        <w:rPr>
          <w:rFonts w:cstheme="minorHAnsi"/>
          <w:lang w:val="en-US"/>
        </w:rPr>
        <w:t xml:space="preserve"> of the group, despite </w:t>
      </w:r>
      <w:r w:rsidR="00545518">
        <w:rPr>
          <w:rFonts w:cstheme="minorHAnsi"/>
          <w:lang w:val="en-US"/>
        </w:rPr>
        <w:t xml:space="preserve">both </w:t>
      </w:r>
      <w:r w:rsidR="002F12A3" w:rsidRPr="006D69C5">
        <w:rPr>
          <w:rFonts w:cstheme="minorHAnsi"/>
          <w:lang w:val="en-US"/>
        </w:rPr>
        <w:t xml:space="preserve">having </w:t>
      </w:r>
      <w:r w:rsidR="00545518">
        <w:rPr>
          <w:rFonts w:cstheme="minorHAnsi"/>
          <w:lang w:val="en-US"/>
        </w:rPr>
        <w:t>the</w:t>
      </w:r>
      <w:r w:rsidR="002F12A3" w:rsidRPr="006D69C5">
        <w:rPr>
          <w:rFonts w:cstheme="minorHAnsi"/>
          <w:lang w:val="en-US"/>
        </w:rPr>
        <w:t xml:space="preserve"> </w:t>
      </w:r>
      <w:r w:rsidR="00545518">
        <w:rPr>
          <w:rFonts w:cstheme="minorHAnsi"/>
          <w:lang w:val="en-US"/>
        </w:rPr>
        <w:t>highest</w:t>
      </w:r>
      <w:r w:rsidR="002F12A3" w:rsidRPr="006D69C5">
        <w:rPr>
          <w:rFonts w:cstheme="minorHAnsi"/>
          <w:lang w:val="en-US"/>
        </w:rPr>
        <w:t xml:space="preserve"> turning influence</w:t>
      </w:r>
      <w:r w:rsidR="00545518">
        <w:rPr>
          <w:rFonts w:cstheme="minorHAnsi"/>
          <w:lang w:val="en-US"/>
        </w:rPr>
        <w:t xml:space="preserve"> score of the</w:t>
      </w:r>
      <w:del w:id="857" w:author="Mara Thomas" w:date="2021-12-13T15:52:00Z">
        <w:r w:rsidR="00545518" w:rsidDel="000C4E8A">
          <w:rPr>
            <w:rFonts w:cstheme="minorHAnsi"/>
            <w:lang w:val="en-US"/>
          </w:rPr>
          <w:delText>ir</w:delText>
        </w:r>
      </w:del>
      <w:r w:rsidR="00545518">
        <w:rPr>
          <w:rFonts w:cstheme="minorHAnsi"/>
          <w:lang w:val="en-US"/>
        </w:rPr>
        <w:t xml:space="preserve"> group</w:t>
      </w:r>
      <w:r w:rsidR="002F12A3" w:rsidRPr="006D69C5">
        <w:rPr>
          <w:rFonts w:cstheme="minorHAnsi"/>
          <w:lang w:val="en-US"/>
        </w:rPr>
        <w:t xml:space="preserve">. </w:t>
      </w:r>
      <w:r w:rsidR="00FF2DB3">
        <w:rPr>
          <w:rFonts w:cstheme="minorHAnsi"/>
          <w:lang w:val="en-US"/>
        </w:rPr>
        <w:t xml:space="preserve">These results </w:t>
      </w:r>
      <w:r w:rsidR="00276FA9" w:rsidRPr="006D69C5">
        <w:rPr>
          <w:rFonts w:cstheme="minorHAnsi"/>
          <w:lang w:val="en-US"/>
        </w:rPr>
        <w:t>highlight</w:t>
      </w:r>
      <w:r w:rsidR="002F12A3" w:rsidRPr="006D69C5">
        <w:rPr>
          <w:rFonts w:cstheme="minorHAnsi"/>
          <w:lang w:val="en-US"/>
        </w:rPr>
        <w:t xml:space="preserve"> that </w:t>
      </w:r>
      <w:r w:rsidR="00276FA9" w:rsidRPr="006D69C5">
        <w:rPr>
          <w:rFonts w:cstheme="minorHAnsi"/>
          <w:lang w:val="en-US"/>
        </w:rPr>
        <w:t xml:space="preserve">individuals in moving social groups don’t necessarily need to be </w:t>
      </w:r>
      <w:r w:rsidR="00FF2DB3">
        <w:rPr>
          <w:rFonts w:cstheme="minorHAnsi"/>
          <w:lang w:val="en-US"/>
        </w:rPr>
        <w:t>at the front</w:t>
      </w:r>
      <w:r w:rsidR="00276FA9" w:rsidRPr="006D69C5">
        <w:rPr>
          <w:rFonts w:cstheme="minorHAnsi"/>
          <w:lang w:val="en-US"/>
        </w:rPr>
        <w:t xml:space="preserve"> position in order to influence </w:t>
      </w:r>
      <w:r w:rsidR="00FF2DB3">
        <w:rPr>
          <w:rFonts w:cstheme="minorHAnsi"/>
          <w:lang w:val="en-US"/>
        </w:rPr>
        <w:t>group direction</w:t>
      </w:r>
      <w:r w:rsidR="00276FA9" w:rsidRPr="006D69C5">
        <w:rPr>
          <w:rFonts w:cstheme="minorHAnsi"/>
          <w:lang w:val="en-US"/>
        </w:rPr>
        <w:t xml:space="preserve">. </w:t>
      </w:r>
      <w:r w:rsidR="002B286C">
        <w:rPr>
          <w:rFonts w:cstheme="minorHAnsi"/>
          <w:lang w:val="en-US"/>
        </w:rPr>
        <w:t xml:space="preserve">Being in the front is most likely </w:t>
      </w:r>
      <w:del w:id="858" w:author="Mara Thomas" w:date="2021-12-13T15:53:00Z">
        <w:r w:rsidR="002B286C" w:rsidDel="00D819D5">
          <w:rPr>
            <w:rFonts w:cstheme="minorHAnsi"/>
            <w:lang w:val="en-US"/>
          </w:rPr>
          <w:delText xml:space="preserve">to be </w:delText>
        </w:r>
      </w:del>
      <w:r w:rsidR="002B286C">
        <w:rPr>
          <w:rFonts w:cstheme="minorHAnsi"/>
          <w:lang w:val="en-US"/>
        </w:rPr>
        <w:t xml:space="preserve">linked </w:t>
      </w:r>
      <w:del w:id="859" w:author="Mara Thomas" w:date="2021-12-13T15:53:00Z">
        <w:r w:rsidR="002B286C" w:rsidDel="00D819D5">
          <w:rPr>
            <w:rFonts w:cstheme="minorHAnsi"/>
            <w:lang w:val="en-US"/>
          </w:rPr>
          <w:delText xml:space="preserve">with </w:delText>
        </w:r>
      </w:del>
      <w:ins w:id="860" w:author="Mara Thomas" w:date="2021-12-13T15:53:00Z">
        <w:r w:rsidR="00D819D5">
          <w:rPr>
            <w:rFonts w:cstheme="minorHAnsi"/>
            <w:lang w:val="en-US"/>
          </w:rPr>
          <w:t xml:space="preserve">to </w:t>
        </w:r>
      </w:ins>
      <w:r w:rsidR="002B286C">
        <w:rPr>
          <w:rFonts w:cstheme="minorHAnsi"/>
          <w:lang w:val="en-US"/>
        </w:rPr>
        <w:t xml:space="preserve">influence in environments where visibility is high and in species where information is transferred primarily through vision (e.g. fish, </w:t>
      </w:r>
      <w:r w:rsidR="002B286C">
        <w:rPr>
          <w:rFonts w:cstheme="minorHAnsi"/>
          <w:lang w:val="en-US"/>
        </w:rPr>
        <w:fldChar w:fldCharType="begin"/>
      </w:r>
      <w:r w:rsidR="002B286C">
        <w:rPr>
          <w:rFonts w:cstheme="minorHAnsi"/>
          <w:lang w:val="en-US"/>
        </w:rPr>
        <w:instrText xml:space="preserve"> ADDIN ZOTERO_ITEM CSL_CITATION {"citationID":"2RsE9SH4","properties":{"formattedCitation":"(Strandburg-Peshkin et al. 2013; Rosenthal et al. 2015)","plainCitation":"(Strandburg-Peshkin et al. 2013; Rosenthal et al. 2015)","noteIndex":0},"citationItems":[{"id":495,"uris":["http://zotero.org/users/5080349/items/PUIQPMQX"],"uri":["http://zotero.org/users/5080349/items/PUIQPMQX"],"itemData":{"id":495,"type":"article-journal","container-title":"Current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sidR="002B286C">
        <w:rPr>
          <w:rFonts w:ascii="Cambria Math" w:hAnsi="Cambria Math" w:cs="Cambria Math"/>
          <w:lang w:val="en-US"/>
        </w:rPr>
        <w:instrText>∼</w:instrText>
      </w:r>
      <w:r w:rsidR="002B286C">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sidR="002B286C">
        <w:rPr>
          <w:rFonts w:cstheme="minorHAnsi"/>
          <w:lang w:val="en-US"/>
        </w:rPr>
        <w:fldChar w:fldCharType="separate"/>
      </w:r>
      <w:r w:rsidR="002B286C" w:rsidRPr="002B286C">
        <w:rPr>
          <w:rFonts w:ascii="Calibri" w:hAnsi="Calibri" w:cs="Calibri"/>
          <w:lang w:val="en-US"/>
        </w:rPr>
        <w:t>Strandburg-Peshkin et al. 2013; Rosenthal et al. 2015)</w:t>
      </w:r>
      <w:r w:rsidR="002B286C">
        <w:rPr>
          <w:rFonts w:cstheme="minorHAnsi"/>
          <w:lang w:val="en-US"/>
        </w:rPr>
        <w:fldChar w:fldCharType="end"/>
      </w:r>
      <w:r w:rsidR="002B286C">
        <w:rPr>
          <w:rFonts w:cstheme="minorHAnsi"/>
          <w:lang w:val="en-US"/>
        </w:rPr>
        <w:t>. However</w:t>
      </w:r>
      <w:ins w:id="861" w:author="Mara Thomas" w:date="2021-12-13T15:53:00Z">
        <w:r w:rsidR="00D819D5">
          <w:rPr>
            <w:rFonts w:cstheme="minorHAnsi"/>
            <w:lang w:val="en-US"/>
          </w:rPr>
          <w:t>,</w:t>
        </w:r>
      </w:ins>
      <w:r w:rsidR="002B286C">
        <w:rPr>
          <w:rFonts w:cstheme="minorHAnsi"/>
          <w:lang w:val="en-US"/>
        </w:rPr>
        <w:t xml:space="preserve"> in the Kalahari desert, tall sour grass or bushes often impede visibility (REF), and meerkat</w:t>
      </w:r>
      <w:ins w:id="862" w:author="Mara Thomas" w:date="2021-12-13T15:53:00Z">
        <w:r w:rsidR="00D819D5">
          <w:rPr>
            <w:rFonts w:cstheme="minorHAnsi"/>
            <w:lang w:val="en-US"/>
          </w:rPr>
          <w:t>s</w:t>
        </w:r>
      </w:ins>
      <w:r w:rsidR="002B286C">
        <w:rPr>
          <w:rFonts w:cstheme="minorHAnsi"/>
          <w:lang w:val="en-US"/>
        </w:rPr>
        <w:t xml:space="preserve"> have the potential to convey information</w:t>
      </w:r>
      <w:del w:id="863" w:author="Mara Thomas" w:date="2021-12-13T15:53:00Z">
        <w:r w:rsidR="00573D0D" w:rsidDel="00D819D5">
          <w:rPr>
            <w:rFonts w:cstheme="minorHAnsi"/>
            <w:lang w:val="en-US"/>
          </w:rPr>
          <w:delText>,</w:delText>
        </w:r>
      </w:del>
      <w:r w:rsidR="00573D0D">
        <w:rPr>
          <w:rFonts w:cstheme="minorHAnsi"/>
          <w:lang w:val="en-US"/>
        </w:rPr>
        <w:t xml:space="preserve"> and </w:t>
      </w:r>
      <w:del w:id="864" w:author="Mara Thomas" w:date="2021-12-13T15:53:00Z">
        <w:r w:rsidR="00573D0D" w:rsidDel="00D819D5">
          <w:rPr>
            <w:rFonts w:cstheme="minorHAnsi"/>
            <w:lang w:val="en-US"/>
          </w:rPr>
          <w:delText xml:space="preserve">therefore </w:delText>
        </w:r>
      </w:del>
      <w:r w:rsidR="00573D0D">
        <w:rPr>
          <w:rFonts w:cstheme="minorHAnsi"/>
          <w:lang w:val="en-US"/>
        </w:rPr>
        <w:t>influence others</w:t>
      </w:r>
      <w:del w:id="865" w:author="Mara Thomas" w:date="2021-12-13T15:53:00Z">
        <w:r w:rsidR="00573D0D" w:rsidDel="00D819D5">
          <w:rPr>
            <w:rFonts w:cstheme="minorHAnsi"/>
            <w:lang w:val="en-US"/>
          </w:rPr>
          <w:delText>,</w:delText>
        </w:r>
      </w:del>
      <w:r w:rsidR="00573D0D">
        <w:rPr>
          <w:rFonts w:cstheme="minorHAnsi"/>
          <w:lang w:val="en-US"/>
        </w:rPr>
        <w:t xml:space="preserve"> from anywhere in the group thanks to their highly developed vocal communication system. </w:t>
      </w:r>
      <w:r w:rsidR="002B286C">
        <w:rPr>
          <w:rFonts w:cstheme="minorHAnsi"/>
          <w:lang w:val="en-US"/>
        </w:rPr>
        <w:t xml:space="preserve"> </w:t>
      </w:r>
      <w:del w:id="866" w:author="Mara Thomas" w:date="2021-12-13T15:53:00Z">
        <w:r w:rsidR="002A6B35" w:rsidRPr="006D69C5" w:rsidDel="00D819D5">
          <w:rPr>
            <w:rFonts w:cstheme="minorHAnsi"/>
            <w:lang w:val="en-US"/>
          </w:rPr>
          <w:delText>What follows from this is that</w:delText>
        </w:r>
        <w:r w:rsidR="00573D0D" w:rsidDel="00D819D5">
          <w:rPr>
            <w:rFonts w:cstheme="minorHAnsi"/>
            <w:lang w:val="en-US"/>
          </w:rPr>
          <w:delText>, depending on the species</w:delText>
        </w:r>
      </w:del>
      <w:ins w:id="867" w:author="Mara Thomas" w:date="2021-12-13T15:53:00Z">
        <w:r w:rsidR="00D819D5">
          <w:rPr>
            <w:rFonts w:cstheme="minorHAnsi"/>
            <w:lang w:val="en-US"/>
          </w:rPr>
          <w:t>Hence</w:t>
        </w:r>
      </w:ins>
      <w:r w:rsidR="00573D0D">
        <w:rPr>
          <w:rFonts w:cstheme="minorHAnsi"/>
          <w:lang w:val="en-US"/>
        </w:rPr>
        <w:t>,</w:t>
      </w:r>
      <w:r w:rsidR="002A6B35" w:rsidRPr="006D69C5">
        <w:rPr>
          <w:rFonts w:cstheme="minorHAnsi"/>
          <w:lang w:val="en-US"/>
        </w:rPr>
        <w:t xml:space="preserve"> </w:t>
      </w:r>
      <w:r w:rsidR="00AC078A" w:rsidRPr="006D69C5">
        <w:rPr>
          <w:rFonts w:cstheme="minorHAnsi"/>
          <w:lang w:val="en-US"/>
        </w:rPr>
        <w:t xml:space="preserve">the ordering of individuals along the axis of movement </w:t>
      </w:r>
      <w:del w:id="868" w:author="Mara Thomas" w:date="2021-12-13T15:53:00Z">
        <w:r w:rsidR="00AC078A" w:rsidRPr="006D69C5" w:rsidDel="00D819D5">
          <w:rPr>
            <w:rFonts w:cstheme="minorHAnsi"/>
            <w:lang w:val="en-US"/>
          </w:rPr>
          <w:delText>alone might</w:delText>
        </w:r>
      </w:del>
      <w:ins w:id="869" w:author="Mara Thomas" w:date="2021-12-13T15:53:00Z">
        <w:r w:rsidR="00D819D5">
          <w:rPr>
            <w:rFonts w:cstheme="minorHAnsi"/>
            <w:lang w:val="en-US"/>
          </w:rPr>
          <w:t>is</w:t>
        </w:r>
      </w:ins>
      <w:r w:rsidR="00AC078A" w:rsidRPr="006D69C5">
        <w:rPr>
          <w:rFonts w:cstheme="minorHAnsi"/>
          <w:lang w:val="en-US"/>
        </w:rPr>
        <w:t xml:space="preserve"> </w:t>
      </w:r>
      <w:r w:rsidR="00573D0D">
        <w:rPr>
          <w:rFonts w:cstheme="minorHAnsi"/>
          <w:lang w:val="en-US"/>
        </w:rPr>
        <w:t xml:space="preserve">not </w:t>
      </w:r>
      <w:del w:id="870" w:author="Mara Thomas" w:date="2021-12-13T15:53:00Z">
        <w:r w:rsidR="00573D0D" w:rsidDel="00D819D5">
          <w:rPr>
            <w:rFonts w:cstheme="minorHAnsi"/>
            <w:lang w:val="en-US"/>
          </w:rPr>
          <w:delText xml:space="preserve">necessarily be </w:delText>
        </w:r>
      </w:del>
      <w:r w:rsidR="00573D0D">
        <w:rPr>
          <w:rFonts w:cstheme="minorHAnsi"/>
          <w:lang w:val="en-US"/>
        </w:rPr>
        <w:t xml:space="preserve">a </w:t>
      </w:r>
      <w:r w:rsidR="00AC078A" w:rsidRPr="006D69C5">
        <w:rPr>
          <w:rFonts w:cstheme="minorHAnsi"/>
          <w:lang w:val="en-US"/>
        </w:rPr>
        <w:t xml:space="preserve">reliable metric to infer influence </w:t>
      </w:r>
      <w:ins w:id="871" w:author="Mara Thomas" w:date="2021-12-13T15:53:00Z">
        <w:r w:rsidR="00D819D5">
          <w:rPr>
            <w:rFonts w:cstheme="minorHAnsi"/>
            <w:lang w:val="en-US"/>
          </w:rPr>
          <w:t xml:space="preserve">for all species </w:t>
        </w:r>
      </w:ins>
      <w:r w:rsidR="00AC078A" w:rsidRPr="006D69C5">
        <w:rPr>
          <w:rFonts w:cstheme="minorHAnsi"/>
          <w:lang w:val="en-US"/>
        </w:rPr>
        <w:t xml:space="preserve">and should be used in complement with other metrics. </w:t>
      </w:r>
      <w:del w:id="872" w:author="Mara Thomas" w:date="2021-12-13T15:55:00Z">
        <w:r w:rsidR="00AC078A" w:rsidRPr="006D69C5" w:rsidDel="00C0611B">
          <w:rPr>
            <w:rFonts w:cstheme="minorHAnsi"/>
            <w:lang w:val="en-US"/>
          </w:rPr>
          <w:delText>Indeed, simply relying on the proportion of time spent in the front would ha</w:delText>
        </w:r>
        <w:r w:rsidR="003C072F" w:rsidRPr="006D69C5" w:rsidDel="00C0611B">
          <w:rPr>
            <w:rFonts w:cstheme="minorHAnsi"/>
            <w:lang w:val="en-US"/>
          </w:rPr>
          <w:delText>ve</w:delText>
        </w:r>
        <w:r w:rsidR="00AC078A" w:rsidRPr="006D69C5" w:rsidDel="00C0611B">
          <w:rPr>
            <w:rFonts w:cstheme="minorHAnsi"/>
            <w:lang w:val="en-US"/>
          </w:rPr>
          <w:delText xml:space="preserve"> led to incomplete conclusions regarding patterns of influence in our case. </w:delText>
        </w:r>
      </w:del>
      <w:r w:rsidR="00AC078A" w:rsidRPr="006D69C5">
        <w:rPr>
          <w:rFonts w:cstheme="minorHAnsi"/>
          <w:lang w:val="en-US"/>
        </w:rPr>
        <w:t xml:space="preserve">Interestingly, it is worth noting that the one dominant female which was spending more time in the back (group ZU21) had by far the longest tenure </w:t>
      </w:r>
      <w:r w:rsidR="00E95507" w:rsidRPr="006D69C5">
        <w:rPr>
          <w:rFonts w:cstheme="minorHAnsi"/>
          <w:lang w:val="en-US"/>
        </w:rPr>
        <w:t xml:space="preserve">at the time of data collection </w:t>
      </w:r>
      <w:r w:rsidR="00AC078A" w:rsidRPr="006D69C5">
        <w:rPr>
          <w:rFonts w:cstheme="minorHAnsi"/>
          <w:lang w:val="en-US"/>
        </w:rPr>
        <w:t>amongst dominant females of our study (</w:t>
      </w:r>
      <w:r w:rsidR="00E95507" w:rsidRPr="006D69C5">
        <w:rPr>
          <w:rFonts w:cstheme="minorHAnsi"/>
          <w:lang w:val="en-US"/>
        </w:rPr>
        <w:t>104 weeks against 38 weeks maximum</w:t>
      </w:r>
      <w:r w:rsidR="00127176">
        <w:rPr>
          <w:rFonts w:cstheme="minorHAnsi"/>
          <w:lang w:val="en-US"/>
        </w:rPr>
        <w:t>, sees supplements</w:t>
      </w:r>
      <w:r w:rsidR="00E95507" w:rsidRPr="006D69C5">
        <w:rPr>
          <w:rFonts w:cstheme="minorHAnsi"/>
          <w:lang w:val="en-US"/>
        </w:rPr>
        <w:t xml:space="preserve">). </w:t>
      </w:r>
      <w:r w:rsidR="00E95507" w:rsidRPr="006D69C5">
        <w:rPr>
          <w:rFonts w:cstheme="minorHAnsi"/>
          <w:lang w:val="en-US"/>
        </w:rPr>
        <w:lastRenderedPageBreak/>
        <w:t xml:space="preserve">This </w:t>
      </w:r>
      <w:r w:rsidR="008942FE">
        <w:rPr>
          <w:rFonts w:cstheme="minorHAnsi"/>
          <w:lang w:val="en-US"/>
        </w:rPr>
        <w:t>could</w:t>
      </w:r>
      <w:r w:rsidR="00E95507" w:rsidRPr="006D69C5">
        <w:rPr>
          <w:rFonts w:cstheme="minorHAnsi"/>
          <w:lang w:val="en-US"/>
        </w:rPr>
        <w:t xml:space="preserve"> </w:t>
      </w:r>
      <w:r w:rsidR="00F341B8" w:rsidRPr="006D69C5">
        <w:rPr>
          <w:rFonts w:cstheme="minorHAnsi"/>
          <w:lang w:val="en-US"/>
        </w:rPr>
        <w:t>be an indication</w:t>
      </w:r>
      <w:r w:rsidR="00E95507" w:rsidRPr="006D69C5">
        <w:rPr>
          <w:rFonts w:cstheme="minorHAnsi"/>
          <w:lang w:val="en-US"/>
        </w:rPr>
        <w:t xml:space="preserve"> that as a female’s dominancy becomes better and better established within a group, they might become more and more able </w:t>
      </w:r>
      <w:r w:rsidR="00F341B8" w:rsidRPr="006D69C5">
        <w:rPr>
          <w:rFonts w:cstheme="minorHAnsi"/>
          <w:lang w:val="en-US"/>
        </w:rPr>
        <w:t xml:space="preserve">to influence the group from any position. </w:t>
      </w:r>
    </w:p>
    <w:p w14:paraId="28592B85" w14:textId="07B79DB8" w:rsidR="00614F18" w:rsidRPr="00614F18" w:rsidRDefault="00614F18" w:rsidP="00F516BB">
      <w:pPr>
        <w:spacing w:line="360" w:lineRule="auto"/>
        <w:jc w:val="both"/>
        <w:rPr>
          <w:rFonts w:cstheme="minorHAnsi"/>
          <w:b/>
          <w:lang w:val="en-US"/>
        </w:rPr>
      </w:pPr>
      <w:r w:rsidRPr="00614F18">
        <w:rPr>
          <w:rFonts w:cstheme="minorHAnsi"/>
          <w:b/>
          <w:lang w:val="en-US"/>
        </w:rPr>
        <w:t>CONCLUSION</w:t>
      </w:r>
    </w:p>
    <w:p w14:paraId="33C2EBBC" w14:textId="6DC4D2A0" w:rsidR="00503804" w:rsidRDefault="00127176" w:rsidP="00614F18">
      <w:pPr>
        <w:spacing w:line="360" w:lineRule="auto"/>
        <w:jc w:val="both"/>
        <w:rPr>
          <w:rFonts w:cstheme="minorHAnsi"/>
          <w:lang w:val="en-US"/>
        </w:rPr>
      </w:pPr>
      <w:r>
        <w:rPr>
          <w:rFonts w:cstheme="minorHAnsi"/>
          <w:lang w:val="en-US"/>
        </w:rPr>
        <w:t>Overall</w:t>
      </w:r>
      <w:ins w:id="873" w:author="Mara Thomas" w:date="2021-12-13T15:55:00Z">
        <w:r w:rsidR="00C0611B">
          <w:rPr>
            <w:rFonts w:cstheme="minorHAnsi"/>
            <w:lang w:val="en-US"/>
          </w:rPr>
          <w:t>,</w:t>
        </w:r>
      </w:ins>
      <w:r>
        <w:rPr>
          <w:rFonts w:cstheme="minorHAnsi"/>
          <w:lang w:val="en-US"/>
        </w:rPr>
        <w:t xml:space="preserve"> our results </w:t>
      </w:r>
      <w:del w:id="874" w:author="Mara Thomas" w:date="2021-12-13T15:55:00Z">
        <w:r w:rsidDel="00C0611B">
          <w:rPr>
            <w:rFonts w:cstheme="minorHAnsi"/>
            <w:lang w:val="en-US"/>
          </w:rPr>
          <w:delText xml:space="preserve">seem to </w:delText>
        </w:r>
      </w:del>
      <w:r>
        <w:rPr>
          <w:rFonts w:cstheme="minorHAnsi"/>
          <w:lang w:val="en-US"/>
        </w:rPr>
        <w:t xml:space="preserve">indicate several trends regarding influence dynamics in meerkat groups: </w:t>
      </w:r>
      <w:ins w:id="875" w:author="Mara Thomas" w:date="2021-12-13T15:55:00Z">
        <w:r w:rsidR="00C0611B">
          <w:rPr>
            <w:rFonts w:cstheme="minorHAnsi"/>
            <w:lang w:val="en-US"/>
          </w:rPr>
          <w:t xml:space="preserve">1) </w:t>
        </w:r>
      </w:ins>
      <w:r>
        <w:rPr>
          <w:rFonts w:cstheme="minorHAnsi"/>
          <w:lang w:val="en-US"/>
        </w:rPr>
        <w:t xml:space="preserve">individuals can influence the direction and speed of the group by their movement </w:t>
      </w:r>
      <w:r w:rsidR="00573D0D">
        <w:rPr>
          <w:rFonts w:cstheme="minorHAnsi"/>
          <w:lang w:val="en-US"/>
        </w:rPr>
        <w:t xml:space="preserve">in certain direction </w:t>
      </w:r>
      <w:r>
        <w:rPr>
          <w:rFonts w:cstheme="minorHAnsi"/>
          <w:lang w:val="en-US"/>
        </w:rPr>
        <w:t xml:space="preserve">more than </w:t>
      </w:r>
      <w:r w:rsidR="00573D0D">
        <w:rPr>
          <w:rFonts w:cstheme="minorHAnsi"/>
          <w:lang w:val="en-US"/>
        </w:rPr>
        <w:t>by their position within the group</w:t>
      </w:r>
      <w:ins w:id="876" w:author="Mara Thomas" w:date="2021-12-13T15:56:00Z">
        <w:r w:rsidR="00C0611B">
          <w:rPr>
            <w:rFonts w:cstheme="minorHAnsi"/>
            <w:lang w:val="en-US"/>
          </w:rPr>
          <w:t>,</w:t>
        </w:r>
      </w:ins>
      <w:ins w:id="877" w:author="Mara Thomas" w:date="2021-12-13T15:55:00Z">
        <w:r w:rsidR="00C0611B">
          <w:rPr>
            <w:rFonts w:cstheme="minorHAnsi"/>
            <w:lang w:val="en-US"/>
          </w:rPr>
          <w:t xml:space="preserve"> 2)</w:t>
        </w:r>
      </w:ins>
      <w:del w:id="878" w:author="Mara Thomas" w:date="2021-12-13T15:55:00Z">
        <w:r w:rsidR="00573D0D" w:rsidDel="00C0611B">
          <w:rPr>
            <w:rFonts w:cstheme="minorHAnsi"/>
            <w:lang w:val="en-US"/>
          </w:rPr>
          <w:delText>,</w:delText>
        </w:r>
      </w:del>
      <w:r w:rsidR="00573D0D">
        <w:rPr>
          <w:rFonts w:cstheme="minorHAnsi"/>
          <w:lang w:val="en-US"/>
        </w:rPr>
        <w:t xml:space="preserve"> the dominant female has </w:t>
      </w:r>
      <w:del w:id="879" w:author="Mara Thomas" w:date="2021-12-13T15:56:00Z">
        <w:r w:rsidR="00573D0D" w:rsidDel="00C0611B">
          <w:rPr>
            <w:rFonts w:cstheme="minorHAnsi"/>
            <w:lang w:val="en-US"/>
          </w:rPr>
          <w:delText xml:space="preserve">the </w:delText>
        </w:r>
      </w:del>
      <w:r w:rsidR="00573D0D">
        <w:rPr>
          <w:rFonts w:cstheme="minorHAnsi"/>
          <w:lang w:val="en-US"/>
        </w:rPr>
        <w:t>most influence over direction of travel but not necessarily over speed of travel</w:t>
      </w:r>
      <w:ins w:id="880" w:author="Mara Thomas" w:date="2021-12-13T15:56:00Z">
        <w:r w:rsidR="00C0611B">
          <w:rPr>
            <w:rFonts w:cstheme="minorHAnsi"/>
            <w:lang w:val="en-US"/>
          </w:rPr>
          <w:t>, a</w:t>
        </w:r>
      </w:ins>
      <w:del w:id="881" w:author="Mara Thomas" w:date="2021-12-13T15:56:00Z">
        <w:r w:rsidR="00573D0D" w:rsidDel="00C0611B">
          <w:rPr>
            <w:rFonts w:cstheme="minorHAnsi"/>
            <w:lang w:val="en-US"/>
          </w:rPr>
          <w:delText>, a</w:delText>
        </w:r>
      </w:del>
      <w:r w:rsidR="00573D0D">
        <w:rPr>
          <w:rFonts w:cstheme="minorHAnsi"/>
          <w:lang w:val="en-US"/>
        </w:rPr>
        <w:t>nd</w:t>
      </w:r>
      <w:ins w:id="882" w:author="Mara Thomas" w:date="2021-12-13T15:56:00Z">
        <w:r w:rsidR="00C0611B">
          <w:rPr>
            <w:rFonts w:cstheme="minorHAnsi"/>
            <w:lang w:val="en-US"/>
          </w:rPr>
          <w:t xml:space="preserve"> 3)</w:t>
        </w:r>
      </w:ins>
      <w:r w:rsidR="00573D0D">
        <w:rPr>
          <w:rFonts w:cstheme="minorHAnsi"/>
          <w:lang w:val="en-US"/>
        </w:rPr>
        <w:t xml:space="preserve"> the most influential individuals are not always the one who are more in the front of the group. </w:t>
      </w:r>
      <w:r w:rsidR="00EE40E4">
        <w:rPr>
          <w:rFonts w:cstheme="minorHAnsi"/>
          <w:lang w:val="en-US"/>
        </w:rPr>
        <w:t>The methodology and results we presented highlight</w:t>
      </w:r>
      <w:del w:id="883" w:author="Mara Thomas" w:date="2021-12-13T15:57:00Z">
        <w:r w:rsidR="00EE40E4" w:rsidDel="00C0611B">
          <w:rPr>
            <w:rFonts w:cstheme="minorHAnsi"/>
            <w:lang w:val="en-US"/>
          </w:rPr>
          <w:delText>s</w:delText>
        </w:r>
      </w:del>
      <w:r w:rsidR="00EE40E4" w:rsidRPr="006D69C5">
        <w:rPr>
          <w:rFonts w:cstheme="minorHAnsi"/>
          <w:lang w:val="en-US"/>
        </w:rPr>
        <w:t xml:space="preserve"> the versality of </w:t>
      </w:r>
      <w:del w:id="884" w:author="Mara Thomas" w:date="2021-12-13T15:57:00Z">
        <w:r w:rsidR="00EE40E4" w:rsidRPr="006D69C5" w:rsidDel="00C0611B">
          <w:rPr>
            <w:rFonts w:cstheme="minorHAnsi"/>
            <w:lang w:val="en-US"/>
          </w:rPr>
          <w:delText xml:space="preserve">such a trait as </w:delText>
        </w:r>
      </w:del>
      <w:r w:rsidR="00EE40E4" w:rsidRPr="006D69C5">
        <w:rPr>
          <w:rFonts w:cstheme="minorHAnsi"/>
          <w:lang w:val="en-US"/>
        </w:rPr>
        <w:t>influence and therefore the need to study it from different perspective</w:t>
      </w:r>
      <w:ins w:id="885" w:author="Mara Thomas" w:date="2021-12-13T15:57:00Z">
        <w:r w:rsidR="00C0611B">
          <w:rPr>
            <w:rFonts w:cstheme="minorHAnsi"/>
            <w:lang w:val="en-US"/>
          </w:rPr>
          <w:t>s</w:t>
        </w:r>
      </w:ins>
      <w:r w:rsidR="00EE40E4" w:rsidRPr="006D69C5">
        <w:rPr>
          <w:rFonts w:cstheme="minorHAnsi"/>
          <w:lang w:val="en-US"/>
        </w:rPr>
        <w:t xml:space="preserve">, using </w:t>
      </w:r>
      <w:del w:id="886" w:author="Mara Thomas" w:date="2021-12-13T15:57:00Z">
        <w:r w:rsidR="00EE40E4" w:rsidRPr="006D69C5" w:rsidDel="00C0611B">
          <w:rPr>
            <w:rFonts w:cstheme="minorHAnsi"/>
            <w:lang w:val="en-US"/>
          </w:rPr>
          <w:delText>when possible several</w:delText>
        </w:r>
      </w:del>
      <w:ins w:id="887" w:author="Mara Thomas" w:date="2021-12-13T15:57:00Z">
        <w:r w:rsidR="00C0611B">
          <w:rPr>
            <w:rFonts w:cstheme="minorHAnsi"/>
            <w:lang w:val="en-US"/>
          </w:rPr>
          <w:t>more than one animal</w:t>
        </w:r>
      </w:ins>
      <w:r w:rsidR="00EE40E4" w:rsidRPr="006D69C5">
        <w:rPr>
          <w:rFonts w:cstheme="minorHAnsi"/>
          <w:lang w:val="en-US"/>
        </w:rPr>
        <w:t xml:space="preserve"> group</w:t>
      </w:r>
      <w:ins w:id="888" w:author="Mara Thomas" w:date="2021-12-13T15:57:00Z">
        <w:r w:rsidR="00C0611B">
          <w:rPr>
            <w:rFonts w:cstheme="minorHAnsi"/>
            <w:lang w:val="en-US"/>
          </w:rPr>
          <w:t xml:space="preserve"> if p</w:t>
        </w:r>
      </w:ins>
      <w:ins w:id="889" w:author="Mara Thomas" w:date="2021-12-13T15:58:00Z">
        <w:r w:rsidR="00C0611B">
          <w:rPr>
            <w:rFonts w:cstheme="minorHAnsi"/>
            <w:lang w:val="en-US"/>
          </w:rPr>
          <w:t>ossible</w:t>
        </w:r>
      </w:ins>
      <w:del w:id="890" w:author="Mara Thomas" w:date="2021-12-13T15:57:00Z">
        <w:r w:rsidR="00EE40E4" w:rsidRPr="006D69C5" w:rsidDel="00C0611B">
          <w:rPr>
            <w:rFonts w:cstheme="minorHAnsi"/>
            <w:lang w:val="en-US"/>
          </w:rPr>
          <w:delText>s</w:delText>
        </w:r>
      </w:del>
      <w:r w:rsidR="00EE40E4" w:rsidRPr="006D69C5">
        <w:rPr>
          <w:rFonts w:cstheme="minorHAnsi"/>
          <w:lang w:val="en-US"/>
        </w:rPr>
        <w:t xml:space="preserve">, and </w:t>
      </w:r>
      <w:del w:id="891" w:author="Mara Thomas" w:date="2021-12-13T15:58:00Z">
        <w:r w:rsidR="00EE40E4" w:rsidRPr="006D69C5" w:rsidDel="00DF307C">
          <w:rPr>
            <w:rFonts w:cstheme="minorHAnsi"/>
            <w:lang w:val="en-US"/>
          </w:rPr>
          <w:delText>with a good knowledge of</w:delText>
        </w:r>
      </w:del>
      <w:ins w:id="892" w:author="Mara Thomas" w:date="2021-12-13T15:58:00Z">
        <w:r w:rsidR="00DF307C">
          <w:rPr>
            <w:rFonts w:cstheme="minorHAnsi"/>
            <w:lang w:val="en-US"/>
          </w:rPr>
          <w:t>taking</w:t>
        </w:r>
      </w:ins>
      <w:r w:rsidR="00EE40E4" w:rsidRPr="006D69C5">
        <w:rPr>
          <w:rFonts w:cstheme="minorHAnsi"/>
          <w:lang w:val="en-US"/>
        </w:rPr>
        <w:t xml:space="preserve"> the species’ life history and movement characteristics</w:t>
      </w:r>
      <w:ins w:id="893" w:author="Mara Thomas" w:date="2021-12-13T15:58:00Z">
        <w:r w:rsidR="00DF307C">
          <w:rPr>
            <w:rFonts w:cstheme="minorHAnsi"/>
            <w:lang w:val="en-US"/>
          </w:rPr>
          <w:t xml:space="preserve"> into accoiunt.</w:t>
        </w:r>
      </w:ins>
      <w:del w:id="894" w:author="Mara Thomas" w:date="2021-12-13T15:58:00Z">
        <w:r w:rsidR="00EE40E4" w:rsidRPr="006D69C5" w:rsidDel="00DF307C">
          <w:rPr>
            <w:rFonts w:cstheme="minorHAnsi"/>
            <w:lang w:val="en-US"/>
          </w:rPr>
          <w:delText>,</w:delText>
        </w:r>
      </w:del>
      <w:r w:rsidR="00EE40E4" w:rsidRPr="006D69C5">
        <w:rPr>
          <w:rFonts w:cstheme="minorHAnsi"/>
          <w:lang w:val="en-US"/>
        </w:rPr>
        <w:t xml:space="preserve"> </w:t>
      </w:r>
      <w:del w:id="895" w:author="Mara Thomas" w:date="2021-12-13T15:58:00Z">
        <w:r w:rsidR="00EE40E4" w:rsidRPr="006D69C5" w:rsidDel="00DF307C">
          <w:rPr>
            <w:rFonts w:cstheme="minorHAnsi"/>
            <w:lang w:val="en-US"/>
          </w:rPr>
          <w:delText>to draw a picture as least incomplete as possible.</w:delText>
        </w:r>
        <w:r w:rsidR="00EE40E4" w:rsidDel="00DF307C">
          <w:rPr>
            <w:rFonts w:cstheme="minorHAnsi"/>
            <w:lang w:val="en-US"/>
          </w:rPr>
          <w:delText xml:space="preserve"> </w:delText>
        </w:r>
      </w:del>
      <w:r w:rsidR="00EE40E4">
        <w:rPr>
          <w:rFonts w:cstheme="minorHAnsi"/>
          <w:lang w:val="en-US"/>
        </w:rPr>
        <w:t xml:space="preserve">Since our method captured measures of influence </w:t>
      </w:r>
      <w:r w:rsidR="00EE40E4" w:rsidRPr="006D69C5">
        <w:rPr>
          <w:rFonts w:cstheme="minorHAnsi"/>
          <w:lang w:val="en-US"/>
        </w:rPr>
        <w:t xml:space="preserve">aggregated </w:t>
      </w:r>
      <w:r w:rsidR="00EE40E4">
        <w:rPr>
          <w:rFonts w:cstheme="minorHAnsi"/>
          <w:lang w:val="en-US"/>
        </w:rPr>
        <w:t>over time, it could be interest</w:t>
      </w:r>
      <w:r w:rsidR="00614F18">
        <w:rPr>
          <w:rFonts w:cstheme="minorHAnsi"/>
          <w:lang w:val="en-US"/>
        </w:rPr>
        <w:t>ing</w:t>
      </w:r>
      <w:r w:rsidR="00EE40E4">
        <w:rPr>
          <w:rFonts w:cstheme="minorHAnsi"/>
          <w:lang w:val="en-US"/>
        </w:rPr>
        <w:t xml:space="preserve"> in future work </w:t>
      </w:r>
      <w:r w:rsidR="00614F18">
        <w:rPr>
          <w:rFonts w:cstheme="minorHAnsi"/>
          <w:lang w:val="en-US"/>
        </w:rPr>
        <w:t>to contrast it with complementary approaches, for instance</w:t>
      </w:r>
      <w:del w:id="896" w:author="Mara Thomas" w:date="2021-12-13T15:58:00Z">
        <w:r w:rsidR="00614F18" w:rsidDel="006D3DAA">
          <w:rPr>
            <w:rFonts w:cstheme="minorHAnsi"/>
            <w:lang w:val="en-US"/>
          </w:rPr>
          <w:delText>s</w:delText>
        </w:r>
      </w:del>
      <w:r w:rsidR="00EE40E4">
        <w:rPr>
          <w:rFonts w:cstheme="minorHAnsi"/>
          <w:lang w:val="en-US"/>
        </w:rPr>
        <w:t xml:space="preserve"> </w:t>
      </w:r>
      <w:r w:rsidR="00614F18" w:rsidRPr="006D69C5">
        <w:rPr>
          <w:rFonts w:cstheme="minorHAnsi"/>
          <w:lang w:val="en-US"/>
        </w:rPr>
        <w:t>identif</w:t>
      </w:r>
      <w:r w:rsidR="00614F18">
        <w:rPr>
          <w:rFonts w:cstheme="minorHAnsi"/>
          <w:lang w:val="en-US"/>
        </w:rPr>
        <w:t>ying</w:t>
      </w:r>
      <w:r w:rsidR="00614F18" w:rsidRPr="006D69C5">
        <w:rPr>
          <w:rFonts w:cstheme="minorHAnsi"/>
          <w:lang w:val="en-US"/>
        </w:rPr>
        <w:t xml:space="preserve"> particular events in the trajectory, like sharp changes in direction</w:t>
      </w:r>
      <w:r w:rsidR="00614F18">
        <w:rPr>
          <w:rFonts w:cstheme="minorHAnsi"/>
          <w:lang w:val="en-US"/>
        </w:rPr>
        <w:t xml:space="preserve"> or increases in speed</w:t>
      </w:r>
      <w:r w:rsidR="00614F18" w:rsidRPr="006D69C5">
        <w:rPr>
          <w:rFonts w:cstheme="minorHAnsi"/>
          <w:lang w:val="en-US"/>
        </w:rPr>
        <w:t xml:space="preserve"> during movement</w:t>
      </w:r>
      <w:r w:rsidR="00614F18">
        <w:rPr>
          <w:rFonts w:cstheme="minorHAnsi"/>
          <w:lang w:val="en-US"/>
        </w:rPr>
        <w:t>, in order to get a more complete pictures of the distribution and variability of influence in meerkats. Integrating the use of vocalizations</w:t>
      </w:r>
      <w:r w:rsidR="00614F18" w:rsidRPr="006D69C5">
        <w:rPr>
          <w:rFonts w:cstheme="minorHAnsi"/>
          <w:lang w:val="en-US"/>
        </w:rPr>
        <w:t xml:space="preserve"> </w:t>
      </w:r>
      <w:r w:rsidR="00614F18">
        <w:rPr>
          <w:rFonts w:cstheme="minorHAnsi"/>
          <w:lang w:val="en-US"/>
        </w:rPr>
        <w:t xml:space="preserve">within this framework would </w:t>
      </w:r>
      <w:ins w:id="897" w:author="Mara Thomas" w:date="2021-12-13T15:58:00Z">
        <w:r w:rsidR="006D3DAA">
          <w:rPr>
            <w:rFonts w:cstheme="minorHAnsi"/>
            <w:lang w:val="en-US"/>
          </w:rPr>
          <w:t xml:space="preserve">also </w:t>
        </w:r>
      </w:ins>
      <w:r w:rsidR="00614F18">
        <w:rPr>
          <w:rFonts w:cstheme="minorHAnsi"/>
          <w:lang w:val="en-US"/>
        </w:rPr>
        <w:t xml:space="preserve">likely </w:t>
      </w:r>
      <w:del w:id="898" w:author="Mara Thomas" w:date="2021-12-13T15:58:00Z">
        <w:r w:rsidR="00614F18" w:rsidDel="006D3DAA">
          <w:rPr>
            <w:rFonts w:cstheme="minorHAnsi"/>
            <w:lang w:val="en-US"/>
          </w:rPr>
          <w:delText xml:space="preserve">also </w:delText>
        </w:r>
      </w:del>
      <w:r w:rsidR="00614F18">
        <w:rPr>
          <w:rFonts w:cstheme="minorHAnsi"/>
          <w:lang w:val="en-US"/>
        </w:rPr>
        <w:t xml:space="preserve">prove very insightful. </w:t>
      </w:r>
      <w:del w:id="899" w:author="Mara Thomas" w:date="2021-12-13T15:59:00Z">
        <w:r w:rsidR="00614F18" w:rsidDel="006D3DAA">
          <w:rPr>
            <w:rFonts w:cstheme="minorHAnsi"/>
            <w:lang w:val="en-US"/>
          </w:rPr>
          <w:delText>Because of its generality</w:delText>
        </w:r>
        <w:r w:rsidR="00EE40E4" w:rsidDel="006D3DAA">
          <w:rPr>
            <w:rFonts w:cstheme="minorHAnsi"/>
            <w:lang w:val="en-US"/>
          </w:rPr>
          <w:delText xml:space="preserve">, </w:delText>
        </w:r>
      </w:del>
      <w:ins w:id="900" w:author="Mara Thomas" w:date="2021-12-13T15:59:00Z">
        <w:r w:rsidR="006D3DAA">
          <w:rPr>
            <w:rFonts w:cstheme="minorHAnsi"/>
            <w:lang w:val="en-US"/>
          </w:rPr>
          <w:t>O</w:t>
        </w:r>
      </w:ins>
      <w:del w:id="901" w:author="Mara Thomas" w:date="2021-12-13T15:59:00Z">
        <w:r w:rsidR="00614F18" w:rsidDel="006D3DAA">
          <w:rPr>
            <w:rFonts w:cstheme="minorHAnsi"/>
            <w:lang w:val="en-US"/>
          </w:rPr>
          <w:delText>o</w:delText>
        </w:r>
      </w:del>
      <w:r w:rsidR="00614F18">
        <w:rPr>
          <w:rFonts w:cstheme="minorHAnsi"/>
          <w:lang w:val="en-US"/>
        </w:rPr>
        <w:t xml:space="preserve">ur </w:t>
      </w:r>
      <w:del w:id="902" w:author="Mara Thomas" w:date="2021-12-13T15:59:00Z">
        <w:r w:rsidR="00614F18" w:rsidDel="006D3DAA">
          <w:rPr>
            <w:rFonts w:cstheme="minorHAnsi"/>
            <w:lang w:val="en-US"/>
          </w:rPr>
          <w:delText xml:space="preserve">method </w:delText>
        </w:r>
      </w:del>
      <w:ins w:id="903" w:author="Mara Thomas" w:date="2021-12-13T15:59:00Z">
        <w:r w:rsidR="006D3DAA">
          <w:rPr>
            <w:rFonts w:cstheme="minorHAnsi"/>
            <w:lang w:val="en-US"/>
          </w:rPr>
          <w:t>analysis framework</w:t>
        </w:r>
        <w:r w:rsidR="006D3DAA">
          <w:rPr>
            <w:rFonts w:cstheme="minorHAnsi"/>
            <w:lang w:val="en-US"/>
          </w:rPr>
          <w:t xml:space="preserve"> </w:t>
        </w:r>
        <w:r w:rsidR="006D3DAA">
          <w:rPr>
            <w:rFonts w:cstheme="minorHAnsi"/>
            <w:lang w:val="en-US"/>
          </w:rPr>
          <w:t>(</w:t>
        </w:r>
        <w:r w:rsidR="006D3DAA" w:rsidRPr="006D69C5">
          <w:rPr>
            <w:rFonts w:cstheme="minorHAnsi"/>
            <w:lang w:val="en-US"/>
          </w:rPr>
          <w:t>with potential expansions or adjustments</w:t>
        </w:r>
        <w:r w:rsidR="006D3DAA">
          <w:rPr>
            <w:rFonts w:cstheme="minorHAnsi"/>
            <w:lang w:val="en-US"/>
          </w:rPr>
          <w:t>)</w:t>
        </w:r>
        <w:r w:rsidR="006D3DAA" w:rsidRPr="006D69C5">
          <w:rPr>
            <w:rFonts w:cstheme="minorHAnsi"/>
            <w:lang w:val="en-US"/>
          </w:rPr>
          <w:t xml:space="preserve"> </w:t>
        </w:r>
      </w:ins>
      <w:r w:rsidR="00614F18">
        <w:rPr>
          <w:rFonts w:cstheme="minorHAnsi"/>
          <w:lang w:val="en-US"/>
        </w:rPr>
        <w:t>coul</w:t>
      </w:r>
      <w:r w:rsidR="00EE40E4" w:rsidRPr="006D69C5">
        <w:rPr>
          <w:rFonts w:cstheme="minorHAnsi"/>
          <w:lang w:val="en-US"/>
        </w:rPr>
        <w:t>d</w:t>
      </w:r>
      <w:r w:rsidR="00EE40E4">
        <w:rPr>
          <w:rFonts w:cstheme="minorHAnsi"/>
          <w:lang w:val="en-US"/>
        </w:rPr>
        <w:t xml:space="preserve"> </w:t>
      </w:r>
      <w:r w:rsidR="00EE40E4" w:rsidRPr="006D69C5">
        <w:rPr>
          <w:rFonts w:cstheme="minorHAnsi"/>
          <w:lang w:val="en-US"/>
        </w:rPr>
        <w:t>be used</w:t>
      </w:r>
      <w:del w:id="904" w:author="Mara Thomas" w:date="2021-12-13T15:59:00Z">
        <w:r w:rsidR="00EE40E4" w:rsidRPr="006D69C5" w:rsidDel="006D3DAA">
          <w:rPr>
            <w:rFonts w:cstheme="minorHAnsi"/>
            <w:lang w:val="en-US"/>
          </w:rPr>
          <w:delText>,</w:delText>
        </w:r>
      </w:del>
      <w:r w:rsidR="00EE40E4" w:rsidRPr="006D69C5">
        <w:rPr>
          <w:rFonts w:cstheme="minorHAnsi"/>
          <w:lang w:val="en-US"/>
        </w:rPr>
        <w:t xml:space="preserve"> </w:t>
      </w:r>
      <w:del w:id="905" w:author="Mara Thomas" w:date="2021-12-13T15:59:00Z">
        <w:r w:rsidR="00EE40E4" w:rsidRPr="006D69C5" w:rsidDel="006D3DAA">
          <w:rPr>
            <w:rFonts w:cstheme="minorHAnsi"/>
            <w:lang w:val="en-US"/>
          </w:rPr>
          <w:delText xml:space="preserve">with potential expansions or adjustments, </w:delText>
        </w:r>
      </w:del>
      <w:r w:rsidR="00EE40E4" w:rsidRPr="006D69C5">
        <w:rPr>
          <w:rFonts w:cstheme="minorHAnsi"/>
          <w:lang w:val="en-US"/>
        </w:rPr>
        <w:t xml:space="preserve">in other systems </w:t>
      </w:r>
      <w:r w:rsidR="00EE40E4">
        <w:rPr>
          <w:rFonts w:cstheme="minorHAnsi"/>
          <w:lang w:val="en-US"/>
        </w:rPr>
        <w:t xml:space="preserve">with similar movement characteristics as meerkats </w:t>
      </w:r>
      <w:r w:rsidR="00EE40E4" w:rsidRPr="006D69C5">
        <w:rPr>
          <w:rFonts w:cstheme="minorHAnsi"/>
          <w:lang w:val="en-US"/>
        </w:rPr>
        <w:t>to allow</w:t>
      </w:r>
      <w:ins w:id="906" w:author="Mara Thomas" w:date="2021-12-13T15:59:00Z">
        <w:r w:rsidR="006D3DAA">
          <w:rPr>
            <w:rFonts w:cstheme="minorHAnsi"/>
            <w:lang w:val="en-US"/>
          </w:rPr>
          <w:t xml:space="preserve"> for</w:t>
        </w:r>
      </w:ins>
      <w:r w:rsidR="00EE40E4" w:rsidRPr="006D69C5">
        <w:rPr>
          <w:rFonts w:cstheme="minorHAnsi"/>
          <w:lang w:val="en-US"/>
        </w:rPr>
        <w:t xml:space="preserve"> </w:t>
      </w:r>
      <w:ins w:id="907" w:author="Mara Thomas" w:date="2021-12-13T15:59:00Z">
        <w:r w:rsidR="006D3DAA">
          <w:rPr>
            <w:rFonts w:cstheme="minorHAnsi"/>
            <w:lang w:val="en-US"/>
          </w:rPr>
          <w:t xml:space="preserve">cross-species </w:t>
        </w:r>
      </w:ins>
      <w:r w:rsidR="00EE40E4" w:rsidRPr="006D69C5">
        <w:rPr>
          <w:rFonts w:cstheme="minorHAnsi"/>
          <w:lang w:val="en-US"/>
        </w:rPr>
        <w:t xml:space="preserve">comparisons of the mechanisms </w:t>
      </w:r>
      <w:ins w:id="908" w:author="Mara Thomas" w:date="2021-12-13T15:59:00Z">
        <w:r w:rsidR="006D3DAA">
          <w:rPr>
            <w:rFonts w:cstheme="minorHAnsi"/>
            <w:lang w:val="en-US"/>
          </w:rPr>
          <w:t>o</w:t>
        </w:r>
      </w:ins>
      <w:ins w:id="909" w:author="Mara Thomas" w:date="2021-12-13T16:00:00Z">
        <w:r w:rsidR="006D3DAA">
          <w:rPr>
            <w:rFonts w:cstheme="minorHAnsi"/>
            <w:lang w:val="en-US"/>
          </w:rPr>
          <w:t xml:space="preserve">f influence on animal group movement. </w:t>
        </w:r>
      </w:ins>
      <w:del w:id="910" w:author="Mara Thomas" w:date="2021-12-13T16:00:00Z">
        <w:r w:rsidR="00EE40E4" w:rsidRPr="006D69C5" w:rsidDel="006D3DAA">
          <w:rPr>
            <w:rFonts w:cstheme="minorHAnsi"/>
            <w:lang w:val="en-US"/>
          </w:rPr>
          <w:delText xml:space="preserve">at play during decision of </w:delText>
        </w:r>
        <w:bookmarkStart w:id="911" w:name="_GoBack"/>
        <w:bookmarkEnd w:id="911"/>
        <w:r w:rsidR="00EE40E4" w:rsidRPr="006D69C5" w:rsidDel="006D3DAA">
          <w:rPr>
            <w:rFonts w:cstheme="minorHAnsi"/>
            <w:lang w:val="en-US"/>
          </w:rPr>
          <w:delText>speed and direction of movement in different social species.</w:delText>
        </w:r>
        <w:r w:rsidR="00EE40E4" w:rsidDel="006D3DAA">
          <w:rPr>
            <w:rFonts w:cstheme="minorHAnsi"/>
            <w:lang w:val="en-US"/>
          </w:rPr>
          <w:delText xml:space="preserve"> </w:delText>
        </w:r>
        <w:r w:rsidR="00503804" w:rsidDel="006D3DAA">
          <w:rPr>
            <w:rFonts w:cstheme="minorHAnsi"/>
            <w:lang w:val="en-US"/>
          </w:rPr>
          <w:br w:type="page"/>
        </w:r>
      </w:del>
    </w:p>
    <w:p w14:paraId="0CC0556F" w14:textId="2C7F45D5" w:rsidR="00503804" w:rsidRDefault="00503804" w:rsidP="00D27F62">
      <w:pPr>
        <w:spacing w:line="360" w:lineRule="auto"/>
        <w:jc w:val="both"/>
        <w:rPr>
          <w:rFonts w:cstheme="minorHAnsi"/>
          <w:b/>
          <w:sz w:val="28"/>
          <w:szCs w:val="28"/>
          <w:lang w:val="en-US"/>
        </w:rPr>
      </w:pPr>
      <w:r w:rsidRPr="00503804">
        <w:rPr>
          <w:rFonts w:cstheme="minorHAnsi"/>
          <w:b/>
          <w:sz w:val="28"/>
          <w:szCs w:val="28"/>
          <w:lang w:val="en-US"/>
        </w:rPr>
        <w:t>BIBLIOGRAPHY</w:t>
      </w:r>
    </w:p>
    <w:p w14:paraId="49384D3D" w14:textId="77777777" w:rsidR="00B779A3" w:rsidRPr="00B779A3" w:rsidRDefault="00503804" w:rsidP="00B779A3">
      <w:pPr>
        <w:pStyle w:val="Literaturverzeichnis"/>
        <w:rPr>
          <w:rFonts w:ascii="Calibri" w:hAnsi="Calibri" w:cs="Calibri"/>
          <w:sz w:val="28"/>
          <w:lang w:val="en-US"/>
        </w:rPr>
      </w:pPr>
      <w:r>
        <w:rPr>
          <w:rFonts w:cstheme="minorHAnsi"/>
          <w:b/>
          <w:sz w:val="28"/>
          <w:szCs w:val="28"/>
          <w:lang w:val="en-US"/>
        </w:rPr>
        <w:fldChar w:fldCharType="begin"/>
      </w:r>
      <w:r>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B779A3" w:rsidRPr="00B779A3">
        <w:rPr>
          <w:rFonts w:ascii="Calibri" w:hAnsi="Calibri" w:cs="Calibri"/>
          <w:sz w:val="28"/>
          <w:lang w:val="en-US"/>
        </w:rPr>
        <w:t>Bousquet CAH, Manser MB. 2011. Resolution of experimentally induced symmetrical conflicts of interest in meerkats. Animal Behaviour. 81(6):1101–1107. doi:10.1016/j.anbehav.2011.02.030.</w:t>
      </w:r>
    </w:p>
    <w:p w14:paraId="0FF7ECD0"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35449E43"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24783ABF"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33727306"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lastRenderedPageBreak/>
        <w:t>Conradt L, Roper TJ. 2010. Deciding group movements: where and when to go. Behavioural processes. 84:675–677. doi:10.1016/j.beproc.2010.03.005.</w:t>
      </w:r>
    </w:p>
    <w:p w14:paraId="48B38B84"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Couzin ID, Krause J, Franks NR, Levin SA. 2005. Effective leadership and decision-making in animal groups on the move. Nature. 433(7025):513–516. doi:10.1038/nature03236.</w:t>
      </w:r>
    </w:p>
    <w:p w14:paraId="2AFC14BB"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Doolan S, Macdonald D. 1996. Diet and foraging behaviour of group living meerkats, Suricata suricatta, in the southern Kalahari. Journal of Zoology. 239:697–716.</w:t>
      </w:r>
    </w:p>
    <w:p w14:paraId="23B4123E"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4E2C92DD"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1F0B06EC"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Gall GEC, Manser MB. 2017. Group cohesion in foraging meerkats : follow the moving ‘ vocal hot spot ’. Royal Society Open Science.</w:t>
      </w:r>
    </w:p>
    <w:p w14:paraId="05154F06"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Gall GEC, Strandburg-Peshkin A, Clutton-brock T, Manser MB. 2017. As dusk falls : collective decisions about the return to sleeping sites in meerkats. 132:91–99.</w:t>
      </w:r>
    </w:p>
    <w:p w14:paraId="1D855101"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Garland J, Berdahl AM, Sun J, Bollt EM. 2018. Anatomy of leadership in collective behaviour. Chaos. 28(7):075308. doi:10.1063/1.5024395.</w:t>
      </w:r>
    </w:p>
    <w:p w14:paraId="1E815334"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Giuggioli L, McKetterick TJ, Holderied M. 2015. Delayed Response and Biosonar Perception Explain Movement Coordination in Trawling Bats. PLOS Computational Biology. 11(3):e1004089. doi:10.1371/journal.pcbi.1004089.</w:t>
      </w:r>
    </w:p>
    <w:p w14:paraId="6261C270"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5B6D26A4"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Herbert-Read JE. 2016. Understanding how animal groups achieve coordinated movement. Journal of Experimental Biology. 219(19):2971–2983. doi:10.1242/jeb.129411.</w:t>
      </w:r>
    </w:p>
    <w:p w14:paraId="05704742"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lastRenderedPageBreak/>
        <w:t>Hughey LF, Hein AM, Strandburg-Peshkin A, Jensen FH. 2018. Challenges and solutions for studying collective animal behaviour in the wild. Phil Trans R Soc B. 373(1746):20170005. doi:10.1098/rstb.2017.0005.</w:t>
      </w:r>
    </w:p>
    <w:p w14:paraId="3F6A751C"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721B8D9C"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Katz Y, Tunstrøm K, Ioannou CC, Huepe C, Couzin ID. 2011. Inferring the structure and dynamics of interactions in schooling fish. PNAS. 108(46):18720–18725. doi:10.1073/pnas.1107583108.</w:t>
      </w:r>
    </w:p>
    <w:p w14:paraId="26147CBB"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7B01CA80"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14:paraId="0EC29607"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Lewis JS, Wartzok D, Heithaus MR. 2011. Highly dynamic fission–fusion species can exhibit leadership when traveling. Behav Ecol Sociobiol. 65(5):1061–1069. doi:10.1007/s00265-010-1113-y.</w:t>
      </w:r>
    </w:p>
    <w:p w14:paraId="5A023207"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21462C2F"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Manser MB, Jansen DAWAM, Graw B, Hollén LI, Bousquet CAH, Furrer RD, le Roux A. 2014. Vocal Complexity in Meerkats and Other Mongoose Species.</w:t>
      </w:r>
    </w:p>
    <w:p w14:paraId="1C19C14C"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23193942"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Montanari D, O’Hearn WJ, Hambuckers J, Fischer J, Zinner D. 2021. Coordination during group departures and progressions in the tolerant multi-</w:t>
      </w:r>
      <w:r w:rsidRPr="00B779A3">
        <w:rPr>
          <w:rFonts w:ascii="Calibri" w:hAnsi="Calibri" w:cs="Calibri"/>
          <w:sz w:val="28"/>
          <w:lang w:val="en-US"/>
        </w:rPr>
        <w:lastRenderedPageBreak/>
        <w:t>level society of wild Guinea baboons (Papio papio). Sci Rep. 11(1):21938. doi:10.1038/s41598-021-01356-6.</w:t>
      </w:r>
    </w:p>
    <w:p w14:paraId="19B658BE"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Nagy M, Ákos Z, Biro D, Vicsek T. 2010. Hierarchical group dynamics in pigeon flocks. Nature. 464(7290):890–893. doi:10.1038/nature08891.</w:t>
      </w:r>
    </w:p>
    <w:p w14:paraId="03773A9B" w14:textId="77777777" w:rsidR="00B779A3" w:rsidRPr="00B779A3" w:rsidRDefault="00B779A3" w:rsidP="00B779A3">
      <w:pPr>
        <w:pStyle w:val="Literaturverzeichnis"/>
        <w:rPr>
          <w:rFonts w:ascii="Calibri" w:hAnsi="Calibri" w:cs="Calibri"/>
          <w:sz w:val="28"/>
        </w:rPr>
      </w:pPr>
      <w:r w:rsidRPr="00B779A3">
        <w:rPr>
          <w:rFonts w:ascii="Calibri" w:hAnsi="Calibri" w:cs="Calibri"/>
          <w:sz w:val="28"/>
          <w:lang w:val="en-US"/>
        </w:rPr>
        <w:t xml:space="preserve">Papageorgiou D, Farine DR. 2020. Shared decision-making allows subordinates to lead when dominants monopolize resources. </w:t>
      </w:r>
      <w:r w:rsidRPr="00B779A3">
        <w:rPr>
          <w:rFonts w:ascii="Calibri" w:hAnsi="Calibri" w:cs="Calibri"/>
          <w:sz w:val="28"/>
        </w:rPr>
        <w:t>Science Advances. 6(48):eaba5881. doi:10.1126/sciadv.aba5881.</w:t>
      </w:r>
    </w:p>
    <w:p w14:paraId="10100E06"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rPr>
        <w:t xml:space="preserve">Pettit B, Ákos Z, Vicsek T, Biro D. 2015. </w:t>
      </w:r>
      <w:r w:rsidRPr="00B779A3">
        <w:rPr>
          <w:rFonts w:ascii="Calibri" w:hAnsi="Calibri" w:cs="Calibri"/>
          <w:sz w:val="28"/>
          <w:lang w:val="en-US"/>
        </w:rPr>
        <w:t>Speed Determines Leadership and Leadership Determines Learning during Pigeon Flocking. Current Biology. 25(23):3132–3137. doi:10.1016/j.cub.2015.10.044.</w:t>
      </w:r>
    </w:p>
    <w:p w14:paraId="52F6BB1E"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5E755DEA"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Smith JE, Estrada JR, Richards HR, Dawes SE, Mitsos K, Holekamp KE. 2015. Collective movements, leadership and consensus costs at reunions in spotted hyaenas. Animal Behaviour. 105:187–200. doi:10.1016/j.anbehav.2015.04.023.</w:t>
      </w:r>
    </w:p>
    <w:p w14:paraId="57A0C90D"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Strandburg-Peshkin A, Clutton-Brock T, Manser MB. 2020. Burrow usage patterns and decision-making in meerkat groups. Behavioral Ecology. 31(2):292–302. doi:10.1093/beheco/arz190.</w:t>
      </w:r>
    </w:p>
    <w:p w14:paraId="4E4DD8E7"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Strandburg-Peshkin A, Clutton-Brock T, Manser MB. 2019. Burrow usage patterns and decision-making in meerkat groups. Behav Ecol. doi:10.1093/beheco/arz190. [accessed 2019 Nov 8]. https://academic.oup.com/beheco/advance-article/doi/10.1093/beheco/arz190/5613753.</w:t>
      </w:r>
    </w:p>
    <w:p w14:paraId="1B870650"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2609F039"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66518748"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lastRenderedPageBreak/>
        <w:t>Strandburg-Peshkin A, Twomey CR, Bode NWF, Kao AB, Katz Y, Ioannou CC, Rosenthal SB, Torney CJ, Wu HS, Levin SA, et al. 2013. Visual sensory networks and effective information transfer in animal groups. Current Biology. 23(17):R709–R711. doi:10.1016/j.cub.2013.07.059.</w:t>
      </w:r>
    </w:p>
    <w:p w14:paraId="60BFC76C" w14:textId="77777777" w:rsidR="00B779A3" w:rsidRPr="00B779A3" w:rsidRDefault="00B779A3" w:rsidP="00B779A3">
      <w:pPr>
        <w:pStyle w:val="Literaturverzeichnis"/>
        <w:rPr>
          <w:rFonts w:ascii="Calibri" w:hAnsi="Calibri" w:cs="Calibri"/>
          <w:sz w:val="28"/>
          <w:lang w:val="en-US"/>
        </w:rPr>
      </w:pPr>
      <w:r w:rsidRPr="00B779A3">
        <w:rPr>
          <w:rFonts w:ascii="Calibri" w:hAnsi="Calibri" w:cs="Calibri"/>
          <w:sz w:val="28"/>
          <w:lang w:val="en-US"/>
        </w:rPr>
        <w:t>Tokuyama N, Furuichi T. 2017. Leadership of old females in collective departures in wild bonobos (Pan paniscus) at Wamba. Behav Ecol Sociobiol. 71(3):55. doi:10.1007/s00265-017-2277-5.</w:t>
      </w:r>
    </w:p>
    <w:p w14:paraId="38525426" w14:textId="77777777" w:rsidR="00B779A3" w:rsidRPr="00B779A3" w:rsidRDefault="00B779A3" w:rsidP="00B779A3">
      <w:pPr>
        <w:pStyle w:val="Literaturverzeichnis"/>
        <w:rPr>
          <w:rFonts w:ascii="Calibri" w:hAnsi="Calibri" w:cs="Calibri"/>
          <w:sz w:val="28"/>
        </w:rPr>
      </w:pPr>
      <w:r w:rsidRPr="00B779A3">
        <w:rPr>
          <w:rFonts w:ascii="Calibri" w:hAnsi="Calibri" w:cs="Calibri"/>
          <w:sz w:val="28"/>
          <w:lang w:val="en-US"/>
        </w:rPr>
        <w:t xml:space="preserve">Van Belle S, Estrada A, Garber PA. 2013. Collective group movement and leadership in wild black howler monkeys (Alouatta pigra). </w:t>
      </w:r>
      <w:r w:rsidRPr="00B779A3">
        <w:rPr>
          <w:rFonts w:ascii="Calibri" w:hAnsi="Calibri" w:cs="Calibri"/>
          <w:sz w:val="28"/>
        </w:rPr>
        <w:t>Behav Ecol Sociobiol. 67(1):31–41. doi:10.1007/s00265-012-1421-5.</w:t>
      </w:r>
    </w:p>
    <w:p w14:paraId="56288958" w14:textId="49730E72"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7" w:author="Mara Thomas" w:date="2021-12-12T19:03:00Z" w:initials="MT">
    <w:p w14:paraId="53E7D5FE" w14:textId="5B99C730" w:rsidR="00C0611B" w:rsidRDefault="00C0611B">
      <w:pPr>
        <w:pStyle w:val="Kommentartext"/>
      </w:pPr>
      <w:r>
        <w:rPr>
          <w:rStyle w:val="Kommentarzeichen"/>
        </w:rPr>
        <w:annotationRef/>
      </w:r>
      <w:r>
        <w:t>I would write a sentence about “influence dynamics”, what you mean by it (how influence changes over time?) and why it is important.</w:t>
      </w:r>
    </w:p>
  </w:comment>
  <w:comment w:id="58" w:author="Mara Thomas" w:date="2021-12-12T19:03:00Z" w:initials="MT">
    <w:p w14:paraId="4BE04D82" w14:textId="2A1E7B6A" w:rsidR="00C0611B" w:rsidRDefault="00C0611B">
      <w:pPr>
        <w:pStyle w:val="Kommentartext"/>
      </w:pPr>
      <w:r>
        <w:rPr>
          <w:rStyle w:val="Kommentarzeichen"/>
        </w:rPr>
        <w:annotationRef/>
      </w:r>
      <w:r>
        <w:t>Aren’t these studies of influence, not specifically of influence dynamics?</w:t>
      </w:r>
    </w:p>
  </w:comment>
  <w:comment w:id="126" w:author="Mara Thomas" w:date="2021-12-12T19:04:00Z" w:initials="MT">
    <w:p w14:paraId="26378B13" w14:textId="575D7CFC" w:rsidR="00C0611B" w:rsidRDefault="00C0611B">
      <w:pPr>
        <w:pStyle w:val="Kommentartext"/>
      </w:pPr>
      <w:r>
        <w:rPr>
          <w:rStyle w:val="Kommentarzeichen"/>
        </w:rPr>
        <w:annotationRef/>
      </w:r>
      <w:r>
        <w:rPr>
          <w:rStyle w:val="Kommentarzeichen"/>
        </w:rPr>
        <w:t>To me it doesn’t really become clear why meerkats are an ideal study system, what distinguishes them from other social animals.</w:t>
      </w:r>
    </w:p>
  </w:comment>
  <w:comment w:id="235" w:author="Mara Thomas" w:date="2021-12-12T19:37:00Z" w:initials="MT">
    <w:p w14:paraId="3E440488" w14:textId="70CE5FB2" w:rsidR="00C0611B" w:rsidRDefault="00C0611B">
      <w:pPr>
        <w:pStyle w:val="Kommentartext"/>
      </w:pPr>
      <w:r>
        <w:rPr>
          <w:rStyle w:val="Kommentarzeichen"/>
        </w:rPr>
        <w:annotationRef/>
      </w:r>
      <w:r>
        <w:t>?</w:t>
      </w:r>
    </w:p>
  </w:comment>
  <w:comment w:id="296" w:author="Mara Thomas" w:date="2021-12-12T19:48:00Z" w:initials="MT">
    <w:p w14:paraId="07A74533" w14:textId="5DA718D3" w:rsidR="00C0611B" w:rsidRDefault="00C0611B">
      <w:pPr>
        <w:pStyle w:val="Kommentartext"/>
      </w:pPr>
      <w:r>
        <w:rPr>
          <w:rStyle w:val="Kommentarzeichen"/>
        </w:rPr>
        <w:annotationRef/>
      </w:r>
      <w:r>
        <w:t>How many?</w:t>
      </w:r>
    </w:p>
  </w:comment>
  <w:comment w:id="336" w:author="Mara Thomas" w:date="2021-12-12T20:05:00Z" w:initials="MT">
    <w:p w14:paraId="65F50438" w14:textId="537F1179" w:rsidR="00C0611B" w:rsidRDefault="00C0611B">
      <w:pPr>
        <w:pStyle w:val="Kommentartext"/>
      </w:pPr>
      <w:r>
        <w:rPr>
          <w:rStyle w:val="Kommentarzeichen"/>
        </w:rPr>
        <w:annotationRef/>
      </w:r>
      <w:r>
        <w:t xml:space="preserve">Did I get this right? </w:t>
      </w:r>
    </w:p>
  </w:comment>
  <w:comment w:id="348" w:author="Mara Thomas" w:date="2021-12-12T20:00:00Z" w:initials="MT">
    <w:p w14:paraId="400E95F0" w14:textId="3CF15E93" w:rsidR="00C0611B" w:rsidRDefault="00C0611B">
      <w:pPr>
        <w:pStyle w:val="Kommentartext"/>
      </w:pPr>
      <w:r>
        <w:rPr>
          <w:rStyle w:val="Kommentarzeichen"/>
        </w:rPr>
        <w:annotationRef/>
      </w:r>
      <w:r>
        <w:t>What are fixes?</w:t>
      </w:r>
    </w:p>
  </w:comment>
  <w:comment w:id="389" w:author="Mara Thomas" w:date="2021-12-12T20:15:00Z" w:initials="MT">
    <w:p w14:paraId="158C1B86" w14:textId="3A43085F" w:rsidR="00C0611B" w:rsidRDefault="00C0611B">
      <w:pPr>
        <w:pStyle w:val="Kommentartext"/>
      </w:pPr>
      <w:r>
        <w:rPr>
          <w:rStyle w:val="Kommentarzeichen"/>
        </w:rPr>
        <w:annotationRef/>
      </w:r>
      <w:r>
        <w:t>modified how?</w:t>
      </w:r>
    </w:p>
  </w:comment>
  <w:comment w:id="390" w:author="Mara Thomas" w:date="2021-12-13T14:02:00Z" w:initials="MT">
    <w:p w14:paraId="4237EB3F" w14:textId="53E5DDCD" w:rsidR="00C0611B" w:rsidRDefault="00C0611B">
      <w:pPr>
        <w:pStyle w:val="Kommentartext"/>
      </w:pPr>
      <w:r>
        <w:rPr>
          <w:rStyle w:val="Kommentarzeichen"/>
        </w:rPr>
        <w:annotationRef/>
      </w:r>
      <w:r>
        <w:t>Would remove the “mostly” as this immediately raises the questions of what were the differences.</w:t>
      </w:r>
    </w:p>
  </w:comment>
  <w:comment w:id="394" w:author="Mara Thomas" w:date="2021-12-13T14:10:00Z" w:initials="MT">
    <w:p w14:paraId="7974601D" w14:textId="4BC636BE" w:rsidR="00C0611B" w:rsidRDefault="00C0611B">
      <w:pPr>
        <w:pStyle w:val="Kommentartext"/>
      </w:pPr>
      <w:r>
        <w:rPr>
          <w:rStyle w:val="Kommentarzeichen"/>
        </w:rPr>
        <w:annotationRef/>
      </w:r>
      <w:r>
        <w:t>Shouldn’t this be gamma? Isn’t gamma the probability for the group to turn, irrespective of position/movement of the focal individual? And (1-alpha) is the relative weight with which the “inherent group-will” affects the outcome?</w:t>
      </w:r>
    </w:p>
    <w:p w14:paraId="04F371C4" w14:textId="25999AB4" w:rsidR="00C0611B" w:rsidRDefault="00C0611B">
      <w:pPr>
        <w:pStyle w:val="Kommentartext"/>
      </w:pPr>
    </w:p>
  </w:comment>
  <w:comment w:id="395" w:author="Mara Thomas" w:date="2021-12-13T14:14:00Z" w:initials="MT">
    <w:p w14:paraId="5A740035" w14:textId="4CFB7B17" w:rsidR="00C0611B" w:rsidRDefault="00C0611B">
      <w:pPr>
        <w:pStyle w:val="Kommentartext"/>
      </w:pPr>
      <w:r>
        <w:rPr>
          <w:rStyle w:val="Kommentarzeichen"/>
        </w:rPr>
        <w:annotationRef/>
      </w:r>
      <w:r>
        <w:t>Maybe at least write how these probabilities were per group (averaged over all sessions? Or write from-to)</w:t>
      </w:r>
    </w:p>
  </w:comment>
  <w:comment w:id="448" w:author="Mara Thomas" w:date="2021-12-13T14:32:00Z" w:initials="MT">
    <w:p w14:paraId="62040253" w14:textId="49370095" w:rsidR="00C0611B" w:rsidRDefault="00C0611B">
      <w:pPr>
        <w:pStyle w:val="Kommentartext"/>
      </w:pPr>
      <w:r>
        <w:rPr>
          <w:rStyle w:val="Kommentarzeichen"/>
        </w:rPr>
        <w:annotationRef/>
      </w:r>
      <w:r>
        <w:t>Why? Not enough stat. power otherwise?</w:t>
      </w:r>
    </w:p>
  </w:comment>
  <w:comment w:id="464" w:author="Mara Thomas" w:date="2021-12-13T14:36:00Z" w:initials="MT">
    <w:p w14:paraId="28A00DD9" w14:textId="550BE9D0" w:rsidR="00C0611B" w:rsidRDefault="00C0611B">
      <w:pPr>
        <w:pStyle w:val="Kommentartext"/>
      </w:pPr>
      <w:r>
        <w:rPr>
          <w:rStyle w:val="Kommentarzeichen"/>
        </w:rPr>
        <w:annotationRef/>
      </w:r>
      <w:r>
        <w:t>Why one hour? Maybe add a sentence about your reasoning behind that</w:t>
      </w:r>
    </w:p>
  </w:comment>
  <w:comment w:id="490" w:author="Mara Thomas" w:date="2021-12-13T14:41:00Z" w:initials="MT">
    <w:p w14:paraId="7FD5B59A" w14:textId="77777777" w:rsidR="00C0611B" w:rsidRDefault="00C0611B">
      <w:pPr>
        <w:pStyle w:val="Kommentartext"/>
      </w:pPr>
      <w:r>
        <w:rPr>
          <w:rStyle w:val="Kommentarzeichen"/>
        </w:rPr>
        <w:annotationRef/>
      </w:r>
      <w:r>
        <w:t>Awesome plot! Maybe make the scale for movement turning influence score also from 0-1 to make it easier to compare it to movement speeding influence score? And add the grey 0.5 line to the movement speeding plot, too</w:t>
      </w:r>
    </w:p>
    <w:p w14:paraId="42D4664B" w14:textId="77777777" w:rsidR="00C0611B" w:rsidRDefault="00C0611B">
      <w:pPr>
        <w:pStyle w:val="Kommentartext"/>
      </w:pPr>
    </w:p>
    <w:p w14:paraId="724492B9" w14:textId="5B25B54F" w:rsidR="00C0611B" w:rsidRDefault="00C0611B">
      <w:pPr>
        <w:pStyle w:val="Kommentartext"/>
      </w:pPr>
      <w:r>
        <w:t>A disadvantage from the whole model fitting approach is that we don’t really have something like confidence intervals for the influence score. I’m also curious whether your logistic function fits the actual data well in most cases. Maybe it would be an idea to report some statistics on that, e.g. report the log-likelihoods/show their distribution?</w:t>
      </w:r>
    </w:p>
  </w:comment>
  <w:comment w:id="491" w:author="Mara Thomas" w:date="2021-12-13T14:54:00Z" w:initials="MT">
    <w:p w14:paraId="1979A8A1" w14:textId="779FD9A1" w:rsidR="00C0611B" w:rsidRDefault="00C0611B">
      <w:pPr>
        <w:pStyle w:val="Kommentartext"/>
      </w:pPr>
      <w:r>
        <w:rPr>
          <w:rStyle w:val="Kommentarzeichen"/>
        </w:rPr>
        <w:annotationRef/>
      </w:r>
      <w:r>
        <w:t xml:space="preserve">Any way to quantify that? Simplest would be to report mean and standard deviation of the distribution of proportion. Also wondering here if the results are similar when binning differently. Also confused – didn’t you bin per hour? How many values do you then have per individual? I would imagine you only few hours of data per individual? </w:t>
      </w:r>
    </w:p>
  </w:comment>
  <w:comment w:id="748" w:author="Mara Thomas" w:date="2021-12-13T15:31:00Z" w:initials="MT">
    <w:p w14:paraId="34CB8EE9" w14:textId="2C7ECA31" w:rsidR="00C0611B" w:rsidRDefault="00C0611B">
      <w:pPr>
        <w:pStyle w:val="Kommentartext"/>
      </w:pPr>
      <w:r>
        <w:rPr>
          <w:rStyle w:val="Kommentarzeichen"/>
        </w:rPr>
        <w:annotationRef/>
      </w:r>
      <w:r>
        <w:t>Aren’t age and social status correlated, i.e. older meerkats also more dominant/higher rank? If yes, then this doesn’t really explain why there is no trend that older animals have more influence?</w:t>
      </w:r>
    </w:p>
  </w:comment>
  <w:comment w:id="758" w:author="Mara Thomas" w:date="2021-12-13T15:35:00Z" w:initials="MT">
    <w:p w14:paraId="49C60AD9" w14:textId="78C153C0" w:rsidR="00C0611B" w:rsidRDefault="00C0611B">
      <w:pPr>
        <w:pStyle w:val="Kommentartext"/>
      </w:pPr>
      <w:r>
        <w:rPr>
          <w:rStyle w:val="Kommentarzeichen"/>
        </w:rPr>
        <w:annotationRef/>
      </w:r>
      <w:r>
        <w:t xml:space="preserve">I would elaborate this a bit more, not just long-term data but knowing how the group has changed over time, how old each individual is and when they have left/joined certain groups.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E7D5FE" w15:done="0"/>
  <w15:commentEx w15:paraId="4BE04D82" w15:done="0"/>
  <w15:commentEx w15:paraId="26378B13" w15:done="0"/>
  <w15:commentEx w15:paraId="3E440488" w15:done="0"/>
  <w15:commentEx w15:paraId="07A74533" w15:done="0"/>
  <w15:commentEx w15:paraId="65F50438" w15:done="0"/>
  <w15:commentEx w15:paraId="400E95F0" w15:done="0"/>
  <w15:commentEx w15:paraId="158C1B86" w15:done="0"/>
  <w15:commentEx w15:paraId="4237EB3F" w15:done="0"/>
  <w15:commentEx w15:paraId="04F371C4" w15:done="0"/>
  <w15:commentEx w15:paraId="5A740035" w15:done="0"/>
  <w15:commentEx w15:paraId="62040253" w15:done="0"/>
  <w15:commentEx w15:paraId="28A00DD9" w15:done="0"/>
  <w15:commentEx w15:paraId="724492B9" w15:done="0"/>
  <w15:commentEx w15:paraId="1979A8A1" w15:done="0"/>
  <w15:commentEx w15:paraId="34CB8EE9" w15:done="0"/>
  <w15:commentEx w15:paraId="49C60A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0C5EC" w16cex:dateUtc="2021-12-12T18:03:00Z"/>
  <w16cex:commentExtensible w16cex:durableId="2560C605" w16cex:dateUtc="2021-12-12T18:03:00Z"/>
  <w16cex:commentExtensible w16cex:durableId="2560C633" w16cex:dateUtc="2021-12-12T18:04:00Z"/>
  <w16cex:commentExtensible w16cex:durableId="2560CE06" w16cex:dateUtc="2021-12-12T18:37:00Z"/>
  <w16cex:commentExtensible w16cex:durableId="2560D0A2" w16cex:dateUtc="2021-12-12T18:48:00Z"/>
  <w16cex:commentExtensible w16cex:durableId="2560D493" w16cex:dateUtc="2021-12-12T19:05:00Z"/>
  <w16cex:commentExtensible w16cex:durableId="2560D367" w16cex:dateUtc="2021-12-12T19:00:00Z"/>
  <w16cex:commentExtensible w16cex:durableId="2560D6D4" w16cex:dateUtc="2021-12-12T19:15:00Z"/>
  <w16cex:commentExtensible w16cex:durableId="2561D0DE" w16cex:dateUtc="2021-12-13T13:02:00Z"/>
  <w16cex:commentExtensible w16cex:durableId="2561D2C5" w16cex:dateUtc="2021-12-13T13:10:00Z"/>
  <w16cex:commentExtensible w16cex:durableId="2561D3D0" w16cex:dateUtc="2021-12-13T13:14:00Z"/>
  <w16cex:commentExtensible w16cex:durableId="2561D7E0" w16cex:dateUtc="2021-12-13T13:32:00Z"/>
  <w16cex:commentExtensible w16cex:durableId="2561D8D4" w16cex:dateUtc="2021-12-13T13:36:00Z"/>
  <w16cex:commentExtensible w16cex:durableId="2561DA2A" w16cex:dateUtc="2021-12-13T13:41:00Z"/>
  <w16cex:commentExtensible w16cex:durableId="2561DD24" w16cex:dateUtc="2021-12-13T13:54:00Z"/>
  <w16cex:commentExtensible w16cex:durableId="2561E5CE" w16cex:dateUtc="2021-12-13T14:31:00Z"/>
  <w16cex:commentExtensible w16cex:durableId="2561E6BB" w16cex:dateUtc="2021-12-13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E7D5FE" w16cid:durableId="2560C5EC"/>
  <w16cid:commentId w16cid:paraId="4BE04D82" w16cid:durableId="2560C605"/>
  <w16cid:commentId w16cid:paraId="26378B13" w16cid:durableId="2560C633"/>
  <w16cid:commentId w16cid:paraId="3E440488" w16cid:durableId="2560CE06"/>
  <w16cid:commentId w16cid:paraId="07A74533" w16cid:durableId="2560D0A2"/>
  <w16cid:commentId w16cid:paraId="65F50438" w16cid:durableId="2560D493"/>
  <w16cid:commentId w16cid:paraId="400E95F0" w16cid:durableId="2560D367"/>
  <w16cid:commentId w16cid:paraId="158C1B86" w16cid:durableId="2560D6D4"/>
  <w16cid:commentId w16cid:paraId="4237EB3F" w16cid:durableId="2561D0DE"/>
  <w16cid:commentId w16cid:paraId="04F371C4" w16cid:durableId="2561D2C5"/>
  <w16cid:commentId w16cid:paraId="5A740035" w16cid:durableId="2561D3D0"/>
  <w16cid:commentId w16cid:paraId="62040253" w16cid:durableId="2561D7E0"/>
  <w16cid:commentId w16cid:paraId="28A00DD9" w16cid:durableId="2561D8D4"/>
  <w16cid:commentId w16cid:paraId="724492B9" w16cid:durableId="2561DA2A"/>
  <w16cid:commentId w16cid:paraId="1979A8A1" w16cid:durableId="2561DD24"/>
  <w16cid:commentId w16cid:paraId="34CB8EE9" w16cid:durableId="2561E5CE"/>
  <w16cid:commentId w16cid:paraId="49C60AD9" w16cid:durableId="2561E6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CC6ED" w14:textId="77777777" w:rsidR="00793DAC" w:rsidRDefault="00793DAC" w:rsidP="00DF58AA">
      <w:pPr>
        <w:spacing w:after="0" w:line="240" w:lineRule="auto"/>
      </w:pPr>
      <w:r>
        <w:separator/>
      </w:r>
    </w:p>
  </w:endnote>
  <w:endnote w:type="continuationSeparator" w:id="0">
    <w:p w14:paraId="793EE388" w14:textId="77777777" w:rsidR="00793DAC" w:rsidRDefault="00793DAC"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Lato-Regular">
    <w:altName w:val="Yu Gothic"/>
    <w:panose1 w:val="020B0604020202020204"/>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8AD01" w14:textId="77777777" w:rsidR="00793DAC" w:rsidRDefault="00793DAC" w:rsidP="00DF58AA">
      <w:pPr>
        <w:spacing w:after="0" w:line="240" w:lineRule="auto"/>
      </w:pPr>
      <w:r>
        <w:separator/>
      </w:r>
    </w:p>
  </w:footnote>
  <w:footnote w:type="continuationSeparator" w:id="0">
    <w:p w14:paraId="2557D1E5" w14:textId="77777777" w:rsidR="00793DAC" w:rsidRDefault="00793DAC"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0F6F75"/>
    <w:multiLevelType w:val="hybridMultilevel"/>
    <w:tmpl w:val="00C846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a Thomas">
    <w15:presenceInfo w15:providerId="AD" w15:userId="S::mara.thomas@bwedu.de::6610eb4d-a7bc-4486-acbf-38a73ef8250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07809"/>
    <w:rsid w:val="00011C1A"/>
    <w:rsid w:val="00012DA5"/>
    <w:rsid w:val="0001479D"/>
    <w:rsid w:val="000153AD"/>
    <w:rsid w:val="00025F9E"/>
    <w:rsid w:val="00030838"/>
    <w:rsid w:val="000318C2"/>
    <w:rsid w:val="0004050F"/>
    <w:rsid w:val="000557BD"/>
    <w:rsid w:val="0006685A"/>
    <w:rsid w:val="0007763B"/>
    <w:rsid w:val="0008275B"/>
    <w:rsid w:val="00084403"/>
    <w:rsid w:val="00091A0A"/>
    <w:rsid w:val="00092024"/>
    <w:rsid w:val="00093264"/>
    <w:rsid w:val="000946FA"/>
    <w:rsid w:val="00096793"/>
    <w:rsid w:val="000A00C8"/>
    <w:rsid w:val="000A2427"/>
    <w:rsid w:val="000A5E06"/>
    <w:rsid w:val="000C05EA"/>
    <w:rsid w:val="000C4C26"/>
    <w:rsid w:val="000C4E8A"/>
    <w:rsid w:val="000D2D96"/>
    <w:rsid w:val="000D2DEE"/>
    <w:rsid w:val="000E765A"/>
    <w:rsid w:val="000F5ABC"/>
    <w:rsid w:val="00100C6C"/>
    <w:rsid w:val="00111A6D"/>
    <w:rsid w:val="00114D0E"/>
    <w:rsid w:val="00117BF7"/>
    <w:rsid w:val="00121A53"/>
    <w:rsid w:val="001268B6"/>
    <w:rsid w:val="00127176"/>
    <w:rsid w:val="0012792A"/>
    <w:rsid w:val="00131451"/>
    <w:rsid w:val="00134062"/>
    <w:rsid w:val="00136998"/>
    <w:rsid w:val="00143C96"/>
    <w:rsid w:val="00150A8E"/>
    <w:rsid w:val="00150BB9"/>
    <w:rsid w:val="00153648"/>
    <w:rsid w:val="001540EF"/>
    <w:rsid w:val="00164DDD"/>
    <w:rsid w:val="001677D1"/>
    <w:rsid w:val="00172D8C"/>
    <w:rsid w:val="00185AF8"/>
    <w:rsid w:val="00187CF8"/>
    <w:rsid w:val="00190F98"/>
    <w:rsid w:val="001A246C"/>
    <w:rsid w:val="001B7003"/>
    <w:rsid w:val="001C716B"/>
    <w:rsid w:val="001D5CC8"/>
    <w:rsid w:val="001D7209"/>
    <w:rsid w:val="001D7A7C"/>
    <w:rsid w:val="001E39F5"/>
    <w:rsid w:val="001F34A3"/>
    <w:rsid w:val="001F4E67"/>
    <w:rsid w:val="001F7124"/>
    <w:rsid w:val="00207339"/>
    <w:rsid w:val="00210BF0"/>
    <w:rsid w:val="00213621"/>
    <w:rsid w:val="002171BF"/>
    <w:rsid w:val="002208FA"/>
    <w:rsid w:val="002211ED"/>
    <w:rsid w:val="00225F13"/>
    <w:rsid w:val="002261F2"/>
    <w:rsid w:val="002271D2"/>
    <w:rsid w:val="00234190"/>
    <w:rsid w:val="00240432"/>
    <w:rsid w:val="00246373"/>
    <w:rsid w:val="002473B7"/>
    <w:rsid w:val="00252F3B"/>
    <w:rsid w:val="002530DE"/>
    <w:rsid w:val="0025674C"/>
    <w:rsid w:val="00263C6E"/>
    <w:rsid w:val="00270D20"/>
    <w:rsid w:val="00275504"/>
    <w:rsid w:val="00275CE7"/>
    <w:rsid w:val="00276FA9"/>
    <w:rsid w:val="002812CF"/>
    <w:rsid w:val="002840B8"/>
    <w:rsid w:val="0029401F"/>
    <w:rsid w:val="002952C6"/>
    <w:rsid w:val="002970F3"/>
    <w:rsid w:val="002A6B35"/>
    <w:rsid w:val="002A6DA1"/>
    <w:rsid w:val="002B286C"/>
    <w:rsid w:val="002B6760"/>
    <w:rsid w:val="002B7CBE"/>
    <w:rsid w:val="002C026B"/>
    <w:rsid w:val="002C6171"/>
    <w:rsid w:val="002C634A"/>
    <w:rsid w:val="002D5BE0"/>
    <w:rsid w:val="002E6FDA"/>
    <w:rsid w:val="002F12A3"/>
    <w:rsid w:val="002F775A"/>
    <w:rsid w:val="00307D20"/>
    <w:rsid w:val="0031021F"/>
    <w:rsid w:val="0031116C"/>
    <w:rsid w:val="00312B56"/>
    <w:rsid w:val="00314276"/>
    <w:rsid w:val="0031574F"/>
    <w:rsid w:val="003203EA"/>
    <w:rsid w:val="00322480"/>
    <w:rsid w:val="003225B2"/>
    <w:rsid w:val="0032373A"/>
    <w:rsid w:val="00342DFC"/>
    <w:rsid w:val="00347DD2"/>
    <w:rsid w:val="00350B3C"/>
    <w:rsid w:val="0035338E"/>
    <w:rsid w:val="0036063F"/>
    <w:rsid w:val="0036157B"/>
    <w:rsid w:val="00362555"/>
    <w:rsid w:val="003649B8"/>
    <w:rsid w:val="003703A7"/>
    <w:rsid w:val="00373963"/>
    <w:rsid w:val="00380424"/>
    <w:rsid w:val="0039325C"/>
    <w:rsid w:val="003A4BC7"/>
    <w:rsid w:val="003A68C4"/>
    <w:rsid w:val="003A7BF7"/>
    <w:rsid w:val="003B2685"/>
    <w:rsid w:val="003B5494"/>
    <w:rsid w:val="003B75BE"/>
    <w:rsid w:val="003C072F"/>
    <w:rsid w:val="003C0BD3"/>
    <w:rsid w:val="003C106C"/>
    <w:rsid w:val="003C7BB0"/>
    <w:rsid w:val="003D0A8A"/>
    <w:rsid w:val="003D2FEF"/>
    <w:rsid w:val="003D4C0C"/>
    <w:rsid w:val="003E2222"/>
    <w:rsid w:val="003E530E"/>
    <w:rsid w:val="003F37FD"/>
    <w:rsid w:val="003F452D"/>
    <w:rsid w:val="0040597D"/>
    <w:rsid w:val="0040617C"/>
    <w:rsid w:val="0041477B"/>
    <w:rsid w:val="004202FE"/>
    <w:rsid w:val="0042550B"/>
    <w:rsid w:val="00435B2B"/>
    <w:rsid w:val="00437B75"/>
    <w:rsid w:val="00457A6B"/>
    <w:rsid w:val="0046087B"/>
    <w:rsid w:val="004640BA"/>
    <w:rsid w:val="00466267"/>
    <w:rsid w:val="00471A94"/>
    <w:rsid w:val="0047277B"/>
    <w:rsid w:val="00473BCD"/>
    <w:rsid w:val="004776B1"/>
    <w:rsid w:val="00496154"/>
    <w:rsid w:val="004A0D44"/>
    <w:rsid w:val="004A2901"/>
    <w:rsid w:val="004B0E4D"/>
    <w:rsid w:val="004B4639"/>
    <w:rsid w:val="004B506E"/>
    <w:rsid w:val="004C2092"/>
    <w:rsid w:val="004E0C02"/>
    <w:rsid w:val="004F13BD"/>
    <w:rsid w:val="004F39F8"/>
    <w:rsid w:val="004F3E67"/>
    <w:rsid w:val="004F780D"/>
    <w:rsid w:val="00501BC4"/>
    <w:rsid w:val="00503804"/>
    <w:rsid w:val="0051536E"/>
    <w:rsid w:val="005172C4"/>
    <w:rsid w:val="00526353"/>
    <w:rsid w:val="00531E8D"/>
    <w:rsid w:val="005349EE"/>
    <w:rsid w:val="0054065B"/>
    <w:rsid w:val="005413DA"/>
    <w:rsid w:val="00545518"/>
    <w:rsid w:val="00547FC0"/>
    <w:rsid w:val="00554B42"/>
    <w:rsid w:val="00561B0A"/>
    <w:rsid w:val="005721C9"/>
    <w:rsid w:val="00573D0D"/>
    <w:rsid w:val="00575964"/>
    <w:rsid w:val="00580574"/>
    <w:rsid w:val="005828E6"/>
    <w:rsid w:val="0058411E"/>
    <w:rsid w:val="00587B41"/>
    <w:rsid w:val="00590BD7"/>
    <w:rsid w:val="005A0DF8"/>
    <w:rsid w:val="005A1D6D"/>
    <w:rsid w:val="005A7B35"/>
    <w:rsid w:val="005B1CD6"/>
    <w:rsid w:val="005B5B3F"/>
    <w:rsid w:val="005C2E16"/>
    <w:rsid w:val="005C5C27"/>
    <w:rsid w:val="005D20C4"/>
    <w:rsid w:val="005D2D09"/>
    <w:rsid w:val="005D4E8D"/>
    <w:rsid w:val="005D57AD"/>
    <w:rsid w:val="005E7D61"/>
    <w:rsid w:val="005F1E9C"/>
    <w:rsid w:val="005F2DCA"/>
    <w:rsid w:val="005F77D2"/>
    <w:rsid w:val="006046B8"/>
    <w:rsid w:val="00607CE7"/>
    <w:rsid w:val="00607FDE"/>
    <w:rsid w:val="00611841"/>
    <w:rsid w:val="0061277F"/>
    <w:rsid w:val="006144B2"/>
    <w:rsid w:val="00614F18"/>
    <w:rsid w:val="0062191D"/>
    <w:rsid w:val="006219BE"/>
    <w:rsid w:val="00624959"/>
    <w:rsid w:val="00627393"/>
    <w:rsid w:val="006307F6"/>
    <w:rsid w:val="00637D9A"/>
    <w:rsid w:val="00637E36"/>
    <w:rsid w:val="0064237A"/>
    <w:rsid w:val="006472C9"/>
    <w:rsid w:val="00653409"/>
    <w:rsid w:val="006537A8"/>
    <w:rsid w:val="00655059"/>
    <w:rsid w:val="0065723D"/>
    <w:rsid w:val="00657720"/>
    <w:rsid w:val="00660ADA"/>
    <w:rsid w:val="00662DE6"/>
    <w:rsid w:val="0066358C"/>
    <w:rsid w:val="006646BF"/>
    <w:rsid w:val="0067052C"/>
    <w:rsid w:val="006806C8"/>
    <w:rsid w:val="00681D58"/>
    <w:rsid w:val="006854A0"/>
    <w:rsid w:val="00687B7E"/>
    <w:rsid w:val="00687E4D"/>
    <w:rsid w:val="006926B1"/>
    <w:rsid w:val="00695914"/>
    <w:rsid w:val="006A15A1"/>
    <w:rsid w:val="006A3522"/>
    <w:rsid w:val="006D115A"/>
    <w:rsid w:val="006D14DB"/>
    <w:rsid w:val="006D3DAA"/>
    <w:rsid w:val="006D401B"/>
    <w:rsid w:val="006D50A4"/>
    <w:rsid w:val="006D69C5"/>
    <w:rsid w:val="006D7DDD"/>
    <w:rsid w:val="006F336F"/>
    <w:rsid w:val="006F4F47"/>
    <w:rsid w:val="00700ED8"/>
    <w:rsid w:val="00703430"/>
    <w:rsid w:val="00711671"/>
    <w:rsid w:val="00714F02"/>
    <w:rsid w:val="00716C0F"/>
    <w:rsid w:val="00721A39"/>
    <w:rsid w:val="0074240D"/>
    <w:rsid w:val="0074345D"/>
    <w:rsid w:val="00762539"/>
    <w:rsid w:val="0076263D"/>
    <w:rsid w:val="00763D8F"/>
    <w:rsid w:val="00764795"/>
    <w:rsid w:val="00766EB7"/>
    <w:rsid w:val="00770083"/>
    <w:rsid w:val="00772698"/>
    <w:rsid w:val="00775249"/>
    <w:rsid w:val="007853C2"/>
    <w:rsid w:val="007925CF"/>
    <w:rsid w:val="00793DAC"/>
    <w:rsid w:val="00795268"/>
    <w:rsid w:val="00797978"/>
    <w:rsid w:val="007A0BA1"/>
    <w:rsid w:val="007A12D7"/>
    <w:rsid w:val="007B4CC3"/>
    <w:rsid w:val="007C3EC4"/>
    <w:rsid w:val="007C6836"/>
    <w:rsid w:val="007D2323"/>
    <w:rsid w:val="007D2A6B"/>
    <w:rsid w:val="007D2D34"/>
    <w:rsid w:val="007D7E79"/>
    <w:rsid w:val="007E1B39"/>
    <w:rsid w:val="007E2376"/>
    <w:rsid w:val="007E39C9"/>
    <w:rsid w:val="007E59F6"/>
    <w:rsid w:val="007E5F45"/>
    <w:rsid w:val="007F43D9"/>
    <w:rsid w:val="00800F6C"/>
    <w:rsid w:val="00802E59"/>
    <w:rsid w:val="00802EA9"/>
    <w:rsid w:val="00807A33"/>
    <w:rsid w:val="008141DF"/>
    <w:rsid w:val="00827A50"/>
    <w:rsid w:val="00833726"/>
    <w:rsid w:val="00837E72"/>
    <w:rsid w:val="00841260"/>
    <w:rsid w:val="0084288E"/>
    <w:rsid w:val="00847D91"/>
    <w:rsid w:val="00856CD0"/>
    <w:rsid w:val="00857D2E"/>
    <w:rsid w:val="008621DC"/>
    <w:rsid w:val="00865E3C"/>
    <w:rsid w:val="008750A2"/>
    <w:rsid w:val="00883897"/>
    <w:rsid w:val="008876EA"/>
    <w:rsid w:val="00892AD3"/>
    <w:rsid w:val="008942FE"/>
    <w:rsid w:val="0089468B"/>
    <w:rsid w:val="008A0CD0"/>
    <w:rsid w:val="008A134C"/>
    <w:rsid w:val="008A1369"/>
    <w:rsid w:val="008A2176"/>
    <w:rsid w:val="008B3EAF"/>
    <w:rsid w:val="008B42FB"/>
    <w:rsid w:val="008B5782"/>
    <w:rsid w:val="008C31A3"/>
    <w:rsid w:val="008D0C2A"/>
    <w:rsid w:val="008D127B"/>
    <w:rsid w:val="008E4A04"/>
    <w:rsid w:val="008E6791"/>
    <w:rsid w:val="009024AF"/>
    <w:rsid w:val="009035B2"/>
    <w:rsid w:val="009039B3"/>
    <w:rsid w:val="0091479A"/>
    <w:rsid w:val="00920E2E"/>
    <w:rsid w:val="009249ED"/>
    <w:rsid w:val="00924EC2"/>
    <w:rsid w:val="00925B7D"/>
    <w:rsid w:val="00927E0E"/>
    <w:rsid w:val="00934273"/>
    <w:rsid w:val="009351C9"/>
    <w:rsid w:val="0094465E"/>
    <w:rsid w:val="0096235B"/>
    <w:rsid w:val="009637EB"/>
    <w:rsid w:val="0097546A"/>
    <w:rsid w:val="00977B5A"/>
    <w:rsid w:val="00990B2F"/>
    <w:rsid w:val="009948F5"/>
    <w:rsid w:val="00997DD8"/>
    <w:rsid w:val="009A1157"/>
    <w:rsid w:val="009A7671"/>
    <w:rsid w:val="009B185E"/>
    <w:rsid w:val="009C0F94"/>
    <w:rsid w:val="009D4F9F"/>
    <w:rsid w:val="009E2E5F"/>
    <w:rsid w:val="009E4291"/>
    <w:rsid w:val="009E4EE9"/>
    <w:rsid w:val="00A13673"/>
    <w:rsid w:val="00A13F03"/>
    <w:rsid w:val="00A21696"/>
    <w:rsid w:val="00A2316F"/>
    <w:rsid w:val="00A32B60"/>
    <w:rsid w:val="00A346D6"/>
    <w:rsid w:val="00A3671B"/>
    <w:rsid w:val="00A3710B"/>
    <w:rsid w:val="00A47676"/>
    <w:rsid w:val="00A5326C"/>
    <w:rsid w:val="00A55267"/>
    <w:rsid w:val="00A564BE"/>
    <w:rsid w:val="00A56BE1"/>
    <w:rsid w:val="00A65AE2"/>
    <w:rsid w:val="00A66D30"/>
    <w:rsid w:val="00A75D60"/>
    <w:rsid w:val="00A85F3C"/>
    <w:rsid w:val="00A872EF"/>
    <w:rsid w:val="00A937A8"/>
    <w:rsid w:val="00A942A9"/>
    <w:rsid w:val="00AA736C"/>
    <w:rsid w:val="00AA73AB"/>
    <w:rsid w:val="00AB649D"/>
    <w:rsid w:val="00AC078A"/>
    <w:rsid w:val="00AD0BCB"/>
    <w:rsid w:val="00AD1AF1"/>
    <w:rsid w:val="00AD1D8B"/>
    <w:rsid w:val="00AD6ECB"/>
    <w:rsid w:val="00AE4386"/>
    <w:rsid w:val="00B011CD"/>
    <w:rsid w:val="00B03407"/>
    <w:rsid w:val="00B12BC6"/>
    <w:rsid w:val="00B20200"/>
    <w:rsid w:val="00B228EB"/>
    <w:rsid w:val="00B241F5"/>
    <w:rsid w:val="00B301E5"/>
    <w:rsid w:val="00B30E50"/>
    <w:rsid w:val="00B311AA"/>
    <w:rsid w:val="00B47B4A"/>
    <w:rsid w:val="00B51E9B"/>
    <w:rsid w:val="00B52EA1"/>
    <w:rsid w:val="00B52F7A"/>
    <w:rsid w:val="00B553D3"/>
    <w:rsid w:val="00B564A0"/>
    <w:rsid w:val="00B70FBB"/>
    <w:rsid w:val="00B72AE1"/>
    <w:rsid w:val="00B75A06"/>
    <w:rsid w:val="00B75ADC"/>
    <w:rsid w:val="00B779A3"/>
    <w:rsid w:val="00B80238"/>
    <w:rsid w:val="00B979C8"/>
    <w:rsid w:val="00BA63DF"/>
    <w:rsid w:val="00BB6D4F"/>
    <w:rsid w:val="00BC603B"/>
    <w:rsid w:val="00BD0F5E"/>
    <w:rsid w:val="00BD2757"/>
    <w:rsid w:val="00BE0E9E"/>
    <w:rsid w:val="00BF58B4"/>
    <w:rsid w:val="00BF692C"/>
    <w:rsid w:val="00C04A0E"/>
    <w:rsid w:val="00C05760"/>
    <w:rsid w:val="00C0611B"/>
    <w:rsid w:val="00C06C21"/>
    <w:rsid w:val="00C1089B"/>
    <w:rsid w:val="00C12072"/>
    <w:rsid w:val="00C17088"/>
    <w:rsid w:val="00C17441"/>
    <w:rsid w:val="00C17A45"/>
    <w:rsid w:val="00C24D21"/>
    <w:rsid w:val="00C43780"/>
    <w:rsid w:val="00C53BB3"/>
    <w:rsid w:val="00C60397"/>
    <w:rsid w:val="00C62DFF"/>
    <w:rsid w:val="00C7159E"/>
    <w:rsid w:val="00C74576"/>
    <w:rsid w:val="00C76602"/>
    <w:rsid w:val="00C80442"/>
    <w:rsid w:val="00C851D9"/>
    <w:rsid w:val="00C94DE7"/>
    <w:rsid w:val="00CA64DB"/>
    <w:rsid w:val="00CB217E"/>
    <w:rsid w:val="00CB536D"/>
    <w:rsid w:val="00CC4854"/>
    <w:rsid w:val="00CC4AF3"/>
    <w:rsid w:val="00CD2D41"/>
    <w:rsid w:val="00CE3E4A"/>
    <w:rsid w:val="00CE5D37"/>
    <w:rsid w:val="00CE5F5B"/>
    <w:rsid w:val="00CF2913"/>
    <w:rsid w:val="00CF359E"/>
    <w:rsid w:val="00D0144D"/>
    <w:rsid w:val="00D0282B"/>
    <w:rsid w:val="00D179EB"/>
    <w:rsid w:val="00D20D90"/>
    <w:rsid w:val="00D27F62"/>
    <w:rsid w:val="00D31AE1"/>
    <w:rsid w:val="00D408AE"/>
    <w:rsid w:val="00D53464"/>
    <w:rsid w:val="00D53EFB"/>
    <w:rsid w:val="00D540EB"/>
    <w:rsid w:val="00D661F7"/>
    <w:rsid w:val="00D7245E"/>
    <w:rsid w:val="00D733E9"/>
    <w:rsid w:val="00D756DE"/>
    <w:rsid w:val="00D819D5"/>
    <w:rsid w:val="00D83F36"/>
    <w:rsid w:val="00D8494C"/>
    <w:rsid w:val="00D91FB9"/>
    <w:rsid w:val="00DA7262"/>
    <w:rsid w:val="00DB5D0F"/>
    <w:rsid w:val="00DC058C"/>
    <w:rsid w:val="00DC0EB9"/>
    <w:rsid w:val="00DC395E"/>
    <w:rsid w:val="00DD2E38"/>
    <w:rsid w:val="00DD2F55"/>
    <w:rsid w:val="00DE0055"/>
    <w:rsid w:val="00DE4325"/>
    <w:rsid w:val="00DE5857"/>
    <w:rsid w:val="00DF307C"/>
    <w:rsid w:val="00DF50A3"/>
    <w:rsid w:val="00DF58AA"/>
    <w:rsid w:val="00E0229A"/>
    <w:rsid w:val="00E056CE"/>
    <w:rsid w:val="00E40FF5"/>
    <w:rsid w:val="00E416BA"/>
    <w:rsid w:val="00E4383D"/>
    <w:rsid w:val="00E44329"/>
    <w:rsid w:val="00E477CA"/>
    <w:rsid w:val="00E57E14"/>
    <w:rsid w:val="00E65B95"/>
    <w:rsid w:val="00E6792B"/>
    <w:rsid w:val="00E72BD2"/>
    <w:rsid w:val="00E72DFE"/>
    <w:rsid w:val="00E72FB7"/>
    <w:rsid w:val="00E748FB"/>
    <w:rsid w:val="00E81FFC"/>
    <w:rsid w:val="00E90413"/>
    <w:rsid w:val="00E91E1A"/>
    <w:rsid w:val="00E95507"/>
    <w:rsid w:val="00EA0487"/>
    <w:rsid w:val="00EA3980"/>
    <w:rsid w:val="00EB19ED"/>
    <w:rsid w:val="00EB517F"/>
    <w:rsid w:val="00EB7DC8"/>
    <w:rsid w:val="00EE40E4"/>
    <w:rsid w:val="00EE767A"/>
    <w:rsid w:val="00EF0258"/>
    <w:rsid w:val="00EF0FC2"/>
    <w:rsid w:val="00EF29F0"/>
    <w:rsid w:val="00EF39FF"/>
    <w:rsid w:val="00EF3D3D"/>
    <w:rsid w:val="00F004C9"/>
    <w:rsid w:val="00F055C7"/>
    <w:rsid w:val="00F11700"/>
    <w:rsid w:val="00F159E0"/>
    <w:rsid w:val="00F15CE6"/>
    <w:rsid w:val="00F225B6"/>
    <w:rsid w:val="00F25EE9"/>
    <w:rsid w:val="00F341B8"/>
    <w:rsid w:val="00F451CF"/>
    <w:rsid w:val="00F502E7"/>
    <w:rsid w:val="00F5110F"/>
    <w:rsid w:val="00F516BB"/>
    <w:rsid w:val="00F576F0"/>
    <w:rsid w:val="00F60B59"/>
    <w:rsid w:val="00F61F39"/>
    <w:rsid w:val="00F707EF"/>
    <w:rsid w:val="00F734BE"/>
    <w:rsid w:val="00F742B2"/>
    <w:rsid w:val="00F82420"/>
    <w:rsid w:val="00F8521D"/>
    <w:rsid w:val="00F85D18"/>
    <w:rsid w:val="00F85EAE"/>
    <w:rsid w:val="00F8664F"/>
    <w:rsid w:val="00FA6DD8"/>
    <w:rsid w:val="00FB5844"/>
    <w:rsid w:val="00FC6545"/>
    <w:rsid w:val="00FD01C2"/>
    <w:rsid w:val="00FD333D"/>
    <w:rsid w:val="00FE066C"/>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6157B"/>
    <w:pPr>
      <w:ind w:left="720"/>
      <w:contextualSpacing/>
    </w:pPr>
  </w:style>
  <w:style w:type="character" w:styleId="Kommentarzeichen">
    <w:name w:val="annotation reference"/>
    <w:basedOn w:val="Absatz-Standardschriftart"/>
    <w:uiPriority w:val="99"/>
    <w:semiHidden/>
    <w:unhideWhenUsed/>
    <w:rsid w:val="00F85EAE"/>
    <w:rPr>
      <w:sz w:val="16"/>
      <w:szCs w:val="16"/>
    </w:rPr>
  </w:style>
  <w:style w:type="paragraph" w:styleId="Kommentartext">
    <w:name w:val="annotation text"/>
    <w:basedOn w:val="Standard"/>
    <w:link w:val="KommentartextZchn"/>
    <w:uiPriority w:val="99"/>
    <w:unhideWhenUsed/>
    <w:rsid w:val="00F85EAE"/>
    <w:pPr>
      <w:spacing w:line="240" w:lineRule="auto"/>
    </w:pPr>
    <w:rPr>
      <w:sz w:val="20"/>
      <w:szCs w:val="20"/>
      <w:lang w:val="en-CA" w:bidi="he-IL"/>
    </w:rPr>
  </w:style>
  <w:style w:type="character" w:customStyle="1" w:styleId="KommentartextZchn">
    <w:name w:val="Kommentartext Zchn"/>
    <w:basedOn w:val="Absatz-Standardschriftart"/>
    <w:link w:val="Kommentartext"/>
    <w:uiPriority w:val="99"/>
    <w:rsid w:val="00F85EAE"/>
    <w:rPr>
      <w:sz w:val="20"/>
      <w:szCs w:val="20"/>
      <w:lang w:val="en-CA" w:bidi="he-IL"/>
    </w:rPr>
  </w:style>
  <w:style w:type="character" w:styleId="Zeilennummer">
    <w:name w:val="line number"/>
    <w:basedOn w:val="Absatz-Standardschriftart"/>
    <w:uiPriority w:val="99"/>
    <w:semiHidden/>
    <w:unhideWhenUsed/>
    <w:rsid w:val="00624959"/>
  </w:style>
  <w:style w:type="paragraph" w:styleId="Kommentarthema">
    <w:name w:val="annotation subject"/>
    <w:basedOn w:val="Kommentartext"/>
    <w:next w:val="Kommentartext"/>
    <w:link w:val="KommentarthemaZchn"/>
    <w:uiPriority w:val="99"/>
    <w:semiHidden/>
    <w:unhideWhenUsed/>
    <w:rsid w:val="0032373A"/>
    <w:rPr>
      <w:b/>
      <w:bCs/>
      <w:lang w:val="fr-FR" w:bidi="ar-SA"/>
    </w:rPr>
  </w:style>
  <w:style w:type="character" w:customStyle="1" w:styleId="KommentarthemaZchn">
    <w:name w:val="Kommentarthema Zchn"/>
    <w:basedOn w:val="KommentartextZchn"/>
    <w:link w:val="Kommentarthema"/>
    <w:uiPriority w:val="99"/>
    <w:semiHidden/>
    <w:rsid w:val="0032373A"/>
    <w:rPr>
      <w:b/>
      <w:bCs/>
      <w:sz w:val="20"/>
      <w:szCs w:val="20"/>
      <w:lang w:val="en-CA" w:bidi="he-IL"/>
    </w:rPr>
  </w:style>
  <w:style w:type="paragraph" w:styleId="Sprechblasentext">
    <w:name w:val="Balloon Text"/>
    <w:basedOn w:val="Standard"/>
    <w:link w:val="SprechblasentextZchn"/>
    <w:uiPriority w:val="99"/>
    <w:semiHidden/>
    <w:unhideWhenUsed/>
    <w:rsid w:val="00A1367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13673"/>
    <w:rPr>
      <w:rFonts w:ascii="Segoe UI" w:hAnsi="Segoe UI" w:cs="Segoe UI"/>
      <w:sz w:val="18"/>
      <w:szCs w:val="18"/>
    </w:rPr>
  </w:style>
  <w:style w:type="paragraph" w:styleId="StandardWeb">
    <w:name w:val="Normal (Web)"/>
    <w:basedOn w:val="Standard"/>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tzhaltertext">
    <w:name w:val="Placeholder Text"/>
    <w:basedOn w:val="Absatz-Standardschriftart"/>
    <w:uiPriority w:val="99"/>
    <w:semiHidden/>
    <w:rsid w:val="007E5F45"/>
    <w:rPr>
      <w:color w:val="808080"/>
    </w:rPr>
  </w:style>
  <w:style w:type="paragraph" w:styleId="Kopfzeile">
    <w:name w:val="header"/>
    <w:basedOn w:val="Standard"/>
    <w:link w:val="KopfzeileZchn"/>
    <w:uiPriority w:val="99"/>
    <w:unhideWhenUsed/>
    <w:rsid w:val="00DF58A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F58AA"/>
  </w:style>
  <w:style w:type="paragraph" w:styleId="Fuzeile">
    <w:name w:val="footer"/>
    <w:basedOn w:val="Standard"/>
    <w:link w:val="FuzeileZchn"/>
    <w:uiPriority w:val="99"/>
    <w:unhideWhenUsed/>
    <w:rsid w:val="00DF58A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F58AA"/>
  </w:style>
  <w:style w:type="paragraph" w:styleId="Literaturverzeichnis">
    <w:name w:val="Bibliography"/>
    <w:basedOn w:val="Standard"/>
    <w:next w:val="Standard"/>
    <w:uiPriority w:val="37"/>
    <w:unhideWhenUsed/>
    <w:rsid w:val="00503804"/>
    <w:pPr>
      <w:spacing w:after="240" w:line="240" w:lineRule="auto"/>
    </w:pPr>
  </w:style>
  <w:style w:type="paragraph" w:styleId="berarbeitung">
    <w:name w:val="Revision"/>
    <w:hidden/>
    <w:uiPriority w:val="99"/>
    <w:semiHidden/>
    <w:rsid w:val="006046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FCAC-EF50-BF48-9C77-EF04C976B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21248</Words>
  <Characters>133864</Characters>
  <Application>Microsoft Office Word</Application>
  <DocSecurity>0</DocSecurity>
  <Lines>1115</Lines>
  <Paragraphs>309</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154803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Mara Thomas</cp:lastModifiedBy>
  <cp:revision>2</cp:revision>
  <dcterms:created xsi:type="dcterms:W3CDTF">2021-12-13T15:00:00Z</dcterms:created>
  <dcterms:modified xsi:type="dcterms:W3CDTF">2021-12-13T15:00:00Z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id="WavVfUY9"/&gt;&lt;style id="http://www.zotero.org/styles/behavioral-ecology" hasBibliography="1" bibliographyStyleHasBeenSet="1"/&gt;&lt;prefs&gt;&lt;pref name="fieldType" value="Field"/&gt;&lt;/prefs&gt;&lt;/data&gt;</vt:lpwstr>
  </property>
</Properties>
</file>