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40734" w14:textId="451B7149" w:rsidR="00F61F39" w:rsidRPr="00F61F39" w:rsidRDefault="00F61F39" w:rsidP="00F61F39">
      <w:pPr>
        <w:rPr>
          <w:lang w:val="en-US"/>
        </w:rPr>
      </w:pPr>
      <w:r w:rsidRPr="00F61F39">
        <w:rPr>
          <w:lang w:val="en-US"/>
        </w:rPr>
        <w:br w:type="page"/>
      </w:r>
    </w:p>
    <w:p w14:paraId="11C052EF" w14:textId="6EDDEAC9" w:rsidR="005D20C4" w:rsidRDefault="005D20C4" w:rsidP="005D20C4">
      <w:pPr>
        <w:rPr>
          <w:lang w:val="en-US"/>
        </w:rPr>
      </w:pPr>
      <w:r w:rsidRPr="000F32CF">
        <w:rPr>
          <w:lang w:val="en-US"/>
        </w:rPr>
        <w:lastRenderedPageBreak/>
        <w:t>TITLE PAGE</w:t>
      </w:r>
    </w:p>
    <w:p w14:paraId="1A3A4B4E" w14:textId="77777777" w:rsidR="005D20C4" w:rsidRDefault="005D20C4" w:rsidP="005D20C4">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Patterns of influence in wild moving meerkat groups</w:t>
      </w:r>
    </w:p>
    <w:p w14:paraId="4967B6D1" w14:textId="77777777" w:rsidR="005D20C4" w:rsidRDefault="005D20C4" w:rsidP="005D20C4">
      <w:pPr>
        <w:spacing w:line="360" w:lineRule="auto"/>
        <w:jc w:val="both"/>
        <w:rPr>
          <w:rFonts w:ascii="Times New Roman" w:hAnsi="Times New Roman" w:cs="Times New Roman"/>
          <w:b/>
          <w:sz w:val="24"/>
          <w:szCs w:val="24"/>
          <w:lang w:val="en-US"/>
        </w:rPr>
      </w:pPr>
    </w:p>
    <w:p w14:paraId="2ADD54B5" w14:textId="77777777" w:rsidR="005D20C4" w:rsidRDefault="005D20C4" w:rsidP="005D20C4">
      <w:pPr>
        <w:spacing w:line="360" w:lineRule="auto"/>
        <w:jc w:val="both"/>
        <w:rPr>
          <w:rFonts w:ascii="Times New Roman" w:hAnsi="Times New Roman" w:cs="Times New Roman"/>
          <w:sz w:val="24"/>
          <w:szCs w:val="24"/>
          <w:lang w:val="en-US"/>
        </w:rPr>
      </w:pPr>
      <w:r w:rsidRPr="000F32CF">
        <w:rPr>
          <w:rFonts w:ascii="Times New Roman" w:hAnsi="Times New Roman" w:cs="Times New Roman"/>
          <w:sz w:val="24"/>
          <w:szCs w:val="24"/>
          <w:lang w:val="en-US"/>
        </w:rPr>
        <w:t>Baptiste Averly</w:t>
      </w:r>
      <w:r w:rsidRPr="00151784">
        <w:rPr>
          <w:rFonts w:asciiTheme="majorBidi" w:hAnsiTheme="majorBidi" w:cstheme="majorBidi"/>
          <w:sz w:val="24"/>
          <w:szCs w:val="24"/>
          <w:vertAlign w:val="superscript"/>
          <w:lang w:val="en-US"/>
        </w:rPr>
        <w:t>1</w:t>
      </w:r>
      <w:r>
        <w:rPr>
          <w:rFonts w:asciiTheme="majorBidi" w:hAnsiTheme="majorBidi" w:cstheme="majorBidi"/>
          <w:sz w:val="24"/>
          <w:szCs w:val="24"/>
          <w:vertAlign w:val="superscript"/>
          <w:lang w:val="en-US"/>
        </w:rPr>
        <w:t>,2,3</w:t>
      </w:r>
      <w:r w:rsidRPr="000F32CF">
        <w:rPr>
          <w:rFonts w:ascii="Times New Roman" w:hAnsi="Times New Roman" w:cs="Times New Roman"/>
          <w:sz w:val="24"/>
          <w:szCs w:val="24"/>
          <w:lang w:val="en-US"/>
        </w:rPr>
        <w:t>, Vivek H. Sridhar</w:t>
      </w:r>
      <w:r>
        <w:rPr>
          <w:rFonts w:asciiTheme="majorBidi" w:hAnsiTheme="majorBidi" w:cstheme="majorBidi"/>
          <w:sz w:val="24"/>
          <w:szCs w:val="24"/>
          <w:vertAlign w:val="superscript"/>
          <w:lang w:val="en-US"/>
        </w:rPr>
        <w:t>2,3</w:t>
      </w:r>
      <w:r w:rsidRPr="000F32CF">
        <w:rPr>
          <w:rFonts w:ascii="Times New Roman" w:hAnsi="Times New Roman" w:cs="Times New Roman"/>
          <w:sz w:val="24"/>
          <w:szCs w:val="24"/>
          <w:lang w:val="en-US"/>
        </w:rPr>
        <w:t>, Vlad Demartsev</w:t>
      </w:r>
      <w:r w:rsidRPr="00151784">
        <w:rPr>
          <w:rFonts w:asciiTheme="majorBidi" w:hAnsiTheme="majorBidi" w:cstheme="majorBidi"/>
          <w:sz w:val="24"/>
          <w:szCs w:val="24"/>
          <w:vertAlign w:val="superscript"/>
          <w:lang w:val="en-US"/>
        </w:rPr>
        <w:t>1</w:t>
      </w:r>
      <w:r>
        <w:rPr>
          <w:rFonts w:asciiTheme="majorBidi" w:hAnsiTheme="majorBidi" w:cstheme="majorBidi"/>
          <w:sz w:val="24"/>
          <w:szCs w:val="24"/>
          <w:vertAlign w:val="superscript"/>
          <w:lang w:val="en-US"/>
        </w:rPr>
        <w:t>,2,3,4</w:t>
      </w:r>
      <w:r w:rsidRPr="000F32CF">
        <w:rPr>
          <w:rFonts w:ascii="Times New Roman" w:hAnsi="Times New Roman" w:cs="Times New Roman"/>
          <w:sz w:val="24"/>
          <w:szCs w:val="24"/>
          <w:lang w:val="en-US"/>
        </w:rPr>
        <w:t xml:space="preserve">, </w:t>
      </w:r>
      <w:r>
        <w:rPr>
          <w:rFonts w:ascii="Times New Roman" w:hAnsi="Times New Roman" w:cs="Times New Roman"/>
          <w:sz w:val="24"/>
          <w:szCs w:val="24"/>
          <w:lang w:val="en-US"/>
        </w:rPr>
        <w:t>Gabriella Gall</w:t>
      </w:r>
      <w:r>
        <w:rPr>
          <w:rFonts w:ascii="Times New Roman" w:hAnsi="Times New Roman" w:cs="Times New Roman"/>
          <w:sz w:val="24"/>
          <w:szCs w:val="24"/>
          <w:vertAlign w:val="superscript"/>
          <w:lang w:val="en-US"/>
        </w:rPr>
        <w:t>1,2,3,4,5</w:t>
      </w:r>
      <w:r>
        <w:rPr>
          <w:rFonts w:ascii="Times New Roman" w:hAnsi="Times New Roman" w:cs="Times New Roman"/>
          <w:sz w:val="24"/>
          <w:szCs w:val="24"/>
          <w:lang w:val="en-US"/>
        </w:rPr>
        <w:t xml:space="preserve">, </w:t>
      </w:r>
      <w:r w:rsidRPr="000F32CF">
        <w:rPr>
          <w:rFonts w:ascii="Times New Roman" w:hAnsi="Times New Roman" w:cs="Times New Roman"/>
          <w:sz w:val="24"/>
          <w:szCs w:val="24"/>
          <w:lang w:val="en-US"/>
        </w:rPr>
        <w:t>Marta Manser</w:t>
      </w:r>
      <w:r>
        <w:rPr>
          <w:rFonts w:asciiTheme="majorBidi" w:hAnsiTheme="majorBidi" w:cstheme="majorBidi"/>
          <w:sz w:val="24"/>
          <w:szCs w:val="24"/>
          <w:vertAlign w:val="superscript"/>
          <w:lang w:val="en-US"/>
        </w:rPr>
        <w:t>4,5,*</w:t>
      </w:r>
      <w:r w:rsidRPr="000F32CF">
        <w:rPr>
          <w:rFonts w:ascii="Times New Roman" w:hAnsi="Times New Roman" w:cs="Times New Roman"/>
          <w:sz w:val="24"/>
          <w:szCs w:val="24"/>
          <w:lang w:val="en-US"/>
        </w:rPr>
        <w:t>, Ariana Strandburg-Peshkin</w:t>
      </w:r>
      <w:r w:rsidRPr="00151784">
        <w:rPr>
          <w:rFonts w:asciiTheme="majorBidi" w:hAnsiTheme="majorBidi" w:cstheme="majorBidi"/>
          <w:sz w:val="24"/>
          <w:szCs w:val="24"/>
          <w:vertAlign w:val="superscript"/>
          <w:lang w:val="en-US"/>
        </w:rPr>
        <w:t>1</w:t>
      </w:r>
      <w:r>
        <w:rPr>
          <w:rFonts w:asciiTheme="majorBidi" w:hAnsiTheme="majorBidi" w:cstheme="majorBidi"/>
          <w:sz w:val="24"/>
          <w:szCs w:val="24"/>
          <w:vertAlign w:val="superscript"/>
          <w:lang w:val="en-US"/>
        </w:rPr>
        <w:t>,2,3,4,*</w:t>
      </w:r>
    </w:p>
    <w:p w14:paraId="080762FF" w14:textId="77777777" w:rsidR="005D20C4" w:rsidRDefault="005D20C4" w:rsidP="005D20C4">
      <w:pPr>
        <w:spacing w:line="360" w:lineRule="auto"/>
        <w:jc w:val="both"/>
        <w:rPr>
          <w:rFonts w:asciiTheme="majorBidi" w:hAnsiTheme="majorBidi" w:cstheme="majorBidi"/>
          <w:sz w:val="24"/>
          <w:szCs w:val="24"/>
          <w:lang w:val="en-US"/>
        </w:rPr>
      </w:pPr>
    </w:p>
    <w:p w14:paraId="1E6D8FCE" w14:textId="77777777"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01EC4">
        <w:rPr>
          <w:rFonts w:asciiTheme="majorBidi" w:hAnsiTheme="majorBidi" w:cstheme="majorBidi"/>
          <w:sz w:val="24"/>
          <w:szCs w:val="24"/>
          <w:lang w:val="en-US"/>
        </w:rPr>
        <w:t xml:space="preserve">Department of Biology, University of Konstanz, </w:t>
      </w:r>
      <w:bookmarkStart w:id="0" w:name="_Hlk48817156"/>
      <w:r w:rsidRPr="00601EC4">
        <w:rPr>
          <w:rFonts w:asciiTheme="majorBidi" w:hAnsiTheme="majorBidi" w:cstheme="majorBidi"/>
          <w:sz w:val="24"/>
          <w:szCs w:val="24"/>
          <w:lang w:val="en-US"/>
        </w:rPr>
        <w:t>Konstanz, Germany</w:t>
      </w:r>
      <w:bookmarkEnd w:id="0"/>
    </w:p>
    <w:p w14:paraId="6C328A08" w14:textId="77777777" w:rsidR="005D20C4"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01EC4">
        <w:rPr>
          <w:rFonts w:asciiTheme="majorBidi" w:hAnsiTheme="majorBidi" w:cstheme="majorBidi"/>
          <w:sz w:val="24"/>
          <w:szCs w:val="24"/>
          <w:lang w:val="en-US"/>
        </w:rPr>
        <w:t>Department for the Ecology of Animal Societies</w:t>
      </w:r>
      <w:r>
        <w:rPr>
          <w:rFonts w:asciiTheme="majorBidi" w:hAnsiTheme="majorBidi" w:cstheme="majorBidi"/>
          <w:sz w:val="24"/>
          <w:szCs w:val="24"/>
          <w:lang w:val="en-US"/>
        </w:rPr>
        <w:t xml:space="preserve">, </w:t>
      </w:r>
      <w:r w:rsidRPr="00601EC4">
        <w:rPr>
          <w:rFonts w:asciiTheme="majorBidi" w:hAnsiTheme="majorBidi" w:cstheme="majorBidi"/>
          <w:sz w:val="24"/>
          <w:szCs w:val="24"/>
          <w:lang w:val="en-US"/>
        </w:rPr>
        <w:t xml:space="preserve">Max </w:t>
      </w:r>
      <w:r w:rsidRPr="000F32CF">
        <w:rPr>
          <w:rFonts w:ascii="Times New Roman" w:hAnsi="Times New Roman" w:cs="Times New Roman"/>
          <w:sz w:val="24"/>
          <w:szCs w:val="24"/>
          <w:lang w:val="en-US"/>
        </w:rPr>
        <w:t>Planck Institute of Animal Behavior, Konstanz, Germany</w:t>
      </w:r>
    </w:p>
    <w:p w14:paraId="69E63796" w14:textId="77777777" w:rsidR="005D20C4" w:rsidRPr="000F32CF"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5D20C4">
        <w:rPr>
          <w:rFonts w:ascii="Times New Roman" w:hAnsi="Times New Roman" w:cs="Times New Roman"/>
          <w:sz w:val="24"/>
          <w:szCs w:val="24"/>
          <w:lang w:val="en-CA"/>
        </w:rPr>
        <w:t>Centre for the Advanced Study of Collective Behaviour, University of Konstanz, Konstanz, Germany</w:t>
      </w:r>
    </w:p>
    <w:p w14:paraId="3FEF57E0" w14:textId="77777777" w:rsidR="005D20C4" w:rsidRPr="000F32CF"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0F32CF">
        <w:rPr>
          <w:rFonts w:ascii="Times New Roman" w:hAnsi="Times New Roman" w:cs="Times New Roman"/>
          <w:sz w:val="24"/>
          <w:szCs w:val="24"/>
          <w:lang w:val="en-US"/>
        </w:rPr>
        <w:t>Department of Evolutionary Biology and Environmental Studies, University of Zurich, Zurich, Switzerland</w:t>
      </w:r>
    </w:p>
    <w:p w14:paraId="5C0AF2CE" w14:textId="058C82AD" w:rsidR="005D20C4"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DC3B49">
        <w:rPr>
          <w:rFonts w:asciiTheme="majorBidi" w:hAnsiTheme="majorBidi" w:cstheme="majorBidi"/>
          <w:sz w:val="24"/>
          <w:szCs w:val="24"/>
          <w:lang w:val="en-US"/>
        </w:rPr>
        <w:t xml:space="preserve">Kalahari Meerkat Project, </w:t>
      </w:r>
      <w:proofErr w:type="spellStart"/>
      <w:r w:rsidRPr="00DC3B49">
        <w:rPr>
          <w:rFonts w:asciiTheme="majorBidi" w:hAnsiTheme="majorBidi" w:cstheme="majorBidi"/>
          <w:sz w:val="24"/>
          <w:szCs w:val="24"/>
          <w:lang w:val="en-US"/>
        </w:rPr>
        <w:t>Kuruman</w:t>
      </w:r>
      <w:proofErr w:type="spellEnd"/>
      <w:r w:rsidRPr="00DC3B49">
        <w:rPr>
          <w:rFonts w:asciiTheme="majorBidi" w:hAnsiTheme="majorBidi" w:cstheme="majorBidi"/>
          <w:sz w:val="24"/>
          <w:szCs w:val="24"/>
          <w:lang w:val="en-US"/>
        </w:rPr>
        <w:t xml:space="preserve"> River Reserve, Northern Cape, South Africa</w:t>
      </w:r>
    </w:p>
    <w:p w14:paraId="7A7DE09D" w14:textId="77777777" w:rsidR="005D20C4" w:rsidRDefault="005D20C4" w:rsidP="005D20C4">
      <w:pPr>
        <w:pStyle w:val="ListParagraph"/>
        <w:spacing w:line="360" w:lineRule="auto"/>
        <w:jc w:val="both"/>
        <w:rPr>
          <w:rFonts w:asciiTheme="majorBidi" w:hAnsiTheme="majorBidi" w:cstheme="majorBidi"/>
          <w:sz w:val="24"/>
          <w:szCs w:val="24"/>
          <w:lang w:val="en-US"/>
        </w:rPr>
      </w:pPr>
    </w:p>
    <w:p w14:paraId="2B11BF26" w14:textId="77777777" w:rsidR="005D20C4" w:rsidRDefault="005D20C4" w:rsidP="005D20C4">
      <w:pPr>
        <w:pStyle w:val="ListParagraph"/>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*joint senior author</w:t>
      </w:r>
    </w:p>
    <w:p w14:paraId="44C94612" w14:textId="330FF043" w:rsidR="005D20C4" w:rsidRPr="005D20C4" w:rsidRDefault="005D20C4" w:rsidP="005D20C4">
      <w:pPr>
        <w:spacing w:line="360" w:lineRule="auto"/>
        <w:jc w:val="both"/>
        <w:rPr>
          <w:rFonts w:asciiTheme="majorBidi" w:hAnsiTheme="majorBidi" w:cstheme="majorBidi"/>
          <w:sz w:val="24"/>
          <w:szCs w:val="24"/>
          <w:lang w:val="en-US" w:bidi="he-IL"/>
        </w:rPr>
      </w:pPr>
      <w:r>
        <w:rPr>
          <w:rFonts w:cstheme="minorHAnsi"/>
          <w:b/>
          <w:bCs/>
          <w:lang w:val="en-CA"/>
        </w:rPr>
        <w:br w:type="page"/>
      </w:r>
    </w:p>
    <w:p w14:paraId="257B9074" w14:textId="3F02107B" w:rsidR="005D20C4" w:rsidRPr="005D20C4" w:rsidRDefault="005D20C4" w:rsidP="00D27F62">
      <w:pPr>
        <w:spacing w:line="360" w:lineRule="auto"/>
        <w:jc w:val="both"/>
        <w:rPr>
          <w:rFonts w:cstheme="minorHAnsi"/>
          <w:b/>
          <w:bCs/>
          <w:sz w:val="28"/>
          <w:szCs w:val="28"/>
          <w:lang w:val="en-CA"/>
        </w:rPr>
      </w:pPr>
      <w:r w:rsidRPr="005D20C4">
        <w:rPr>
          <w:rFonts w:cstheme="minorHAnsi"/>
          <w:b/>
          <w:bCs/>
          <w:sz w:val="28"/>
          <w:szCs w:val="28"/>
          <w:lang w:val="en-CA"/>
        </w:rPr>
        <w:lastRenderedPageBreak/>
        <w:t>ABSTRACT</w:t>
      </w:r>
    </w:p>
    <w:p w14:paraId="06A90BDD" w14:textId="77777777" w:rsidR="005D20C4" w:rsidRDefault="005D20C4">
      <w:pPr>
        <w:rPr>
          <w:rFonts w:cstheme="minorHAnsi"/>
          <w:b/>
          <w:bCs/>
          <w:lang w:val="en-CA"/>
        </w:rPr>
      </w:pPr>
      <w:r>
        <w:rPr>
          <w:rFonts w:cstheme="minorHAnsi"/>
          <w:b/>
          <w:bCs/>
          <w:lang w:val="en-CA"/>
        </w:rPr>
        <w:br w:type="page"/>
      </w:r>
    </w:p>
    <w:p w14:paraId="154BF7ED" w14:textId="10617A99" w:rsidR="0036157B" w:rsidRPr="005D20C4" w:rsidRDefault="0036157B" w:rsidP="00D27F62">
      <w:pPr>
        <w:spacing w:line="360" w:lineRule="auto"/>
        <w:jc w:val="both"/>
        <w:rPr>
          <w:rFonts w:cstheme="minorHAnsi"/>
          <w:b/>
          <w:bCs/>
          <w:sz w:val="28"/>
          <w:szCs w:val="28"/>
          <w:lang w:val="en-CA"/>
        </w:rPr>
      </w:pPr>
      <w:r w:rsidRPr="005D20C4">
        <w:rPr>
          <w:rFonts w:cstheme="minorHAnsi"/>
          <w:b/>
          <w:bCs/>
          <w:sz w:val="28"/>
          <w:szCs w:val="28"/>
          <w:lang w:val="en-CA"/>
        </w:rPr>
        <w:lastRenderedPageBreak/>
        <w:t>INTRODUCTION</w:t>
      </w:r>
    </w:p>
    <w:p w14:paraId="557CB05F" w14:textId="1D37A9A1" w:rsidR="00EA0487" w:rsidRPr="00A346D6" w:rsidRDefault="00210BF0" w:rsidP="00A346D6">
      <w:pPr>
        <w:spacing w:line="360" w:lineRule="auto"/>
        <w:jc w:val="both"/>
        <w:rPr>
          <w:rFonts w:cstheme="minorHAnsi"/>
          <w:lang w:val="en-CA"/>
        </w:rPr>
      </w:pPr>
      <w:commentRangeStart w:id="1"/>
      <w:r w:rsidRPr="00210BF0">
        <w:rPr>
          <w:lang w:val="en-US"/>
        </w:rPr>
        <w:t xml:space="preserve">In wild social animal groups, movement is a particularly critical behavior during which a number of constraints apply </w:t>
      </w:r>
      <w:r w:rsidRPr="00210BF0">
        <w:rPr>
          <w:rFonts w:eastAsia="Times New Roman" w:cs="Times New Roman"/>
          <w:lang w:val="en-US"/>
        </w:rPr>
        <w:fldChar w:fldCharType="begin"/>
      </w:r>
      <w:r w:rsidR="00C80442">
        <w:rPr>
          <w:rFonts w:eastAsia="Times New Roman" w:cs="Times New Roman"/>
          <w:lang w:val="en-US"/>
        </w:rPr>
        <w:instrText xml:space="preserve"> ADDIN ZOTERO_ITEM CSL_CITATION {"citationID":"z3EwFvSE","properties":{"formattedCitation":"(Conradt and Roper 2005)","plainCitation":"(Conradt and Roper 2005)","noteIndex":0},"citationItems":[{"id":54,"uris":["http://zotero.org/users/5080349/items/DI5GWSJN"],"uri":["http://zotero.org/users/5080349/items/DI5GWSJN"],"itemData":{"id":54,"type":"article-journal","abstract":"Individual animals routinely face decisions that are crucial to their fitness. In social species, however, many of these decisions need to be made jointly with other group members because the group will split apart unless a consensus is reached. Here, we review empirical and theoretical studies of consensus decision making, and place them in a coherent framework. In particular, we classify consensus decisions according to the degree to which they involve conflict of interest between group members, and whether they involve either local or global communication; we ask, for different categories of consensus decision, who makes the decision, what are the underlying mechanisms, and what are the functional consequences. We conclude that consensus decision making is common in non-human animals, and that cooperation between group members in the decision-making process is likely to be the norm, even when the decision involves significant conflict of interest.","container-title":"Trends in Ecology &amp; Evolution","DOI":"10.1016/j.tree.2005.05.008","issue":"8","page":"449-456","title":"Consensus decision making in animals","volume":"20","author":[{"family":"Conradt","given":"Larissa"},{"family":"Roper","given":"Timothy J"}],"issued":{"date-parts":[["2005"]],"season":"août"}}}],"schema":"https://github.com/citation-style-language/schema/raw/master/csl-citation.json"} </w:instrText>
      </w:r>
      <w:r w:rsidRPr="00210BF0">
        <w:rPr>
          <w:rFonts w:eastAsia="Times New Roman" w:cs="Times New Roman"/>
          <w:lang w:val="en-US"/>
        </w:rPr>
        <w:fldChar w:fldCharType="separate"/>
      </w:r>
      <w:r w:rsidR="00C80442" w:rsidRPr="00C80442">
        <w:rPr>
          <w:rFonts w:ascii="Calibri" w:hAnsi="Calibri"/>
          <w:lang w:val="en-US"/>
        </w:rPr>
        <w:t>(Conradt and Roper 2005)</w:t>
      </w:r>
      <w:r w:rsidRPr="00210BF0">
        <w:rPr>
          <w:rFonts w:eastAsia="Times New Roman" w:cs="Times New Roman"/>
          <w:lang w:val="en-US"/>
        </w:rPr>
        <w:fldChar w:fldCharType="end"/>
      </w:r>
      <w:r w:rsidRPr="00210BF0">
        <w:rPr>
          <w:rFonts w:eastAsia="Times New Roman" w:cs="Times New Roman"/>
          <w:lang w:val="en-US"/>
        </w:rPr>
        <w:t>.</w:t>
      </w:r>
      <w:r w:rsidRPr="00210BF0">
        <w:rPr>
          <w:rFonts w:eastAsia="Times New Roman" w:cs="Times New Roman"/>
          <w:color w:val="000000"/>
          <w:lang w:val="en-US"/>
        </w:rPr>
        <w:t xml:space="preserve"> </w:t>
      </w:r>
      <w:commentRangeEnd w:id="1"/>
      <w:r w:rsidR="00852C5C">
        <w:rPr>
          <w:rStyle w:val="CommentReference"/>
          <w:lang w:val="en-CA" w:bidi="he-IL"/>
        </w:rPr>
        <w:commentReference w:id="1"/>
      </w:r>
      <w:r w:rsidRPr="00210BF0">
        <w:rPr>
          <w:rFonts w:eastAsia="Times New Roman" w:cs="Times New Roman"/>
          <w:color w:val="000000"/>
          <w:lang w:val="en-US"/>
        </w:rPr>
        <w:t xml:space="preserve">On one hand, individuals within a group need to remain cohesive to retain the benefits of communal living, such as predator avoidance or increased foraging efficiency, and avoid the costs associated with becoming isolated. At the same time, decisions have to be taken regarding direction and timing of travel, with party members likely to differ in motivations, due to heterogeneous status, physiological states, or personalities, creating conflicts of interests </w:t>
      </w:r>
      <w:r w:rsidRPr="00210BF0">
        <w:rPr>
          <w:rFonts w:eastAsia="Times New Roman" w:cs="Times New Roman"/>
          <w:color w:val="000000"/>
          <w:lang w:val="en-US"/>
        </w:rPr>
        <w:fldChar w:fldCharType="begin"/>
      </w:r>
      <w:r w:rsidR="00C80442">
        <w:rPr>
          <w:rFonts w:eastAsia="Times New Roman" w:cs="Times New Roman"/>
          <w:color w:val="000000"/>
          <w:lang w:val="en-US"/>
        </w:rPr>
        <w:instrText xml:space="preserve"> ADDIN ZOTERO_ITEM CSL_CITATION {"citationID":"KXX1gdxs","properties":{"formattedCitation":"(Conradt and Roper 2010; Delgado et al. 2018)","plainCitation":"(Conradt and Roper 2010; Delgado et al. 2018)","noteIndex":0},"citationItems":[{"id":589,"uris":["http://zotero.org/users/5080349/items/627BS38H"],"uri":["http://zotero.org/users/5080349/items/627BS38H"],"itemData":{"id":589,"type":"article-journal","abstract":"A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J"}],"issued":{"date-parts":[["2010"]],"season":"juillet"}}},{"id":561,"uris":["http://zotero.org/users/5080349/items/8ZDP9SWJ"],"uri":["http://zotero.org/users/5080349/items/8ZDP9SWJ"],"itemData":{"id":561,"type":"article-journal","abstract":"Animal collective movements are a key example of a system that links two clearly defined levels of organization: the individual and the group. Most models investigating collective movements have generated coherent collective behaviours without the inclusion of individual variability. However, new individual-based models, together with emerging empirical information, emphasize that within-group heterogeneity may strongly influence collective movement behaviour. Here we (i) review the empirical evidence for individual variation in animal collective movements, (ii) explore how theoretical investigations have represented individual heterogeneity when modelling collective movements and (iii) present a model to show how within-group heterogeneity influences the collective properties of a group. Our review underscores the need to consider variability at the level of the individual to improve our understanding of how individual decision rules lead to emergent movement patterns, and also to yield better quantitative predictions of collective behaviour.\nThis article is part of the theme issue ‘Collective movement ecology’.","container-title":"Phil. Trans. R. Soc. B","DOI":"10.1098/rstb.2017.0008","ISSN":"0962-8436, 1471-2970","issue":"1746","journalAbbreviation":"Phil. Trans. R. Soc. B","language":"en","note":"PMID: 29581393","page":"20170008","source":"rstb.royalsocietypublishing.org","title":"The importance of individual variation in the dynamics of animal collective movements","volume":"373","author":[{"family":"Delgado","given":"Maria del Mar"},{"family":"Miranda","given":"Maria"},{"family":"Alvarez","given":"Silvia J."},{"family":"Gurarie","given":"Eliezer"},{"family":"Fagan","given":"William F."},{"family":"Penteriani","given":"Vincenzo"},{"family":"Virgilio","given":"Agustina","dropping-particle":"di"},{"family":"Morales","given":"Juan Manuel"}],"issued":{"date-parts":[["2018",5,19]]}}}],"schema":"https://github.com/citation-style-language/schema/raw/master/csl-citation.json"} </w:instrText>
      </w:r>
      <w:r w:rsidRPr="00210BF0">
        <w:rPr>
          <w:rFonts w:eastAsia="Times New Roman" w:cs="Times New Roman"/>
          <w:color w:val="000000"/>
          <w:lang w:val="en-US"/>
        </w:rPr>
        <w:fldChar w:fldCharType="separate"/>
      </w:r>
      <w:r w:rsidR="00C80442" w:rsidRPr="00C80442">
        <w:rPr>
          <w:rFonts w:ascii="Calibri" w:hAnsi="Calibri"/>
          <w:lang w:val="en-US"/>
        </w:rPr>
        <w:t>(Conradt and Roper 2010; Delgado et al. 2018)</w:t>
      </w:r>
      <w:r w:rsidRPr="00210BF0">
        <w:rPr>
          <w:rFonts w:eastAsia="Times New Roman" w:cs="Times New Roman"/>
          <w:color w:val="000000"/>
          <w:lang w:val="en-US"/>
        </w:rPr>
        <w:fldChar w:fldCharType="end"/>
      </w:r>
      <w:r w:rsidRPr="00210BF0">
        <w:rPr>
          <w:rFonts w:eastAsia="Times New Roman" w:cs="Times New Roman"/>
          <w:color w:val="000000"/>
          <w:lang w:val="en-US"/>
        </w:rPr>
        <w:t>.</w:t>
      </w:r>
      <w:r w:rsidR="0061277F">
        <w:rPr>
          <w:rFonts w:ascii="Times New Roman" w:eastAsia="Times New Roman" w:hAnsi="Times New Roman" w:cs="Times New Roman"/>
          <w:color w:val="000000"/>
          <w:sz w:val="24"/>
          <w:szCs w:val="24"/>
          <w:lang w:val="en-US"/>
        </w:rPr>
        <w:t xml:space="preserve"> </w:t>
      </w:r>
      <w:r w:rsidR="0061277F">
        <w:rPr>
          <w:rFonts w:eastAsia="Times New Roman" w:cs="Times New Roman"/>
          <w:color w:val="000000"/>
          <w:szCs w:val="24"/>
          <w:lang w:val="en-US"/>
        </w:rPr>
        <w:t>To resolve th</w:t>
      </w:r>
      <w:r w:rsidR="00C80442">
        <w:rPr>
          <w:rFonts w:eastAsia="Times New Roman" w:cs="Times New Roman"/>
          <w:color w:val="000000"/>
          <w:szCs w:val="24"/>
          <w:lang w:val="en-US"/>
        </w:rPr>
        <w:t>is</w:t>
      </w:r>
      <w:r w:rsidR="0061277F">
        <w:rPr>
          <w:rFonts w:eastAsia="Times New Roman" w:cs="Times New Roman"/>
          <w:color w:val="000000"/>
          <w:szCs w:val="24"/>
          <w:lang w:val="en-US"/>
        </w:rPr>
        <w:t xml:space="preserve"> paradox, while fully democratic processes where every individual participate</w:t>
      </w:r>
      <w:r w:rsidR="00C80442">
        <w:rPr>
          <w:rFonts w:eastAsia="Times New Roman" w:cs="Times New Roman"/>
          <w:color w:val="000000"/>
          <w:szCs w:val="24"/>
          <w:lang w:val="en-US"/>
        </w:rPr>
        <w:t>s</w:t>
      </w:r>
      <w:r w:rsidR="0061277F">
        <w:rPr>
          <w:rFonts w:eastAsia="Times New Roman" w:cs="Times New Roman"/>
          <w:color w:val="000000"/>
          <w:szCs w:val="24"/>
          <w:lang w:val="en-US"/>
        </w:rPr>
        <w:t xml:space="preserve"> in every decision</w:t>
      </w:r>
      <w:r w:rsidR="00C80442">
        <w:rPr>
          <w:rFonts w:eastAsia="Times New Roman" w:cs="Times New Roman"/>
          <w:color w:val="000000"/>
          <w:szCs w:val="24"/>
          <w:lang w:val="en-US"/>
        </w:rPr>
        <w:t xml:space="preserve"> exist (REF)</w:t>
      </w:r>
      <w:r w:rsidR="0061277F">
        <w:rPr>
          <w:rFonts w:eastAsia="Times New Roman" w:cs="Times New Roman"/>
          <w:color w:val="000000"/>
          <w:szCs w:val="24"/>
          <w:lang w:val="en-US"/>
        </w:rPr>
        <w:t>, most o</w:t>
      </w:r>
      <w:r w:rsidR="00C80442">
        <w:rPr>
          <w:rFonts w:eastAsia="Times New Roman" w:cs="Times New Roman"/>
          <w:color w:val="000000"/>
          <w:szCs w:val="24"/>
          <w:lang w:val="en-US"/>
        </w:rPr>
        <w:t>f the time</w:t>
      </w:r>
      <w:r w:rsidR="00D8494C">
        <w:rPr>
          <w:rFonts w:eastAsia="Times New Roman" w:cs="Times New Roman"/>
          <w:color w:val="000000"/>
          <w:szCs w:val="24"/>
          <w:lang w:val="en-US"/>
        </w:rPr>
        <w:t xml:space="preserve"> certain </w:t>
      </w:r>
      <w:r w:rsidR="00C80442">
        <w:rPr>
          <w:rFonts w:eastAsia="Times New Roman" w:cs="Times New Roman"/>
          <w:color w:val="000000"/>
          <w:szCs w:val="24"/>
          <w:lang w:val="en-US"/>
        </w:rPr>
        <w:t>individual</w:t>
      </w:r>
      <w:r w:rsidR="00D8494C">
        <w:rPr>
          <w:rFonts w:eastAsia="Times New Roman" w:cs="Times New Roman"/>
          <w:color w:val="000000"/>
          <w:szCs w:val="24"/>
          <w:lang w:val="en-US"/>
        </w:rPr>
        <w:t>s</w:t>
      </w:r>
      <w:r w:rsidR="00C80442">
        <w:rPr>
          <w:rFonts w:eastAsia="Times New Roman" w:cs="Times New Roman"/>
          <w:color w:val="000000"/>
          <w:szCs w:val="24"/>
          <w:lang w:val="en-US"/>
        </w:rPr>
        <w:t xml:space="preserve"> initiates a</w:t>
      </w:r>
      <w:r w:rsidR="00E0229A">
        <w:rPr>
          <w:rFonts w:eastAsia="Times New Roman" w:cs="Times New Roman"/>
          <w:color w:val="000000"/>
          <w:szCs w:val="24"/>
          <w:lang w:val="en-US"/>
        </w:rPr>
        <w:t>n action</w:t>
      </w:r>
      <w:r w:rsidR="00C80442">
        <w:rPr>
          <w:rFonts w:eastAsia="Times New Roman" w:cs="Times New Roman"/>
          <w:color w:val="000000"/>
          <w:szCs w:val="24"/>
          <w:lang w:val="en-US"/>
        </w:rPr>
        <w:t xml:space="preserve"> and other individuals </w:t>
      </w:r>
      <w:r w:rsidR="00E0229A">
        <w:rPr>
          <w:rFonts w:eastAsia="Times New Roman" w:cs="Times New Roman"/>
          <w:color w:val="000000"/>
          <w:szCs w:val="24"/>
          <w:lang w:val="en-US"/>
        </w:rPr>
        <w:t>respond to it</w:t>
      </w:r>
      <w:r w:rsidR="00C80442">
        <w:rPr>
          <w:rFonts w:eastAsia="Times New Roman" w:cs="Times New Roman"/>
          <w:color w:val="000000"/>
          <w:szCs w:val="24"/>
          <w:lang w:val="en-US"/>
        </w:rPr>
        <w:t>. According to</w:t>
      </w:r>
      <w:r w:rsidR="00F742B2">
        <w:rPr>
          <w:rFonts w:eastAsia="Times New Roman" w:cs="Times New Roman"/>
          <w:color w:val="000000"/>
          <w:szCs w:val="24"/>
          <w:lang w:val="en-US"/>
        </w:rPr>
        <w:t xml:space="preserve"> the nomenclature defined by</w:t>
      </w:r>
      <w:r w:rsidR="00C80442">
        <w:rPr>
          <w:rFonts w:eastAsia="Times New Roman" w:cs="Times New Roman"/>
          <w:color w:val="000000"/>
          <w:szCs w:val="24"/>
          <w:lang w:val="en-US"/>
        </w:rPr>
        <w:t xml:space="preserve"> </w:t>
      </w:r>
      <w:r w:rsidR="00C80442">
        <w:rPr>
          <w:rFonts w:eastAsia="Times New Roman" w:cs="Times New Roman"/>
          <w:color w:val="000000"/>
          <w:szCs w:val="24"/>
          <w:lang w:val="en-US"/>
        </w:rPr>
        <w:fldChar w:fldCharType="begin"/>
      </w:r>
      <w:r w:rsidR="00C80442">
        <w:rPr>
          <w:rFonts w:eastAsia="Times New Roman" w:cs="Times New Roman"/>
          <w:color w:val="000000"/>
          <w:szCs w:val="24"/>
          <w:lang w:val="en-US"/>
        </w:rPr>
        <w:instrText xml:space="preserve"> ADDIN ZOTERO_ITEM CSL_CITATION {"citationID":"JL3eXv72","properties":{"formattedCitation":"(Strandburg-Peshkin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sidR="00C80442">
        <w:rPr>
          <w:rFonts w:eastAsia="Times New Roman" w:cs="Times New Roman"/>
          <w:color w:val="000000"/>
          <w:szCs w:val="24"/>
          <w:lang w:val="en-US"/>
        </w:rPr>
        <w:fldChar w:fldCharType="separate"/>
      </w:r>
      <w:r w:rsidR="00C80442" w:rsidRPr="00C80442">
        <w:rPr>
          <w:rFonts w:ascii="Calibri" w:hAnsi="Calibri"/>
          <w:lang w:val="en-US"/>
        </w:rPr>
        <w:t>Strandburg-Peshkin et al.</w:t>
      </w:r>
      <w:r w:rsidR="00C80442">
        <w:rPr>
          <w:rFonts w:ascii="Calibri" w:hAnsi="Calibri"/>
          <w:lang w:val="en-US"/>
        </w:rPr>
        <w:t xml:space="preserve"> (</w:t>
      </w:r>
      <w:r w:rsidR="00C80442" w:rsidRPr="00C80442">
        <w:rPr>
          <w:rFonts w:ascii="Calibri" w:hAnsi="Calibri"/>
          <w:lang w:val="en-US"/>
        </w:rPr>
        <w:t>2018)</w:t>
      </w:r>
      <w:r w:rsidR="00C80442">
        <w:rPr>
          <w:rFonts w:eastAsia="Times New Roman" w:cs="Times New Roman"/>
          <w:color w:val="000000"/>
          <w:szCs w:val="24"/>
          <w:lang w:val="en-US"/>
        </w:rPr>
        <w:fldChar w:fldCharType="end"/>
      </w:r>
      <w:r w:rsidR="00C80442">
        <w:rPr>
          <w:rFonts w:eastAsia="Times New Roman" w:cs="Times New Roman"/>
          <w:color w:val="000000"/>
          <w:szCs w:val="24"/>
          <w:lang w:val="en-US"/>
        </w:rPr>
        <w:t xml:space="preserve">, such </w:t>
      </w:r>
      <w:r w:rsidR="00F742B2">
        <w:rPr>
          <w:rFonts w:eastAsia="Times New Roman" w:cs="Times New Roman"/>
          <w:color w:val="000000"/>
          <w:szCs w:val="24"/>
          <w:lang w:val="en-US"/>
        </w:rPr>
        <w:t>initiators can be said to have influence i</w:t>
      </w:r>
      <w:r w:rsidR="007C3EC4">
        <w:rPr>
          <w:rFonts w:eastAsia="Times New Roman" w:cs="Times New Roman"/>
          <w:color w:val="000000"/>
          <w:szCs w:val="24"/>
          <w:lang w:val="en-US"/>
        </w:rPr>
        <w:t>f their actions in a given instance cause others to change their behavior, while they can be defined as leaders if they have repeated influence over multiple instances.</w:t>
      </w:r>
      <w:r w:rsidR="00F742B2">
        <w:rPr>
          <w:rFonts w:eastAsia="Times New Roman" w:cs="Times New Roman"/>
          <w:color w:val="000000"/>
          <w:szCs w:val="24"/>
          <w:lang w:val="en-US"/>
        </w:rPr>
        <w:t xml:space="preserve"> </w:t>
      </w:r>
      <w:r w:rsidR="00716C0F">
        <w:rPr>
          <w:rFonts w:eastAsia="Times New Roman" w:cs="Times New Roman"/>
          <w:color w:val="000000"/>
          <w:szCs w:val="24"/>
          <w:lang w:val="en-US"/>
        </w:rPr>
        <w:t xml:space="preserve">Influence is therefore a trait which can be expressed in a number of ways, depending on the type of cues from an initiator that are followed by other individuals; this can include position in space, movement in a given direction, specific vocalizations… It is often not easy to disentangle which of these cues are of particular relevance for followers and thus to know how to infer influence patterns in moving animal groups. </w:t>
      </w:r>
    </w:p>
    <w:p w14:paraId="180BB62A" w14:textId="50766C3C" w:rsidR="00EA0487" w:rsidRPr="00F502E7" w:rsidRDefault="00716C0F" w:rsidP="00F502E7">
      <w:pPr>
        <w:spacing w:line="360" w:lineRule="auto"/>
        <w:jc w:val="both"/>
        <w:rPr>
          <w:rFonts w:cstheme="minorHAnsi"/>
          <w:lang w:val="en-CA"/>
        </w:rPr>
      </w:pPr>
      <w:r>
        <w:rPr>
          <w:rFonts w:cstheme="minorHAnsi"/>
          <w:lang w:val="en-CA"/>
        </w:rPr>
        <w:t>In addition, d</w:t>
      </w:r>
      <w:r w:rsidR="0036157B" w:rsidRPr="004202FE">
        <w:rPr>
          <w:rFonts w:cstheme="minorHAnsi"/>
          <w:lang w:val="en-CA"/>
        </w:rPr>
        <w:t>ifferent types of decisions likely entail different</w:t>
      </w:r>
      <w:r>
        <w:rPr>
          <w:rFonts w:cstheme="minorHAnsi"/>
          <w:lang w:val="en-CA"/>
        </w:rPr>
        <w:t xml:space="preserve"> influence</w:t>
      </w:r>
      <w:r w:rsidR="0036157B" w:rsidRPr="004202FE">
        <w:rPr>
          <w:rFonts w:cstheme="minorHAnsi"/>
          <w:lang w:val="en-CA"/>
        </w:rPr>
        <w:t xml:space="preserve"> processes. </w:t>
      </w:r>
      <w:r w:rsidR="004F3E67">
        <w:rPr>
          <w:rFonts w:cstheme="minorHAnsi"/>
          <w:lang w:val="en-CA"/>
        </w:rPr>
        <w:t>For instance, decisions regarding direction of movement (“where to go”) are often discontinuous, because individuals have to choose between discrete locations, whereas decisions regarding timing (“when to go” or “how fast to go”)</w:t>
      </w:r>
      <w:r w:rsidR="00657720">
        <w:rPr>
          <w:rFonts w:cstheme="minorHAnsi"/>
          <w:lang w:val="en-CA"/>
        </w:rPr>
        <w:t xml:space="preserve"> are continuous. </w:t>
      </w:r>
      <w:r w:rsidR="00A346D6">
        <w:rPr>
          <w:rFonts w:cstheme="minorHAnsi"/>
          <w:lang w:val="en-CA"/>
        </w:rPr>
        <w:t>Consequently, sharing of decisions regarding direction is predicted to evolve in groups with low conflicts of interest between members</w:t>
      </w:r>
      <w:r w:rsidR="00657720">
        <w:rPr>
          <w:rFonts w:cstheme="minorHAnsi"/>
          <w:lang w:val="en-CA"/>
        </w:rPr>
        <w:t xml:space="preserve"> </w:t>
      </w:r>
      <w:r w:rsidR="00A346D6">
        <w:rPr>
          <w:rFonts w:cstheme="minorHAnsi"/>
          <w:lang w:val="en-CA"/>
        </w:rPr>
        <w:t>o</w:t>
      </w:r>
      <w:r w:rsidR="00BE0E9E">
        <w:rPr>
          <w:rFonts w:cstheme="minorHAnsi"/>
          <w:lang w:val="en-CA"/>
        </w:rPr>
        <w:t>r with</w:t>
      </w:r>
      <w:r w:rsidR="00A346D6">
        <w:rPr>
          <w:rFonts w:cstheme="minorHAnsi"/>
          <w:lang w:val="en-CA"/>
        </w:rPr>
        <w:t xml:space="preserve"> high cohesion benefits, whereas it is the opposite for timing decisions </w:t>
      </w:r>
      <w:r w:rsidR="00A346D6">
        <w:rPr>
          <w:rFonts w:cstheme="minorHAnsi"/>
          <w:lang w:val="en-CA"/>
        </w:rPr>
        <w:fldChar w:fldCharType="begin"/>
      </w:r>
      <w:r w:rsidR="00A346D6">
        <w:rPr>
          <w:rFonts w:cstheme="minorHAnsi"/>
          <w:lang w:val="en-CA"/>
        </w:rPr>
        <w:instrText xml:space="preserve"> ADDIN ZOTERO_ITEM CSL_CITATION {"citationID":"hQKieYaW","properties":{"formattedCitation":"(Conradt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A346D6">
        <w:rPr>
          <w:rFonts w:cstheme="minorHAnsi"/>
          <w:lang w:val="en-CA"/>
        </w:rPr>
        <w:fldChar w:fldCharType="separate"/>
      </w:r>
      <w:r w:rsidR="00A346D6" w:rsidRPr="00A346D6">
        <w:rPr>
          <w:rFonts w:ascii="Calibri" w:hAnsi="Calibri"/>
          <w:lang w:val="en-US"/>
        </w:rPr>
        <w:t>(Conradt and Roper 2010)</w:t>
      </w:r>
      <w:r w:rsidR="00A346D6">
        <w:rPr>
          <w:rFonts w:cstheme="minorHAnsi"/>
          <w:lang w:val="en-CA"/>
        </w:rPr>
        <w:fldChar w:fldCharType="end"/>
      </w:r>
      <w:r w:rsidR="00A346D6">
        <w:rPr>
          <w:rFonts w:cstheme="minorHAnsi"/>
          <w:lang w:val="en-CA"/>
        </w:rPr>
        <w:t>.</w:t>
      </w:r>
      <w:r w:rsidR="00D408AE">
        <w:rPr>
          <w:rFonts w:cstheme="minorHAnsi"/>
          <w:lang w:val="en-CA"/>
        </w:rPr>
        <w:t xml:space="preserve"> Different species are thus expected to exhibit different patterns of influences between group members</w:t>
      </w:r>
      <w:r w:rsidR="00A346D6">
        <w:rPr>
          <w:rFonts w:cstheme="minorHAnsi"/>
          <w:lang w:val="en-CA"/>
        </w:rPr>
        <w:t xml:space="preserve">, </w:t>
      </w:r>
      <w:r w:rsidR="00F502E7">
        <w:rPr>
          <w:rFonts w:cstheme="minorHAnsi"/>
          <w:lang w:val="en-CA"/>
        </w:rPr>
        <w:t>based</w:t>
      </w:r>
      <w:r w:rsidR="00D408AE">
        <w:rPr>
          <w:rFonts w:cstheme="minorHAnsi"/>
          <w:lang w:val="en-CA"/>
        </w:rPr>
        <w:t xml:space="preserve"> on traits like</w:t>
      </w:r>
      <w:r w:rsidR="00BE0E9E">
        <w:rPr>
          <w:rFonts w:cstheme="minorHAnsi"/>
          <w:lang w:val="en-CA"/>
        </w:rPr>
        <w:t xml:space="preserve"> </w:t>
      </w:r>
      <w:r w:rsidR="00A346D6">
        <w:rPr>
          <w:rFonts w:cstheme="minorHAnsi"/>
          <w:lang w:val="en-CA"/>
        </w:rPr>
        <w:t>social structure</w:t>
      </w:r>
      <w:r w:rsidR="00BE0E9E">
        <w:rPr>
          <w:rFonts w:cstheme="minorHAnsi"/>
          <w:lang w:val="en-CA"/>
        </w:rPr>
        <w:t xml:space="preserve">, movement </w:t>
      </w:r>
      <w:r w:rsidR="00D408AE">
        <w:rPr>
          <w:rFonts w:cstheme="minorHAnsi"/>
          <w:lang w:val="en-CA"/>
        </w:rPr>
        <w:t>characteristics</w:t>
      </w:r>
      <w:r w:rsidR="00BE0E9E">
        <w:rPr>
          <w:rFonts w:cstheme="minorHAnsi"/>
          <w:lang w:val="en-CA"/>
        </w:rPr>
        <w:t xml:space="preserve">, </w:t>
      </w:r>
      <w:r w:rsidR="007B4CC3">
        <w:rPr>
          <w:rFonts w:cstheme="minorHAnsi"/>
          <w:lang w:val="en-CA"/>
        </w:rPr>
        <w:t>foraging habits</w:t>
      </w:r>
      <w:r w:rsidR="00BE0E9E">
        <w:rPr>
          <w:rFonts w:cstheme="minorHAnsi"/>
          <w:lang w:val="en-CA"/>
        </w:rPr>
        <w:t xml:space="preserve">… </w:t>
      </w:r>
      <w:r w:rsidR="008A2176">
        <w:rPr>
          <w:rFonts w:cstheme="minorHAnsi"/>
          <w:lang w:val="en-CA"/>
        </w:rPr>
        <w:t>How influence is distributed is also likely to vary b</w:t>
      </w:r>
      <w:r w:rsidR="009A1157">
        <w:rPr>
          <w:rFonts w:cstheme="minorHAnsi"/>
          <w:lang w:val="en-CA"/>
        </w:rPr>
        <w:t>etween groups of</w:t>
      </w:r>
      <w:r w:rsidR="008A2176">
        <w:rPr>
          <w:rFonts w:cstheme="minorHAnsi"/>
          <w:lang w:val="en-CA"/>
        </w:rPr>
        <w:t xml:space="preserve"> the same species</w:t>
      </w:r>
      <w:r w:rsidR="00D408AE">
        <w:rPr>
          <w:rFonts w:cstheme="minorHAnsi"/>
          <w:lang w:val="en-CA"/>
        </w:rPr>
        <w:t xml:space="preserve">, </w:t>
      </w:r>
      <w:r w:rsidR="008A2176">
        <w:rPr>
          <w:rFonts w:cstheme="minorHAnsi"/>
          <w:lang w:val="en-CA"/>
        </w:rPr>
        <w:t>or in time within a single group</w:t>
      </w:r>
      <w:r w:rsidR="00D408AE">
        <w:rPr>
          <w:rFonts w:cstheme="minorHAnsi"/>
          <w:lang w:val="en-CA"/>
        </w:rPr>
        <w:t xml:space="preserve">, </w:t>
      </w:r>
      <w:r w:rsidR="00F502E7">
        <w:rPr>
          <w:rFonts w:cstheme="minorHAnsi"/>
          <w:lang w:val="en-CA"/>
        </w:rPr>
        <w:t>depending on changes in environmental and social contexts, or in</w:t>
      </w:r>
      <w:r w:rsidR="008E4A04">
        <w:rPr>
          <w:rFonts w:cstheme="minorHAnsi"/>
          <w:lang w:val="en-CA"/>
        </w:rPr>
        <w:t xml:space="preserve"> individual motivation along with their physiological status</w:t>
      </w:r>
      <w:r w:rsidR="00E0229A">
        <w:rPr>
          <w:rFonts w:cstheme="minorHAnsi"/>
          <w:lang w:val="en-CA"/>
        </w:rPr>
        <w:t xml:space="preserve"> or</w:t>
      </w:r>
      <w:r w:rsidR="008E4A04">
        <w:rPr>
          <w:rFonts w:cstheme="minorHAnsi"/>
          <w:lang w:val="en-CA"/>
        </w:rPr>
        <w:t xml:space="preserve"> foraging success.</w:t>
      </w:r>
      <w:r w:rsidR="0036157B" w:rsidRPr="004202FE">
        <w:rPr>
          <w:rFonts w:cstheme="minorHAnsi"/>
          <w:lang w:val="en-CA"/>
        </w:rPr>
        <w:t xml:space="preserve"> </w:t>
      </w:r>
      <w:r w:rsidR="00E0229A">
        <w:rPr>
          <w:rFonts w:cstheme="minorHAnsi"/>
          <w:lang w:val="en-CA"/>
        </w:rPr>
        <w:t>Influence</w:t>
      </w:r>
      <w:r w:rsidR="0036157B" w:rsidRPr="004202FE">
        <w:rPr>
          <w:rFonts w:cstheme="minorHAnsi"/>
          <w:lang w:val="en-CA"/>
        </w:rPr>
        <w:t xml:space="preserve"> is </w:t>
      </w:r>
      <w:r w:rsidR="00E0229A">
        <w:rPr>
          <w:rFonts w:cstheme="minorHAnsi"/>
          <w:lang w:val="en-CA"/>
        </w:rPr>
        <w:t>therefore a very versatile</w:t>
      </w:r>
      <w:r w:rsidR="0036157B" w:rsidRPr="004202FE">
        <w:rPr>
          <w:rFonts w:cstheme="minorHAnsi"/>
          <w:lang w:val="en-CA"/>
        </w:rPr>
        <w:t xml:space="preserve"> trait</w:t>
      </w:r>
      <w:r w:rsidR="00F502E7">
        <w:rPr>
          <w:rFonts w:cstheme="minorHAnsi"/>
          <w:lang w:val="en-CA"/>
        </w:rPr>
        <w:t xml:space="preserve"> which requires a thorough understanding of the species’ biology to assess accurately.</w:t>
      </w:r>
      <w:r w:rsidR="0036157B" w:rsidRPr="004202FE">
        <w:rPr>
          <w:rFonts w:cstheme="minorHAnsi"/>
          <w:lang w:val="en-CA"/>
        </w:rPr>
        <w:t xml:space="preserve"> </w:t>
      </w:r>
    </w:p>
    <w:p w14:paraId="4DA5BFEF" w14:textId="6D125041" w:rsidR="00302837" w:rsidRDefault="00F502E7" w:rsidP="004202FE">
      <w:pPr>
        <w:spacing w:line="360" w:lineRule="auto"/>
        <w:jc w:val="both"/>
        <w:rPr>
          <w:ins w:id="2" w:author="Alie Ashbury" w:date="2021-11-24T10:08:00Z"/>
          <w:rFonts w:cstheme="minorHAnsi"/>
          <w:lang w:val="en-CA"/>
        </w:rPr>
      </w:pPr>
      <w:r>
        <w:rPr>
          <w:rFonts w:cstheme="minorHAnsi"/>
          <w:lang w:val="en-CA"/>
        </w:rPr>
        <w:t xml:space="preserve">In recent years, there has been a surge in studies </w:t>
      </w:r>
      <w:del w:id="3" w:author="Alie Ashbury" w:date="2021-11-25T10:43:00Z">
        <w:r w:rsidDel="00A566AB">
          <w:rPr>
            <w:rFonts w:cstheme="minorHAnsi"/>
            <w:lang w:val="en-CA"/>
          </w:rPr>
          <w:delText xml:space="preserve">trying </w:delText>
        </w:r>
      </w:del>
      <w:ins w:id="4" w:author="Alie Ashbury" w:date="2021-11-25T10:43:00Z">
        <w:r w:rsidR="00A566AB">
          <w:rPr>
            <w:rFonts w:cstheme="minorHAnsi"/>
            <w:lang w:val="en-CA"/>
          </w:rPr>
          <w:t>aiming</w:t>
        </w:r>
        <w:r w:rsidR="00A566AB">
          <w:rPr>
            <w:rFonts w:cstheme="minorHAnsi"/>
            <w:lang w:val="en-CA"/>
          </w:rPr>
          <w:t xml:space="preserve"> </w:t>
        </w:r>
      </w:ins>
      <w:r>
        <w:rPr>
          <w:rFonts w:cstheme="minorHAnsi"/>
          <w:lang w:val="en-CA"/>
        </w:rPr>
        <w:t>to assess influence</w:t>
      </w:r>
      <w:r w:rsidR="008A2176">
        <w:rPr>
          <w:rFonts w:cstheme="minorHAnsi"/>
          <w:lang w:val="en-CA"/>
        </w:rPr>
        <w:t xml:space="preserve"> dynamics</w:t>
      </w:r>
      <w:r>
        <w:rPr>
          <w:rFonts w:cstheme="minorHAnsi"/>
          <w:lang w:val="en-CA"/>
        </w:rPr>
        <w:t xml:space="preserve"> in wild moving animal groups, thanks to a reduction in cost and </w:t>
      </w:r>
      <w:r w:rsidR="00B564A0">
        <w:rPr>
          <w:rFonts w:cstheme="minorHAnsi"/>
          <w:lang w:val="en-CA"/>
        </w:rPr>
        <w:t>size</w:t>
      </w:r>
      <w:r>
        <w:rPr>
          <w:rFonts w:cstheme="minorHAnsi"/>
          <w:lang w:val="en-CA"/>
        </w:rPr>
        <w:t xml:space="preserve"> of tracking technologies</w:t>
      </w:r>
      <w:r w:rsidR="00A942A9">
        <w:rPr>
          <w:rFonts w:cstheme="minorHAnsi"/>
          <w:lang w:val="en-CA"/>
        </w:rPr>
        <w:t xml:space="preserve"> allowing the simultaneous </w:t>
      </w:r>
      <w:r w:rsidR="0001479D">
        <w:rPr>
          <w:rFonts w:cstheme="minorHAnsi"/>
          <w:lang w:val="en-CA"/>
        </w:rPr>
        <w:t>recording</w:t>
      </w:r>
      <w:r w:rsidR="00A942A9">
        <w:rPr>
          <w:rFonts w:cstheme="minorHAnsi"/>
          <w:lang w:val="en-CA"/>
        </w:rPr>
        <w:t xml:space="preserve"> of multiple individuals</w:t>
      </w:r>
      <w:r w:rsidR="00C43780">
        <w:rPr>
          <w:rFonts w:cstheme="minorHAnsi"/>
          <w:lang w:val="en-CA"/>
        </w:rPr>
        <w:t xml:space="preserve"> </w:t>
      </w:r>
      <w:r w:rsidR="00C43780">
        <w:rPr>
          <w:rFonts w:cstheme="minorHAnsi"/>
          <w:lang w:val="en-CA"/>
        </w:rPr>
        <w:fldChar w:fldCharType="begin"/>
      </w:r>
      <w:r w:rsidR="00C43780">
        <w:rPr>
          <w:rFonts w:cstheme="minorHAnsi"/>
          <w:lang w:val="en-CA"/>
        </w:rPr>
        <w:instrText xml:space="preserve"> ADDIN ZOTERO_ITEM CSL_CITATION {"citationID":"WETd6z52","properties":{"formattedCitation":"(Hughey et al. 2018)","plainCitation":"(Hughey et al. 2018)","noteIndex":0},"citationItems":[{"id":27,"uris":["http://zotero.org/users/5080349/items/5MCP7LRS"],"uri":["http://zotero.org/users/5080349/items/5MCP7LRS"],"itemData":{"id":27,"type":"article-journal","abstract":"Mobile animal groups provide some of the most compelling examples of self-organization in the natural world. While field observations of songbird flocks wheeling in the sky or anchovy schools fleeing from predators have inspired considerable interest in the mechanics of collective motion, the challenge of simultaneously monitoring multiple animals in the field has historically limited our capacity to study collective behaviour of wild animal groups with precision. However, recent technological advancements now present exciting opportunities to overcome many of these limitations. Here we review existing methods used to collect data on the movements and interactions of multiple animals in a natural setting. We then survey emerging technologies that are poised to revolutionize the study of collective animal behaviour by extending the spatial and temporal scales of inquiry, increasing data volume and quality, and expediting the post-processing of raw data.\nThis article is part of the theme issue ‘Collective movement ecology’.","container-title":"Phil. Trans. R. Soc. B","DOI":"10.1098/rstb.2017.0005","ISSN":"0962-8436, 1471-2970","issue":"1746","journalAbbreviation":"Phil. Trans. R. Soc. B","language":"en","page":"20170005","source":"rstb.royalsocietypublishing.org","title":"Challenges and solutions for studying collective animal behaviour in the wild","volume":"373","author":[{"family":"Hughey","given":"Lacey F."},{"family":"Hein","given":"Andrew M."},{"family":"Strandburg-Peshkin","given":"Ariana"},{"family":"Jensen","given":"Frants H."}],"issued":{"date-parts":[["2018"]],"season":"mai"}}}],"schema":"https://github.com/citation-style-language/schema/raw/master/csl-citation.json"} </w:instrText>
      </w:r>
      <w:r w:rsidR="00C43780">
        <w:rPr>
          <w:rFonts w:cstheme="minorHAnsi"/>
          <w:lang w:val="en-CA"/>
        </w:rPr>
        <w:fldChar w:fldCharType="separate"/>
      </w:r>
      <w:r w:rsidR="00C43780" w:rsidRPr="00C43780">
        <w:rPr>
          <w:rFonts w:ascii="Calibri" w:hAnsi="Calibri" w:cs="Calibri"/>
          <w:lang w:val="en-US"/>
        </w:rPr>
        <w:t>(Hughey et al. 2018)</w:t>
      </w:r>
      <w:r w:rsidR="00C43780">
        <w:rPr>
          <w:rFonts w:cstheme="minorHAnsi"/>
          <w:lang w:val="en-CA"/>
        </w:rPr>
        <w:fldChar w:fldCharType="end"/>
      </w:r>
      <w:r w:rsidR="00B564A0">
        <w:rPr>
          <w:rFonts w:cstheme="minorHAnsi"/>
          <w:lang w:val="en-CA"/>
        </w:rPr>
        <w:t xml:space="preserve">. </w:t>
      </w:r>
      <w:del w:id="5" w:author="Alie Ashbury" w:date="2021-11-25T10:44:00Z">
        <w:r w:rsidR="00322480" w:rsidDel="00A566AB">
          <w:rPr>
            <w:rFonts w:cstheme="minorHAnsi"/>
            <w:lang w:val="en-CA"/>
          </w:rPr>
          <w:delText>Most c</w:delText>
        </w:r>
      </w:del>
      <w:ins w:id="6" w:author="Alie Ashbury" w:date="2021-11-25T10:44:00Z">
        <w:r w:rsidR="00A566AB">
          <w:rPr>
            <w:rFonts w:cstheme="minorHAnsi"/>
            <w:lang w:val="en-CA"/>
          </w:rPr>
          <w:t>C</w:t>
        </w:r>
      </w:ins>
      <w:r w:rsidR="00322480">
        <w:rPr>
          <w:rFonts w:cstheme="minorHAnsi"/>
          <w:lang w:val="en-CA"/>
        </w:rPr>
        <w:t xml:space="preserve">ommon methods </w:t>
      </w:r>
      <w:del w:id="7" w:author="Alie Ashbury" w:date="2021-11-25T10:44:00Z">
        <w:r w:rsidR="00322480" w:rsidDel="00A566AB">
          <w:rPr>
            <w:rFonts w:cstheme="minorHAnsi"/>
            <w:lang w:val="en-CA"/>
          </w:rPr>
          <w:delText xml:space="preserve">used </w:delText>
        </w:r>
      </w:del>
      <w:r w:rsidR="00322480">
        <w:rPr>
          <w:rFonts w:cstheme="minorHAnsi"/>
          <w:lang w:val="en-CA"/>
        </w:rPr>
        <w:t xml:space="preserve">include looking at who is in the front of the group (), who is being followed when initiating group </w:t>
      </w:r>
      <w:r w:rsidR="00322480">
        <w:rPr>
          <w:rFonts w:cstheme="minorHAnsi"/>
          <w:lang w:val="en-CA"/>
        </w:rPr>
        <w:lastRenderedPageBreak/>
        <w:t xml:space="preserve">movement </w:t>
      </w:r>
      <w:r w:rsidR="00322480">
        <w:rPr>
          <w:rFonts w:cstheme="minorHAnsi"/>
          <w:lang w:val="en-CA"/>
        </w:rPr>
        <w:fldChar w:fldCharType="begin"/>
      </w:r>
      <w:r w:rsidR="00322480">
        <w:rPr>
          <w:rFonts w:cstheme="minorHAnsi"/>
          <w:lang w:val="en-CA"/>
        </w:rPr>
        <w:instrText xml:space="preserve"> ADDIN ZOTERO_ITEM CSL_CITATION {"citationID":"AcIHhTS7","properties":{"formattedCitation":"(Strandburg-Peshkin et al. 2015)","plainCitation":"(Strandburg-Peshkin et al. 2015)","noteIndex":0},"citationItems":[{"id":680,"uris":["http://zotero.org/users/5080349/items/7GZHNV8J"],"uri":["http://zotero.org/users/5080349/items/7GZHNV8J"],"itemData":{"id":680,"type":"article-journal","abstract":"Conflicts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sidR="00322480">
        <w:rPr>
          <w:rFonts w:cstheme="minorHAnsi"/>
          <w:lang w:val="en-CA"/>
        </w:rPr>
        <w:fldChar w:fldCharType="separate"/>
      </w:r>
      <w:r w:rsidR="00322480" w:rsidRPr="00322480">
        <w:rPr>
          <w:rFonts w:ascii="Calibri" w:hAnsi="Calibri" w:cs="Calibri"/>
          <w:lang w:val="en-US"/>
        </w:rPr>
        <w:t>(Strandburg-Peshkin et al. 2015)</w:t>
      </w:r>
      <w:r w:rsidR="00322480">
        <w:rPr>
          <w:rFonts w:cstheme="minorHAnsi"/>
          <w:lang w:val="en-CA"/>
        </w:rPr>
        <w:fldChar w:fldCharType="end"/>
      </w:r>
      <w:r w:rsidR="00322480">
        <w:rPr>
          <w:rFonts w:cstheme="minorHAnsi"/>
          <w:lang w:val="en-CA"/>
        </w:rPr>
        <w:t xml:space="preserve"> and correlating direction of movement between individuals </w:t>
      </w:r>
      <w:r w:rsidR="00322480">
        <w:rPr>
          <w:rFonts w:cstheme="minorHAnsi"/>
          <w:lang w:val="en-CA"/>
        </w:rPr>
        <w:fldChar w:fldCharType="begin"/>
      </w:r>
      <w:r w:rsidR="00322480">
        <w:rPr>
          <w:rFonts w:cstheme="minorHAnsi"/>
          <w:lang w:val="en-CA"/>
        </w:rPr>
        <w:instrText xml:space="preserve"> ADDIN ZOTERO_ITEM CSL_CITATION {"citationID":"AC9rb6SG","properties":{"formattedCitation":"(Nagy et al. 2010)","plainCitation":"(Nagy et al. 2010)","noteIndex":0},"citationItems":[{"id":64,"uris":["http://zotero.org/users/5080349/items/XT3IWCI5"],"uri":["http://zotero.org/users/5080349/items/XT3IWCI5"],"itemData":{"id":64,"type":"article-journal","abstract":"Animals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schema":"https://github.com/citation-style-language/schema/raw/master/csl-citation.json"} </w:instrText>
      </w:r>
      <w:r w:rsidR="00322480">
        <w:rPr>
          <w:rFonts w:cstheme="minorHAnsi"/>
          <w:lang w:val="en-CA"/>
        </w:rPr>
        <w:fldChar w:fldCharType="separate"/>
      </w:r>
      <w:r w:rsidR="00322480" w:rsidRPr="00322480">
        <w:rPr>
          <w:rFonts w:ascii="Calibri" w:hAnsi="Calibri" w:cs="Calibri"/>
          <w:lang w:val="en-US"/>
        </w:rPr>
        <w:t>(Nagy et al. 2010)</w:t>
      </w:r>
      <w:r w:rsidR="00322480">
        <w:rPr>
          <w:rFonts w:cstheme="minorHAnsi"/>
          <w:lang w:val="en-CA"/>
        </w:rPr>
        <w:fldChar w:fldCharType="end"/>
      </w:r>
      <w:r w:rsidR="00342DFC">
        <w:rPr>
          <w:rFonts w:cstheme="minorHAnsi"/>
          <w:lang w:val="en-CA"/>
        </w:rPr>
        <w:t xml:space="preserve">. </w:t>
      </w:r>
      <w:r w:rsidR="00AB649D">
        <w:rPr>
          <w:rFonts w:cstheme="minorHAnsi"/>
          <w:lang w:val="en-CA"/>
        </w:rPr>
        <w:t>Many times, managing to collect data on several groups within the same species, or evaluating the relevance of the measured metric for inferring influence (for instance</w:t>
      </w:r>
      <w:ins w:id="8" w:author="Alie Ashbury" w:date="2021-11-24T09:55:00Z">
        <w:r w:rsidR="003B4938">
          <w:rPr>
            <w:rFonts w:cstheme="minorHAnsi"/>
            <w:lang w:val="en-CA"/>
          </w:rPr>
          <w:t>,</w:t>
        </w:r>
      </w:ins>
      <w:r w:rsidR="00AB649D">
        <w:rPr>
          <w:rFonts w:cstheme="minorHAnsi"/>
          <w:lang w:val="en-CA"/>
        </w:rPr>
        <w:t xml:space="preserve"> the assumption that individuals more in the front are leaders </w:t>
      </w:r>
      <w:del w:id="9" w:author="Alie Ashbury" w:date="2021-11-25T10:06:00Z">
        <w:r w:rsidR="00AB649D" w:rsidDel="00D41ABA">
          <w:rPr>
            <w:rFonts w:cstheme="minorHAnsi"/>
            <w:lang w:val="en-CA"/>
          </w:rPr>
          <w:delText>might not always be true</w:delText>
        </w:r>
      </w:del>
      <w:r w:rsidR="00AB649D">
        <w:rPr>
          <w:rFonts w:cstheme="minorHAnsi"/>
          <w:lang w:val="en-CA"/>
        </w:rPr>
        <w:t>) remains challenging.</w:t>
      </w:r>
      <w:r w:rsidR="004B0E4D">
        <w:rPr>
          <w:rFonts w:cstheme="minorHAnsi"/>
          <w:lang w:val="en-CA"/>
        </w:rPr>
        <w:t xml:space="preserve"> </w:t>
      </w:r>
      <w:r w:rsidR="00AB649D">
        <w:rPr>
          <w:rFonts w:cstheme="minorHAnsi"/>
          <w:lang w:val="en-CA"/>
        </w:rPr>
        <w:t>In addition, t</w:t>
      </w:r>
      <w:r w:rsidR="00342DFC">
        <w:rPr>
          <w:rFonts w:cstheme="minorHAnsi"/>
          <w:lang w:val="en-CA"/>
        </w:rPr>
        <w:t xml:space="preserve">he diversity of ways in which influence can be expressed means that methods are often highly system-specific, but recent theoretical frameworks have encouraged comparisons between studies by providing a common terminology </w:t>
      </w:r>
      <w:r w:rsidR="00342DFC">
        <w:rPr>
          <w:rFonts w:cstheme="minorHAnsi"/>
          <w:lang w:val="en-CA"/>
        </w:rPr>
        <w:fldChar w:fldCharType="begin"/>
      </w:r>
      <w:r w:rsidR="00342DFC">
        <w:rPr>
          <w:rFonts w:cstheme="minorHAnsi"/>
          <w:lang w:val="en-CA"/>
        </w:rPr>
        <w:instrText xml:space="preserve"> ADDIN ZOTERO_ITEM CSL_CITATION {"citationID":"0KmL9V8j","properties":{"formattedCitation":"(Garland et al. 2018; Strandburg-Peshkin et al. 2018)","plainCitation":"(Garland et al. 2018; Strandburg-Peshkin et al. 2018)","noteIndex":0},"citationItems":[{"id":569,"uris":["http://zotero.org/users/5080349/items/WR9798VV"],"uri":["http://zotero.org/users/5080349/items/WR9798VV"],"itemData":{"id":569,"type":"article-journal","abstract":"Understanding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sidR="00342DFC">
        <w:rPr>
          <w:rFonts w:cstheme="minorHAnsi"/>
          <w:lang w:val="en-CA"/>
        </w:rPr>
        <w:fldChar w:fldCharType="separate"/>
      </w:r>
      <w:r w:rsidR="00342DFC" w:rsidRPr="00342DFC">
        <w:rPr>
          <w:rFonts w:ascii="Calibri" w:hAnsi="Calibri" w:cs="Calibri"/>
          <w:lang w:val="en-US"/>
        </w:rPr>
        <w:t>(Garland et al. 2018; Strandburg-Peshkin et al. 2018)</w:t>
      </w:r>
      <w:r w:rsidR="00342DFC">
        <w:rPr>
          <w:rFonts w:cstheme="minorHAnsi"/>
          <w:lang w:val="en-CA"/>
        </w:rPr>
        <w:fldChar w:fldCharType="end"/>
      </w:r>
      <w:r w:rsidR="005828E6">
        <w:rPr>
          <w:rFonts w:cstheme="minorHAnsi"/>
          <w:lang w:val="en-CA"/>
        </w:rPr>
        <w:t xml:space="preserve">. </w:t>
      </w:r>
      <w:r w:rsidR="005828E6" w:rsidRPr="00D41ABA">
        <w:rPr>
          <w:rFonts w:cstheme="minorHAnsi"/>
          <w:highlight w:val="yellow"/>
          <w:lang w:val="en-CA"/>
          <w:rPrChange w:id="10" w:author="Alie Ashbury" w:date="2021-11-25T10:06:00Z">
            <w:rPr>
              <w:rFonts w:cstheme="minorHAnsi"/>
              <w:lang w:val="en-CA"/>
            </w:rPr>
          </w:rPrChange>
        </w:rPr>
        <w:t>The assessment of influence dynamics in as many social systems as possible is crucial if we want to understand both general mechanisms and diversity of collective decision-makin</w:t>
      </w:r>
      <w:commentRangeStart w:id="11"/>
      <w:r w:rsidR="005828E6" w:rsidRPr="00D41ABA">
        <w:rPr>
          <w:rFonts w:cstheme="minorHAnsi"/>
          <w:highlight w:val="yellow"/>
          <w:lang w:val="en-CA"/>
          <w:rPrChange w:id="12" w:author="Alie Ashbury" w:date="2021-11-25T10:06:00Z">
            <w:rPr>
              <w:rFonts w:cstheme="minorHAnsi"/>
              <w:lang w:val="en-CA"/>
            </w:rPr>
          </w:rPrChange>
        </w:rPr>
        <w:t>g</w:t>
      </w:r>
      <w:commentRangeEnd w:id="11"/>
      <w:r w:rsidR="00D41ABA">
        <w:rPr>
          <w:rStyle w:val="CommentReference"/>
          <w:lang w:val="en-CA" w:bidi="he-IL"/>
        </w:rPr>
        <w:commentReference w:id="11"/>
      </w:r>
      <w:r w:rsidR="005828E6" w:rsidRPr="00D41ABA">
        <w:rPr>
          <w:rFonts w:cstheme="minorHAnsi"/>
          <w:highlight w:val="yellow"/>
          <w:lang w:val="en-CA"/>
          <w:rPrChange w:id="13" w:author="Alie Ashbury" w:date="2021-11-25T10:06:00Z">
            <w:rPr>
              <w:rFonts w:cstheme="minorHAnsi"/>
              <w:lang w:val="en-CA"/>
            </w:rPr>
          </w:rPrChange>
        </w:rPr>
        <w:t>.</w:t>
      </w:r>
      <w:r w:rsidR="005828E6">
        <w:rPr>
          <w:rFonts w:cstheme="minorHAnsi"/>
          <w:lang w:val="en-CA"/>
        </w:rPr>
        <w:t xml:space="preserve"> </w:t>
      </w:r>
    </w:p>
    <w:p w14:paraId="321DEF1D" w14:textId="16D34546" w:rsidR="00772698" w:rsidRPr="004202FE" w:rsidDel="00D066CE" w:rsidRDefault="0036157B" w:rsidP="004202FE">
      <w:pPr>
        <w:spacing w:line="360" w:lineRule="auto"/>
        <w:jc w:val="both"/>
        <w:rPr>
          <w:del w:id="14" w:author="Alie Ashbury" w:date="2021-11-24T10:18:00Z"/>
          <w:rFonts w:cstheme="minorHAnsi"/>
          <w:lang w:val="en-CA"/>
        </w:rPr>
      </w:pPr>
      <w:commentRangeStart w:id="15"/>
      <w:del w:id="16" w:author="Alie Ashbury" w:date="2021-11-24T10:18:00Z">
        <w:r w:rsidRPr="004202FE" w:rsidDel="00D066CE">
          <w:rPr>
            <w:rFonts w:cstheme="minorHAnsi"/>
            <w:lang w:val="en-CA"/>
          </w:rPr>
          <w:delText xml:space="preserve">Here, we </w:delText>
        </w:r>
        <w:r w:rsidR="00924EC2" w:rsidDel="00D066CE">
          <w:rPr>
            <w:rFonts w:cstheme="minorHAnsi"/>
            <w:lang w:val="en-CA"/>
          </w:rPr>
          <w:delText>introduce</w:delText>
        </w:r>
        <w:r w:rsidR="00C43780" w:rsidDel="00D066CE">
          <w:rPr>
            <w:rFonts w:cstheme="minorHAnsi"/>
            <w:lang w:val="en-CA"/>
          </w:rPr>
          <w:delText xml:space="preserve"> a simple method</w:delText>
        </w:r>
        <w:r w:rsidR="00924EC2" w:rsidDel="00D066CE">
          <w:rPr>
            <w:rFonts w:cstheme="minorHAnsi"/>
            <w:lang w:val="en-CA"/>
          </w:rPr>
          <w:delText xml:space="preserve"> to infer individual influence in</w:delText>
        </w:r>
        <w:r w:rsidRPr="004202FE" w:rsidDel="00D066CE">
          <w:rPr>
            <w:rFonts w:cstheme="minorHAnsi"/>
            <w:lang w:val="en-CA"/>
          </w:rPr>
          <w:delText xml:space="preserve"> moving animal groups </w:delText>
        </w:r>
        <w:r w:rsidR="00924EC2" w:rsidDel="00D066CE">
          <w:rPr>
            <w:rFonts w:cstheme="minorHAnsi"/>
            <w:lang w:val="en-CA"/>
          </w:rPr>
          <w:delText xml:space="preserve">by </w:delText>
        </w:r>
        <w:r w:rsidRPr="004202FE" w:rsidDel="00D066CE">
          <w:rPr>
            <w:rFonts w:cstheme="minorHAnsi"/>
            <w:lang w:val="en-CA"/>
          </w:rPr>
          <w:delText xml:space="preserve">explicitly </w:delText>
        </w:r>
        <w:r w:rsidR="00924EC2" w:rsidDel="00D066CE">
          <w:rPr>
            <w:rFonts w:cstheme="minorHAnsi"/>
            <w:lang w:val="en-CA"/>
          </w:rPr>
          <w:delText xml:space="preserve">differentiating influence over </w:delText>
        </w:r>
        <w:r w:rsidRPr="004202FE" w:rsidDel="00D066CE">
          <w:rPr>
            <w:rFonts w:cstheme="minorHAnsi"/>
            <w:lang w:val="en-CA"/>
          </w:rPr>
          <w:delText xml:space="preserve">direction and </w:delText>
        </w:r>
        <w:r w:rsidR="00924EC2" w:rsidDel="00D066CE">
          <w:rPr>
            <w:rFonts w:cstheme="minorHAnsi"/>
            <w:lang w:val="en-CA"/>
          </w:rPr>
          <w:delText xml:space="preserve">over </w:delText>
        </w:r>
        <w:r w:rsidR="005828E6" w:rsidDel="00D066CE">
          <w:rPr>
            <w:rFonts w:cstheme="minorHAnsi"/>
            <w:lang w:val="en-CA"/>
          </w:rPr>
          <w:delText>speed</w:delText>
        </w:r>
        <w:r w:rsidRPr="004202FE" w:rsidDel="00D066CE">
          <w:rPr>
            <w:rFonts w:cstheme="minorHAnsi"/>
            <w:lang w:val="en-CA"/>
          </w:rPr>
          <w:delText xml:space="preserve"> of travel</w:delText>
        </w:r>
        <w:r w:rsidR="004B0E4D" w:rsidDel="00D066CE">
          <w:rPr>
            <w:rFonts w:cstheme="minorHAnsi"/>
            <w:lang w:val="en-CA"/>
          </w:rPr>
          <w:delText xml:space="preserve">, and contrast </w:delText>
        </w:r>
        <w:r w:rsidR="007D2323" w:rsidDel="00D066CE">
          <w:rPr>
            <w:rFonts w:cstheme="minorHAnsi"/>
            <w:lang w:val="en-CA"/>
          </w:rPr>
          <w:delText>it with the proportion of time spent in the front of the group.</w:delText>
        </w:r>
        <w:r w:rsidR="004B0E4D" w:rsidDel="00D066CE">
          <w:rPr>
            <w:rFonts w:cstheme="minorHAnsi"/>
            <w:lang w:val="en-CA"/>
          </w:rPr>
          <w:delText xml:space="preserve"> </w:delText>
        </w:r>
        <w:r w:rsidRPr="004202FE" w:rsidDel="00D066CE">
          <w:rPr>
            <w:rFonts w:cstheme="minorHAnsi"/>
            <w:lang w:val="en-CA"/>
          </w:rPr>
          <w:delText xml:space="preserve">We use a dataset </w:delText>
        </w:r>
      </w:del>
      <w:del w:id="17" w:author="Alie Ashbury" w:date="2021-11-24T10:09:00Z">
        <w:r w:rsidRPr="004202FE" w:rsidDel="00302837">
          <w:rPr>
            <w:rFonts w:cstheme="minorHAnsi"/>
            <w:lang w:val="en-CA"/>
          </w:rPr>
          <w:delText xml:space="preserve">made up </w:delText>
        </w:r>
      </w:del>
      <w:del w:id="18" w:author="Alie Ashbury" w:date="2021-11-24T10:18:00Z">
        <w:r w:rsidRPr="004202FE" w:rsidDel="00D066CE">
          <w:rPr>
            <w:rFonts w:cstheme="minorHAnsi"/>
            <w:lang w:val="en-CA"/>
          </w:rPr>
          <w:delText xml:space="preserve">of very-high resolution </w:delText>
        </w:r>
        <w:r w:rsidR="00C53BB3" w:rsidDel="00D066CE">
          <w:rPr>
            <w:rFonts w:cstheme="minorHAnsi"/>
            <w:lang w:val="en-CA"/>
          </w:rPr>
          <w:delText>GPS</w:delText>
        </w:r>
        <w:r w:rsidRPr="004202FE" w:rsidDel="00D066CE">
          <w:rPr>
            <w:rFonts w:cstheme="minorHAnsi"/>
            <w:lang w:val="en-CA"/>
          </w:rPr>
          <w:delText xml:space="preserve"> tracks of wild habituated meerkats in 5 different groups of varying sizes.</w:delText>
        </w:r>
      </w:del>
      <w:commentRangeEnd w:id="15"/>
      <w:r w:rsidR="00D066CE">
        <w:rPr>
          <w:rStyle w:val="CommentReference"/>
          <w:lang w:val="en-CA" w:bidi="he-IL"/>
        </w:rPr>
        <w:commentReference w:id="15"/>
      </w:r>
    </w:p>
    <w:p w14:paraId="10421561" w14:textId="5062835B" w:rsidR="00EA0487" w:rsidRPr="004202FE" w:rsidRDefault="00BD2757" w:rsidP="004202FE">
      <w:pPr>
        <w:spacing w:line="360" w:lineRule="auto"/>
        <w:jc w:val="both"/>
        <w:rPr>
          <w:rFonts w:cstheme="minorHAnsi"/>
          <w:lang w:val="en-CA"/>
        </w:rPr>
      </w:pPr>
      <w:commentRangeStart w:id="19"/>
      <w:r>
        <w:rPr>
          <w:rFonts w:cstheme="minorHAnsi"/>
          <w:lang w:val="en-CA"/>
        </w:rPr>
        <w:t>Meerkats</w:t>
      </w:r>
      <w:commentRangeEnd w:id="19"/>
      <w:r w:rsidR="00D066CE">
        <w:rPr>
          <w:rStyle w:val="CommentReference"/>
          <w:lang w:val="en-CA" w:bidi="he-IL"/>
        </w:rPr>
        <w:commentReference w:id="19"/>
      </w:r>
      <w:r>
        <w:rPr>
          <w:rFonts w:cstheme="minorHAnsi"/>
          <w:lang w:val="en-CA"/>
        </w:rPr>
        <w:t xml:space="preserve"> </w:t>
      </w:r>
      <w:r w:rsidR="00772698" w:rsidRPr="00772698">
        <w:rPr>
          <w:rFonts w:cstheme="minorHAnsi"/>
          <w:i/>
          <w:lang w:val="en-CA"/>
        </w:rPr>
        <w:t xml:space="preserve">Suricata </w:t>
      </w:r>
      <w:proofErr w:type="spellStart"/>
      <w:r w:rsidR="00772698" w:rsidRPr="00772698">
        <w:rPr>
          <w:rFonts w:cstheme="minorHAnsi"/>
          <w:i/>
          <w:lang w:val="en-CA"/>
        </w:rPr>
        <w:t>suricatta</w:t>
      </w:r>
      <w:proofErr w:type="spellEnd"/>
      <w:r w:rsidR="00772698">
        <w:rPr>
          <w:rFonts w:cstheme="minorHAnsi"/>
          <w:lang w:val="en-CA"/>
        </w:rPr>
        <w:t xml:space="preserve"> </w:t>
      </w:r>
      <w:r>
        <w:rPr>
          <w:rFonts w:cstheme="minorHAnsi"/>
          <w:lang w:val="en-CA"/>
        </w:rPr>
        <w:t xml:space="preserve">are </w:t>
      </w:r>
      <w:r w:rsidR="00E477CA">
        <w:rPr>
          <w:rFonts w:cstheme="minorHAnsi"/>
          <w:lang w:val="en-CA"/>
        </w:rPr>
        <w:t xml:space="preserve">social mongooses </w:t>
      </w:r>
      <w:r w:rsidR="00E477CA" w:rsidRPr="004202FE">
        <w:rPr>
          <w:rFonts w:cstheme="minorHAnsi"/>
          <w:lang w:val="en-CA"/>
        </w:rPr>
        <w:t>l</w:t>
      </w:r>
      <w:r w:rsidR="00B52EA1">
        <w:rPr>
          <w:rFonts w:cstheme="minorHAnsi"/>
          <w:lang w:val="en-CA"/>
        </w:rPr>
        <w:t>ivi</w:t>
      </w:r>
      <w:r w:rsidR="00E477CA" w:rsidRPr="004202FE">
        <w:rPr>
          <w:rFonts w:cstheme="minorHAnsi"/>
          <w:lang w:val="en-CA"/>
        </w:rPr>
        <w:t>ng in the arid parts of southern Africa</w:t>
      </w:r>
      <w:r w:rsidR="00EB19ED">
        <w:rPr>
          <w:rFonts w:cstheme="minorHAnsi"/>
          <w:lang w:val="en-CA"/>
        </w:rPr>
        <w:t>.</w:t>
      </w:r>
      <w:r w:rsidR="00B52EA1">
        <w:rPr>
          <w:rFonts w:cstheme="minorHAnsi"/>
          <w:lang w:val="en-CA"/>
        </w:rPr>
        <w:t xml:space="preserve"> </w:t>
      </w:r>
      <w:r w:rsidR="00772698">
        <w:rPr>
          <w:rFonts w:cstheme="minorHAnsi"/>
          <w:lang w:val="en-CA"/>
        </w:rPr>
        <w:t>Meerkat g</w:t>
      </w:r>
      <w:r w:rsidR="00B52EA1">
        <w:rPr>
          <w:rFonts w:cstheme="minorHAnsi"/>
          <w:lang w:val="en-CA"/>
        </w:rPr>
        <w:t>roups</w:t>
      </w:r>
      <w:r w:rsidR="00EB19ED">
        <w:rPr>
          <w:rFonts w:cstheme="minorHAnsi"/>
          <w:lang w:val="en-CA"/>
        </w:rPr>
        <w:t>, composed of up to 50 individuals,</w:t>
      </w:r>
      <w:r w:rsidR="00B52EA1">
        <w:rPr>
          <w:rFonts w:cstheme="minorHAnsi"/>
          <w:lang w:val="en-CA"/>
        </w:rPr>
        <w:t xml:space="preserve"> are highly cohesive with members sleeping inside communal burrows during the night and </w:t>
      </w:r>
      <w:r w:rsidR="00B20200">
        <w:rPr>
          <w:rFonts w:cstheme="minorHAnsi"/>
          <w:lang w:val="en-CA"/>
        </w:rPr>
        <w:t xml:space="preserve">continually </w:t>
      </w:r>
      <w:r w:rsidR="00B52EA1">
        <w:rPr>
          <w:rFonts w:cstheme="minorHAnsi"/>
          <w:lang w:val="en-CA"/>
        </w:rPr>
        <w:t>moving as a cohesive unit throughout their 2-</w:t>
      </w:r>
      <w:r w:rsidR="00B20200">
        <w:rPr>
          <w:rFonts w:cstheme="minorHAnsi"/>
          <w:lang w:val="en-CA"/>
        </w:rPr>
        <w:t>5</w:t>
      </w:r>
      <w:r w:rsidR="00B52EA1">
        <w:rPr>
          <w:rFonts w:cstheme="minorHAnsi"/>
          <w:lang w:val="en-CA"/>
        </w:rPr>
        <w:t xml:space="preserve"> km2 territory </w:t>
      </w:r>
      <w:r w:rsidR="00B20200">
        <w:rPr>
          <w:rFonts w:cstheme="minorHAnsi"/>
          <w:lang w:val="en-CA"/>
        </w:rPr>
        <w:fldChar w:fldCharType="begin"/>
      </w:r>
      <w:r w:rsidR="00B20200">
        <w:rPr>
          <w:rFonts w:cstheme="minorHAnsi"/>
          <w:lang w:val="en-CA"/>
        </w:rPr>
        <w:instrText xml:space="preserve"> ADDIN ZOTERO_ITEM CSL_CITATION {"citationID":"8N4XCDWD","properties":{"formattedCitation":"(Kranstauber et al.)","plainCitation":"(Kranstauber et al.)","noteIndex":0},"citationItems":[{"id":722,"uris":["http://zotero.org/users/5080349/items/N8J6VGGC"],"uri":["http://zotero.org/users/5080349/items/N8J6VGGC"],"itemData":{"id":722,"type":"article-journal","abstract":"Territoriality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B."}],"accessed":{"date-parts":[["2019",12,19]]}}}],"schema":"https://github.com/citation-style-language/schema/raw/master/csl-citation.json"} </w:instrText>
      </w:r>
      <w:r w:rsidR="00B20200">
        <w:rPr>
          <w:rFonts w:cstheme="minorHAnsi"/>
          <w:lang w:val="en-CA"/>
        </w:rPr>
        <w:fldChar w:fldCharType="separate"/>
      </w:r>
      <w:r w:rsidR="00B20200" w:rsidRPr="00B20200">
        <w:rPr>
          <w:rFonts w:ascii="Calibri" w:hAnsi="Calibri" w:cs="Calibri"/>
          <w:lang w:val="en-US"/>
        </w:rPr>
        <w:t>(Kranstauber et al.)</w:t>
      </w:r>
      <w:r w:rsidR="00B20200">
        <w:rPr>
          <w:rFonts w:cstheme="minorHAnsi"/>
          <w:lang w:val="en-CA"/>
        </w:rPr>
        <w:fldChar w:fldCharType="end"/>
      </w:r>
      <w:r w:rsidR="00B20200">
        <w:rPr>
          <w:rFonts w:cstheme="minorHAnsi"/>
          <w:lang w:val="en-CA"/>
        </w:rPr>
        <w:t xml:space="preserve"> </w:t>
      </w:r>
      <w:r w:rsidR="00B52EA1">
        <w:rPr>
          <w:rFonts w:cstheme="minorHAnsi"/>
          <w:lang w:val="en-CA"/>
        </w:rPr>
        <w:t xml:space="preserve">in search of food during the day. Group splits may happen </w:t>
      </w:r>
      <w:r w:rsidR="00D179EB">
        <w:rPr>
          <w:rFonts w:cstheme="minorHAnsi"/>
          <w:lang w:val="en-CA"/>
        </w:rPr>
        <w:t xml:space="preserve">very rarely </w:t>
      </w:r>
      <w:r w:rsidR="00D179EB">
        <w:rPr>
          <w:rFonts w:cstheme="minorHAnsi"/>
          <w:lang w:val="en-CA"/>
        </w:rPr>
        <w:fldChar w:fldCharType="begin"/>
      </w:r>
      <w:r w:rsidR="00D179EB">
        <w:rPr>
          <w:rFonts w:cstheme="minorHAnsi"/>
          <w:lang w:val="en-CA"/>
        </w:rPr>
        <w:instrText xml:space="preserve"> ADDIN ZOTERO_ITEM CSL_CITATION {"citationID":"aph5nwiR","properties":{"formattedCitation":"(Strandburg-Peshkin et al. 2020)","plainCitation":"(Strandburg-Peshkin et al. 2020)","noteIndex":0},"citationItems":[{"id":2628,"uris":["http://zotero.org/users/5080349/items/RHIF74MR"],"uri":["http://zotero.org/users/5080349/items/RHIF74MR"],"itemData":{"id":2628,"type":"article-journal","abstract":"Choosing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D179EB">
        <w:rPr>
          <w:rFonts w:cstheme="minorHAnsi"/>
          <w:lang w:val="en-CA"/>
        </w:rPr>
        <w:fldChar w:fldCharType="separate"/>
      </w:r>
      <w:r w:rsidR="00D179EB" w:rsidRPr="00D179EB">
        <w:rPr>
          <w:rFonts w:ascii="Calibri" w:hAnsi="Calibri" w:cs="Calibri"/>
          <w:lang w:val="en-US"/>
        </w:rPr>
        <w:t>(Strandburg-Peshkin et al. 2020)</w:t>
      </w:r>
      <w:r w:rsidR="00D179EB">
        <w:rPr>
          <w:rFonts w:cstheme="minorHAnsi"/>
          <w:lang w:val="en-CA"/>
        </w:rPr>
        <w:fldChar w:fldCharType="end"/>
      </w:r>
      <w:r w:rsidR="00B52EA1">
        <w:rPr>
          <w:rFonts w:cstheme="minorHAnsi"/>
          <w:lang w:val="en-CA"/>
        </w:rPr>
        <w:t xml:space="preserve"> and never last more than a couple of </w:t>
      </w:r>
      <w:r w:rsidR="00EB19ED">
        <w:rPr>
          <w:rFonts w:cstheme="minorHAnsi"/>
          <w:lang w:val="en-CA"/>
        </w:rPr>
        <w:t>hours</w:t>
      </w:r>
      <w:r w:rsidR="00B52EA1">
        <w:rPr>
          <w:rFonts w:cstheme="minorHAnsi"/>
          <w:lang w:val="en-CA"/>
        </w:rPr>
        <w:t xml:space="preserve"> (REF?).</w:t>
      </w:r>
      <w:r w:rsidR="00EB19ED">
        <w:rPr>
          <w:rFonts w:cstheme="minorHAnsi"/>
          <w:lang w:val="en-CA"/>
        </w:rPr>
        <w:t xml:space="preserve"> Meerkats</w:t>
      </w:r>
      <w:r w:rsidR="00662DE6">
        <w:rPr>
          <w:rFonts w:cstheme="minorHAnsi"/>
          <w:lang w:val="en-CA"/>
        </w:rPr>
        <w:t xml:space="preserve"> are opportunistic generalists, their</w:t>
      </w:r>
      <w:r w:rsidR="00EB19ED">
        <w:rPr>
          <w:rFonts w:cstheme="minorHAnsi"/>
          <w:lang w:val="en-CA"/>
        </w:rPr>
        <w:t xml:space="preserve"> diet </w:t>
      </w:r>
      <w:r w:rsidR="00662DE6">
        <w:rPr>
          <w:rFonts w:cstheme="minorHAnsi"/>
          <w:lang w:val="en-CA"/>
        </w:rPr>
        <w:t>being</w:t>
      </w:r>
      <w:r w:rsidR="00EB19ED">
        <w:rPr>
          <w:rFonts w:cstheme="minorHAnsi"/>
          <w:lang w:val="en-CA"/>
        </w:rPr>
        <w:t xml:space="preserve"> mainly composed of small invertebrates that they dig out of the ground</w:t>
      </w:r>
      <w:r w:rsidR="00662DE6">
        <w:rPr>
          <w:rFonts w:cstheme="minorHAnsi"/>
          <w:lang w:val="en-CA"/>
        </w:rPr>
        <w:t xml:space="preserve"> </w:t>
      </w:r>
      <w:r w:rsidR="00662DE6">
        <w:rPr>
          <w:rFonts w:cstheme="minorHAnsi"/>
          <w:lang w:val="en-CA"/>
        </w:rPr>
        <w:fldChar w:fldCharType="begin"/>
      </w:r>
      <w:r w:rsidR="00662DE6">
        <w:rPr>
          <w:rFonts w:cstheme="minorHAnsi"/>
          <w:lang w:val="en-CA"/>
        </w:rPr>
        <w:instrText xml:space="preserve"> ADDIN ZOTERO_ITEM CSL_CITATION {"citationID":"KxyRi0UW","properties":{"formattedCitation":"(Doolan and Macdonald 1996)","plainCitation":"(Doolan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00662DE6">
        <w:rPr>
          <w:rFonts w:cstheme="minorHAnsi"/>
          <w:lang w:val="en-CA"/>
        </w:rPr>
        <w:fldChar w:fldCharType="separate"/>
      </w:r>
      <w:r w:rsidR="00662DE6" w:rsidRPr="00662DE6">
        <w:rPr>
          <w:rFonts w:ascii="Calibri" w:hAnsi="Calibri" w:cs="Calibri"/>
          <w:lang w:val="en-US"/>
        </w:rPr>
        <w:t>(Doolan and Macdonald 1996)</w:t>
      </w:r>
      <w:r w:rsidR="00662DE6">
        <w:rPr>
          <w:rFonts w:cstheme="minorHAnsi"/>
          <w:lang w:val="en-CA"/>
        </w:rPr>
        <w:fldChar w:fldCharType="end"/>
      </w:r>
      <w:r w:rsidR="00EB19ED">
        <w:rPr>
          <w:rFonts w:cstheme="minorHAnsi"/>
          <w:lang w:val="en-CA"/>
        </w:rPr>
        <w:t xml:space="preserve">, therefore food resource is not clumped like for </w:t>
      </w:r>
      <w:r w:rsidR="00D733E9">
        <w:rPr>
          <w:rFonts w:cstheme="minorHAnsi"/>
          <w:lang w:val="en-CA"/>
        </w:rPr>
        <w:t xml:space="preserve">several </w:t>
      </w:r>
      <w:r w:rsidR="00EB19ED">
        <w:rPr>
          <w:rFonts w:cstheme="minorHAnsi"/>
          <w:lang w:val="en-CA"/>
        </w:rPr>
        <w:t>other social species (Ref capuchins</w:t>
      </w:r>
      <w:r w:rsidR="002C026B">
        <w:rPr>
          <w:rFonts w:cstheme="minorHAnsi"/>
          <w:lang w:val="en-CA"/>
        </w:rPr>
        <w:t>, dolphins,…?</w:t>
      </w:r>
      <w:r w:rsidR="00EB19ED">
        <w:rPr>
          <w:rFonts w:cstheme="minorHAnsi"/>
          <w:lang w:val="en-CA"/>
        </w:rPr>
        <w:t xml:space="preserve">) but rather distributed across the desert landscape. </w:t>
      </w:r>
      <w:r w:rsidR="002C026B">
        <w:rPr>
          <w:rFonts w:cstheme="minorHAnsi"/>
          <w:lang w:val="en-CA"/>
        </w:rPr>
        <w:t xml:space="preserve">This particularity is reflected in the </w:t>
      </w:r>
      <w:r w:rsidR="00FB5844">
        <w:rPr>
          <w:rFonts w:cstheme="minorHAnsi"/>
          <w:lang w:val="en-CA"/>
        </w:rPr>
        <w:t xml:space="preserve">groups’ </w:t>
      </w:r>
      <w:r w:rsidR="002C026B">
        <w:rPr>
          <w:rFonts w:cstheme="minorHAnsi"/>
          <w:lang w:val="en-CA"/>
        </w:rPr>
        <w:t xml:space="preserve">movement dynamics: </w:t>
      </w:r>
      <w:r w:rsidR="00662DE6">
        <w:rPr>
          <w:rFonts w:cstheme="minorHAnsi"/>
          <w:lang w:val="en-CA"/>
        </w:rPr>
        <w:t>rather than</w:t>
      </w:r>
      <w:r w:rsidR="00362555">
        <w:rPr>
          <w:rFonts w:cstheme="minorHAnsi"/>
          <w:lang w:val="en-CA"/>
        </w:rPr>
        <w:t xml:space="preserve"> </w:t>
      </w:r>
      <w:r w:rsidR="00FB5844">
        <w:rPr>
          <w:rFonts w:cstheme="minorHAnsi"/>
          <w:lang w:val="en-CA"/>
        </w:rPr>
        <w:t>alternating clearly distinct foraging and moving phases</w:t>
      </w:r>
      <w:r w:rsidR="00362555">
        <w:rPr>
          <w:rFonts w:cstheme="minorHAnsi"/>
          <w:lang w:val="en-CA"/>
        </w:rPr>
        <w:t>,</w:t>
      </w:r>
      <w:r w:rsidR="00662DE6">
        <w:rPr>
          <w:rFonts w:cstheme="minorHAnsi"/>
          <w:lang w:val="en-CA"/>
        </w:rPr>
        <w:t xml:space="preserve"> </w:t>
      </w:r>
      <w:r w:rsidR="002C026B">
        <w:rPr>
          <w:rFonts w:cstheme="minorHAnsi"/>
          <w:lang w:val="en-CA"/>
        </w:rPr>
        <w:t>most of tim</w:t>
      </w:r>
      <w:r w:rsidR="00362555">
        <w:rPr>
          <w:rFonts w:cstheme="minorHAnsi"/>
          <w:lang w:val="en-CA"/>
        </w:rPr>
        <w:t xml:space="preserve">e the group as a whole is </w:t>
      </w:r>
      <w:r w:rsidR="00FB5844">
        <w:rPr>
          <w:rFonts w:cstheme="minorHAnsi"/>
          <w:lang w:val="en-CA"/>
        </w:rPr>
        <w:t>slowly travelling across the environment</w:t>
      </w:r>
      <w:r w:rsidR="00362555">
        <w:rPr>
          <w:rFonts w:cstheme="minorHAnsi"/>
          <w:lang w:val="en-CA"/>
        </w:rPr>
        <w:t xml:space="preserve"> in a cohesive manner</w:t>
      </w:r>
      <w:r w:rsidR="002C026B">
        <w:rPr>
          <w:rFonts w:cstheme="minorHAnsi"/>
          <w:lang w:val="en-CA"/>
        </w:rPr>
        <w:t xml:space="preserve">, </w:t>
      </w:r>
      <w:r w:rsidR="00FB5844">
        <w:rPr>
          <w:rFonts w:cstheme="minorHAnsi"/>
          <w:lang w:val="en-CA"/>
        </w:rPr>
        <w:t>despite</w:t>
      </w:r>
      <w:r w:rsidR="00362555">
        <w:rPr>
          <w:rFonts w:cstheme="minorHAnsi"/>
          <w:lang w:val="en-CA"/>
        </w:rPr>
        <w:t xml:space="preserve"> </w:t>
      </w:r>
      <w:r w:rsidR="002C026B">
        <w:rPr>
          <w:rFonts w:cstheme="minorHAnsi"/>
          <w:lang w:val="en-CA"/>
        </w:rPr>
        <w:t>all individuals forag</w:t>
      </w:r>
      <w:r w:rsidR="00FB5844">
        <w:rPr>
          <w:rFonts w:cstheme="minorHAnsi"/>
          <w:lang w:val="en-CA"/>
        </w:rPr>
        <w:t>ing</w:t>
      </w:r>
      <w:r w:rsidR="002C026B">
        <w:rPr>
          <w:rFonts w:cstheme="minorHAnsi"/>
          <w:lang w:val="en-CA"/>
        </w:rPr>
        <w:t xml:space="preserve"> independently a few meters apart</w:t>
      </w:r>
      <w:r w:rsidR="00362555">
        <w:rPr>
          <w:rFonts w:cstheme="minorHAnsi"/>
          <w:lang w:val="en-CA"/>
        </w:rPr>
        <w:t xml:space="preserve"> </w:t>
      </w:r>
      <w:proofErr w:type="spellStart"/>
      <w:r w:rsidR="00362555">
        <w:rPr>
          <w:rFonts w:cstheme="minorHAnsi"/>
          <w:lang w:val="en-CA"/>
        </w:rPr>
        <w:t>form</w:t>
      </w:r>
      <w:proofErr w:type="spellEnd"/>
      <w:r w:rsidR="00362555">
        <w:rPr>
          <w:rFonts w:cstheme="minorHAnsi"/>
          <w:lang w:val="en-CA"/>
        </w:rPr>
        <w:t xml:space="preserve"> each other</w:t>
      </w:r>
      <w:r w:rsidR="00150BB9">
        <w:rPr>
          <w:rFonts w:cstheme="minorHAnsi"/>
          <w:lang w:val="en-CA"/>
        </w:rPr>
        <w:t xml:space="preserve">. </w:t>
      </w:r>
      <w:r w:rsidR="00FB5844">
        <w:rPr>
          <w:rFonts w:cstheme="minorHAnsi"/>
          <w:lang w:val="en-CA"/>
        </w:rPr>
        <w:t xml:space="preserve"> </w:t>
      </w:r>
      <w:r w:rsidR="008A134C">
        <w:rPr>
          <w:rFonts w:cstheme="minorHAnsi"/>
          <w:lang w:val="en-CA"/>
        </w:rPr>
        <w:t>Discrete initiation of group movement do also happen, mainly through the use of specific calls</w:t>
      </w:r>
      <w:r w:rsidR="00EF3D3D">
        <w:rPr>
          <w:rFonts w:cstheme="minorHAnsi"/>
          <w:lang w:val="en-CA"/>
        </w:rPr>
        <w:t xml:space="preserve"> </w:t>
      </w:r>
      <w:r w:rsidR="008A134C">
        <w:rPr>
          <w:rFonts w:cstheme="minorHAnsi"/>
          <w:lang w:val="en-CA"/>
        </w:rPr>
        <w:fldChar w:fldCharType="begin"/>
      </w:r>
      <w:r w:rsidR="008A134C">
        <w:rPr>
          <w:rFonts w:cstheme="minorHAnsi"/>
          <w:lang w:val="en-CA"/>
        </w:rPr>
        <w:instrText xml:space="preserve"> ADDIN ZOTERO_ITEM CSL_CITATION {"citationID":"DP637mUQ","properties":{"formattedCitation":"(Bousquet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w:instrText>
      </w:r>
      <w:r w:rsidR="008A134C" w:rsidRPr="008A134C">
        <w:rPr>
          <w:rFonts w:cstheme="minorHAnsi"/>
          <w:lang w:val="en-US"/>
        </w:rPr>
        <w:instrText>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w:instrText>
      </w:r>
      <w:r w:rsidR="008A134C" w:rsidRPr="00EF3D3D">
        <w:rPr>
          <w:rFonts w:cstheme="minorHAnsi"/>
          <w:lang w:val="en-US"/>
        </w:rPr>
        <w:instrText>l</w:instrText>
      </w:r>
      <w:r w:rsidR="008A134C" w:rsidRPr="00DA7262">
        <w:rPr>
          <w:rFonts w:cstheme="minorHAnsi"/>
          <w:lang w:val="en-CA"/>
        </w:rPr>
        <w:instrText xml:space="preserve">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8A134C">
        <w:rPr>
          <w:rFonts w:cstheme="minorHAnsi"/>
          <w:lang w:val="en-CA"/>
        </w:rPr>
        <w:fldChar w:fldCharType="separate"/>
      </w:r>
      <w:r w:rsidR="008A134C" w:rsidRPr="00DA7262">
        <w:rPr>
          <w:rFonts w:ascii="Calibri" w:hAnsi="Calibri" w:cs="Calibri"/>
          <w:lang w:val="en-CA"/>
        </w:rPr>
        <w:t>(Bousquet et al. 2011)</w:t>
      </w:r>
      <w:r w:rsidR="008A134C">
        <w:rPr>
          <w:rFonts w:cstheme="minorHAnsi"/>
          <w:lang w:val="en-CA"/>
        </w:rPr>
        <w:fldChar w:fldCharType="end"/>
      </w:r>
      <w:r w:rsidR="008A134C" w:rsidRPr="00DA7262">
        <w:rPr>
          <w:rFonts w:cstheme="minorHAnsi"/>
          <w:lang w:val="en-CA"/>
        </w:rPr>
        <w:t xml:space="preserve">. </w:t>
      </w:r>
      <w:r w:rsidR="008A134C" w:rsidRPr="008A134C">
        <w:rPr>
          <w:rFonts w:cstheme="minorHAnsi"/>
          <w:lang w:val="en-US"/>
        </w:rPr>
        <w:t>Meer</w:t>
      </w:r>
      <w:r w:rsidR="008A134C">
        <w:rPr>
          <w:rFonts w:cstheme="minorHAnsi"/>
          <w:lang w:val="en-US"/>
        </w:rPr>
        <w:t>kats indeed have a highly</w:t>
      </w:r>
      <w:r w:rsidR="00BC603B" w:rsidRPr="008A134C">
        <w:rPr>
          <w:rFonts w:cstheme="minorHAnsi"/>
          <w:lang w:val="en-US"/>
        </w:rPr>
        <w:t xml:space="preserve"> developed vocal repertoire </w:t>
      </w:r>
      <w:r w:rsidR="00BC603B">
        <w:rPr>
          <w:rFonts w:cstheme="minorHAnsi"/>
          <w:lang w:val="en-CA"/>
        </w:rPr>
        <w:fldChar w:fldCharType="begin"/>
      </w:r>
      <w:r w:rsidR="00BC603B" w:rsidRPr="008A134C">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00BC603B">
        <w:rPr>
          <w:rFonts w:cstheme="minorHAnsi"/>
          <w:lang w:val="en-CA"/>
        </w:rPr>
        <w:fldChar w:fldCharType="separate"/>
      </w:r>
      <w:r w:rsidR="00BC603B" w:rsidRPr="008A134C">
        <w:rPr>
          <w:rFonts w:ascii="Calibri" w:hAnsi="Calibri" w:cs="Calibri"/>
          <w:lang w:val="en-US"/>
        </w:rPr>
        <w:t>(Manser et al. 2014)</w:t>
      </w:r>
      <w:r w:rsidR="00BC603B">
        <w:rPr>
          <w:rFonts w:cstheme="minorHAnsi"/>
          <w:lang w:val="en-CA"/>
        </w:rPr>
        <w:fldChar w:fldCharType="end"/>
      </w:r>
      <w:r w:rsidR="00BC603B" w:rsidRPr="008A134C">
        <w:rPr>
          <w:rFonts w:cstheme="minorHAnsi"/>
          <w:lang w:val="en-US"/>
        </w:rPr>
        <w:t xml:space="preserve"> </w:t>
      </w:r>
      <w:r w:rsidR="008A134C">
        <w:rPr>
          <w:rFonts w:cstheme="minorHAnsi"/>
          <w:lang w:val="en-US"/>
        </w:rPr>
        <w:t xml:space="preserve">and calls </w:t>
      </w:r>
      <w:r w:rsidR="00BC603B" w:rsidRPr="008A134C">
        <w:rPr>
          <w:rFonts w:cstheme="minorHAnsi"/>
          <w:lang w:val="en-US"/>
        </w:rPr>
        <w:t>ha</w:t>
      </w:r>
      <w:r w:rsidR="008A134C">
        <w:rPr>
          <w:rFonts w:cstheme="minorHAnsi"/>
          <w:lang w:val="en-US"/>
        </w:rPr>
        <w:t>ve</w:t>
      </w:r>
      <w:r w:rsidR="00BC603B" w:rsidRPr="008A134C">
        <w:rPr>
          <w:rFonts w:cstheme="minorHAnsi"/>
          <w:lang w:val="en-US"/>
        </w:rPr>
        <w:t xml:space="preserve"> been shown to play an important role in maintaining cohesion </w:t>
      </w:r>
      <w:r w:rsidR="00BC603B">
        <w:rPr>
          <w:rFonts w:cstheme="minorHAnsi"/>
          <w:lang w:val="en-CA"/>
        </w:rPr>
        <w:fldChar w:fldCharType="begin"/>
      </w:r>
      <w:r w:rsidR="00BC603B" w:rsidRPr="008A134C">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00BC603B">
        <w:rPr>
          <w:rFonts w:cstheme="minorHAnsi"/>
          <w:lang w:val="en-CA"/>
        </w:rPr>
        <w:fldChar w:fldCharType="separate"/>
      </w:r>
      <w:r w:rsidR="00BC603B" w:rsidRPr="008A134C">
        <w:rPr>
          <w:rFonts w:ascii="Calibri" w:hAnsi="Calibri" w:cs="Calibri"/>
          <w:lang w:val="en-US"/>
        </w:rPr>
        <w:t>(Gall and Manser 2017)</w:t>
      </w:r>
      <w:r w:rsidR="00BC603B">
        <w:rPr>
          <w:rFonts w:cstheme="minorHAnsi"/>
          <w:lang w:val="en-CA"/>
        </w:rPr>
        <w:fldChar w:fldCharType="end"/>
      </w:r>
      <w:r w:rsidR="00BC603B" w:rsidRPr="008A134C">
        <w:rPr>
          <w:rFonts w:cstheme="minorHAnsi"/>
          <w:lang w:val="en-US"/>
        </w:rPr>
        <w:t xml:space="preserve"> </w:t>
      </w:r>
      <w:r w:rsidR="00EF3D3D">
        <w:rPr>
          <w:rFonts w:cstheme="minorHAnsi"/>
          <w:lang w:val="en-US"/>
        </w:rPr>
        <w:t>or</w:t>
      </w:r>
      <w:r w:rsidR="00BC603B" w:rsidRPr="008A134C">
        <w:rPr>
          <w:rFonts w:cstheme="minorHAnsi"/>
          <w:lang w:val="en-US"/>
        </w:rPr>
        <w:t xml:space="preserve"> </w:t>
      </w:r>
      <w:r w:rsidR="00E72FB7" w:rsidRPr="008A134C">
        <w:rPr>
          <w:rFonts w:cstheme="minorHAnsi"/>
          <w:lang w:val="en-US"/>
        </w:rPr>
        <w:t xml:space="preserve">in mechanisms of shared decision-making </w:t>
      </w:r>
      <w:r w:rsidR="00E72FB7">
        <w:rPr>
          <w:rFonts w:cstheme="minorHAnsi"/>
          <w:lang w:val="en-CA"/>
        </w:rPr>
        <w:fldChar w:fldCharType="begin"/>
      </w:r>
      <w:r w:rsidR="00E72FB7" w:rsidRPr="008A134C">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w:instrText>
      </w:r>
      <w:r w:rsidR="00E72FB7">
        <w:rPr>
          <w:rFonts w:cstheme="minorHAnsi"/>
          <w:lang w:val="en-CA"/>
        </w:rPr>
        <w:instrText xml:space="preserv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E72FB7">
        <w:rPr>
          <w:rFonts w:cstheme="minorHAnsi"/>
          <w:lang w:val="en-CA"/>
        </w:rPr>
        <w:fldChar w:fldCharType="separate"/>
      </w:r>
      <w:r w:rsidR="00E72FB7" w:rsidRPr="00E72FB7">
        <w:rPr>
          <w:rFonts w:ascii="Calibri" w:hAnsi="Calibri" w:cs="Calibri"/>
          <w:lang w:val="en-US"/>
        </w:rPr>
        <w:t>(Bousquet et al. 2011)</w:t>
      </w:r>
      <w:r w:rsidR="00E72FB7">
        <w:rPr>
          <w:rFonts w:cstheme="minorHAnsi"/>
          <w:lang w:val="en-CA"/>
        </w:rPr>
        <w:fldChar w:fldCharType="end"/>
      </w:r>
      <w:r w:rsidR="00EF3D3D">
        <w:rPr>
          <w:rFonts w:cstheme="minorHAnsi"/>
          <w:lang w:val="en-CA"/>
        </w:rPr>
        <w:t>,</w:t>
      </w:r>
      <w:r w:rsidR="00E72FB7">
        <w:rPr>
          <w:rFonts w:cstheme="minorHAnsi"/>
          <w:lang w:val="en-CA"/>
        </w:rPr>
        <w:t xml:space="preserve"> but a lot remains unclear about how influence is distributed among group members during movement.</w:t>
      </w:r>
      <w:r w:rsidR="00BC603B">
        <w:rPr>
          <w:rFonts w:cstheme="minorHAnsi"/>
          <w:lang w:val="en-CA"/>
        </w:rPr>
        <w:t xml:space="preserve"> </w:t>
      </w:r>
      <w:r w:rsidR="00E72FB7">
        <w:rPr>
          <w:rFonts w:cstheme="minorHAnsi"/>
          <w:lang w:val="en-CA"/>
        </w:rPr>
        <w:t>Though meerkat</w:t>
      </w:r>
      <w:r w:rsidR="00D733E9" w:rsidRPr="004202FE">
        <w:rPr>
          <w:rFonts w:eastAsia="Times New Roman" w:cstheme="minorHAnsi"/>
          <w:color w:val="000000"/>
          <w:lang w:val="en-US"/>
        </w:rPr>
        <w:t xml:space="preserve"> groups are socially structured with two </w:t>
      </w:r>
      <w:r w:rsidR="00D733E9" w:rsidRPr="004202FE">
        <w:rPr>
          <w:rFonts w:eastAsia="Times New Roman" w:cstheme="minorHAnsi"/>
          <w:color w:val="000000"/>
          <w:lang w:val="en-CA"/>
        </w:rPr>
        <w:t>dominant individuals monopolizing most of the breeding</w:t>
      </w:r>
      <w:r w:rsidR="00D733E9">
        <w:rPr>
          <w:rFonts w:eastAsia="Times New Roman" w:cstheme="minorHAnsi"/>
          <w:color w:val="000000"/>
          <w:lang w:val="en-CA"/>
        </w:rPr>
        <w:t>, and no strong social hierarchy between subordinate group members</w:t>
      </w:r>
      <w:r w:rsidR="00E72FB7">
        <w:rPr>
          <w:rFonts w:eastAsia="Times New Roman" w:cstheme="minorHAnsi"/>
          <w:color w:val="000000"/>
          <w:lang w:val="en-US"/>
        </w:rPr>
        <w:t>, t</w:t>
      </w:r>
      <w:r w:rsidR="002473B7">
        <w:rPr>
          <w:rFonts w:eastAsia="Times New Roman" w:cstheme="minorHAnsi"/>
          <w:color w:val="000000"/>
          <w:lang w:val="en-US"/>
        </w:rPr>
        <w:t xml:space="preserve">here are few evidences that dominance status also translates to more influence during non-breeding activities such as </w:t>
      </w:r>
      <w:r w:rsidR="00607FDE">
        <w:rPr>
          <w:rFonts w:eastAsia="Times New Roman" w:cstheme="minorHAnsi"/>
          <w:color w:val="000000"/>
          <w:lang w:val="en-US"/>
        </w:rPr>
        <w:t xml:space="preserve">foraging </w:t>
      </w:r>
      <w:r w:rsidR="004C2092">
        <w:rPr>
          <w:rFonts w:eastAsia="Times New Roman" w:cstheme="minorHAnsi"/>
          <w:color w:val="000000"/>
          <w:lang w:val="en-US"/>
        </w:rPr>
        <w:fldChar w:fldCharType="begin"/>
      </w:r>
      <w:r w:rsidR="004C2092">
        <w:rPr>
          <w:rFonts w:eastAsia="Times New Roman" w:cstheme="minorHAnsi"/>
          <w:color w:val="000000"/>
          <w:lang w:val="en-US"/>
        </w:rPr>
        <w:instrText xml:space="preserve"> ADDIN ZOTERO_ITEM CSL_CITATION {"citationID":"7gHFukD8","properties":{"formattedCitation":"(Bousquet et al. 2011; Gall et al. 2017; Strandburg-Peshkin et al. 2020)","plainCitation":"(Bousquet et al. 2011; Gall et al. 2017; Strandburg-Peshkin et al. 2020)","noteIndex":0},"citationItems":[{"id":613,"uris":["http://zotero.org/users/5080349/items/3MGVF5AS"],"uri":["http://zotero.org/users/5080349/items/3MGVF5AS"],"itemData":{"id":613,"type":"article-journal","abstract":"Members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w:instrText>
      </w:r>
      <w:r w:rsidR="004C2092" w:rsidRPr="00607FDE">
        <w:rPr>
          <w:rFonts w:eastAsia="Times New Roman" w:cstheme="minorHAnsi"/>
          <w:color w:val="000000"/>
        </w:rPr>
        <w:instrText>urrows near the center of the territory were used more often than s</w:instrText>
      </w:r>
      <w:r w:rsidR="004C2092" w:rsidRPr="004C2092">
        <w:rPr>
          <w:rFonts w:eastAsia="Times New Roman" w:cstheme="minorHAnsi"/>
          <w:color w:val="000000"/>
        </w:rPr>
        <w:instrText xml:space="preserve">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4C2092">
        <w:rPr>
          <w:rFonts w:eastAsia="Times New Roman" w:cstheme="minorHAnsi"/>
          <w:color w:val="000000"/>
          <w:lang w:val="en-US"/>
        </w:rPr>
        <w:fldChar w:fldCharType="separate"/>
      </w:r>
      <w:r w:rsidR="004C2092" w:rsidRPr="004C2092">
        <w:rPr>
          <w:rFonts w:ascii="Calibri" w:hAnsi="Calibri" w:cs="Calibri"/>
        </w:rPr>
        <w:t>(Bousquet et al. 2011; Gall et al. 2017; Strandburg-Peshkin et al. 2020)</w:t>
      </w:r>
      <w:r w:rsidR="004C2092">
        <w:rPr>
          <w:rFonts w:eastAsia="Times New Roman" w:cstheme="minorHAnsi"/>
          <w:color w:val="000000"/>
          <w:lang w:val="en-US"/>
        </w:rPr>
        <w:fldChar w:fldCharType="end"/>
      </w:r>
      <w:r w:rsidR="004C2092" w:rsidRPr="004C2092">
        <w:rPr>
          <w:rFonts w:eastAsia="Times New Roman" w:cstheme="minorHAnsi"/>
          <w:color w:val="000000"/>
        </w:rPr>
        <w:t xml:space="preserve">. </w:t>
      </w:r>
      <w:commentRangeStart w:id="20"/>
      <w:r w:rsidR="000A5E06" w:rsidRPr="004202FE">
        <w:rPr>
          <w:rFonts w:eastAsia="Times New Roman" w:cstheme="minorHAnsi"/>
          <w:color w:val="000000"/>
          <w:lang w:val="en-US"/>
        </w:rPr>
        <w:t xml:space="preserve">Their particular </w:t>
      </w:r>
      <w:r w:rsidR="000A5E06" w:rsidRPr="004202FE">
        <w:rPr>
          <w:rFonts w:eastAsia="Times New Roman" w:cstheme="minorHAnsi"/>
          <w:color w:val="000000"/>
          <w:lang w:val="en-US"/>
        </w:rPr>
        <w:lastRenderedPageBreak/>
        <w:t xml:space="preserve">social structure and movement dynamics, make meerkat an interesting model species to further our understanding of the diversity of collective movement mechanisms in the wild. </w:t>
      </w:r>
      <w:commentRangeEnd w:id="20"/>
      <w:r w:rsidR="00CB08B9">
        <w:rPr>
          <w:rStyle w:val="CommentReference"/>
          <w:lang w:val="en-CA" w:bidi="he-IL"/>
        </w:rPr>
        <w:commentReference w:id="20"/>
      </w:r>
    </w:p>
    <w:p w14:paraId="3CD9F2BD" w14:textId="77777777" w:rsidR="00EA0487" w:rsidRPr="003649B8" w:rsidRDefault="00EA0487" w:rsidP="00D27F62">
      <w:pPr>
        <w:pStyle w:val="ListParagraph"/>
        <w:spacing w:line="360" w:lineRule="auto"/>
        <w:jc w:val="both"/>
        <w:rPr>
          <w:rFonts w:cstheme="minorHAnsi"/>
          <w:lang w:val="en-CA"/>
        </w:rPr>
      </w:pPr>
    </w:p>
    <w:p w14:paraId="71317B0D" w14:textId="2554497B" w:rsidR="00DD2F55" w:rsidRDefault="00D066CE" w:rsidP="005D20C4">
      <w:pPr>
        <w:spacing w:line="360" w:lineRule="auto"/>
        <w:jc w:val="both"/>
        <w:rPr>
          <w:rFonts w:cstheme="minorHAnsi"/>
          <w:lang w:val="en-CA"/>
        </w:rPr>
      </w:pPr>
      <w:ins w:id="21" w:author="Alie Ashbury" w:date="2021-11-24T10:18:00Z">
        <w:r w:rsidRPr="004202FE">
          <w:rPr>
            <w:rFonts w:cstheme="minorHAnsi"/>
            <w:lang w:val="en-CA"/>
          </w:rPr>
          <w:t xml:space="preserve">Here, we </w:t>
        </w:r>
        <w:r>
          <w:rPr>
            <w:rFonts w:cstheme="minorHAnsi"/>
            <w:lang w:val="en-CA"/>
          </w:rPr>
          <w:t xml:space="preserve">introduce </w:t>
        </w:r>
      </w:ins>
      <w:commentRangeStart w:id="22"/>
      <w:ins w:id="23" w:author="Alie Ashbury" w:date="2021-11-24T10:37:00Z">
        <w:r w:rsidR="00B533D5">
          <w:rPr>
            <w:rFonts w:cstheme="minorHAnsi"/>
            <w:lang w:val="en-CA"/>
          </w:rPr>
          <w:t xml:space="preserve">and implement </w:t>
        </w:r>
        <w:commentRangeEnd w:id="22"/>
        <w:r w:rsidR="00B533D5">
          <w:rPr>
            <w:rStyle w:val="CommentReference"/>
            <w:lang w:val="en-CA" w:bidi="he-IL"/>
          </w:rPr>
          <w:commentReference w:id="22"/>
        </w:r>
      </w:ins>
      <w:ins w:id="24" w:author="Alie Ashbury" w:date="2021-11-24T10:18:00Z">
        <w:r>
          <w:rPr>
            <w:rFonts w:cstheme="minorHAnsi"/>
            <w:lang w:val="en-CA"/>
          </w:rPr>
          <w:t>a simple method to infer individual influence in</w:t>
        </w:r>
        <w:r w:rsidRPr="004202FE">
          <w:rPr>
            <w:rFonts w:cstheme="minorHAnsi"/>
            <w:lang w:val="en-CA"/>
          </w:rPr>
          <w:t xml:space="preserve"> moving animal groups </w:t>
        </w:r>
        <w:r>
          <w:rPr>
            <w:rFonts w:cstheme="minorHAnsi"/>
            <w:lang w:val="en-CA"/>
          </w:rPr>
          <w:t xml:space="preserve">by </w:t>
        </w:r>
        <w:r w:rsidRPr="004202FE">
          <w:rPr>
            <w:rFonts w:cstheme="minorHAnsi"/>
            <w:lang w:val="en-CA"/>
          </w:rPr>
          <w:t xml:space="preserve">explicitly </w:t>
        </w:r>
        <w:r>
          <w:rPr>
            <w:rFonts w:cstheme="minorHAnsi"/>
            <w:lang w:val="en-CA"/>
          </w:rPr>
          <w:t xml:space="preserve">differentiating influence over </w:t>
        </w:r>
        <w:r w:rsidRPr="004202FE">
          <w:rPr>
            <w:rFonts w:cstheme="minorHAnsi"/>
            <w:lang w:val="en-CA"/>
          </w:rPr>
          <w:t xml:space="preserve">direction and </w:t>
        </w:r>
        <w:r>
          <w:rPr>
            <w:rFonts w:cstheme="minorHAnsi"/>
            <w:lang w:val="en-CA"/>
          </w:rPr>
          <w:t>over speed</w:t>
        </w:r>
        <w:r w:rsidRPr="004202FE">
          <w:rPr>
            <w:rFonts w:cstheme="minorHAnsi"/>
            <w:lang w:val="en-CA"/>
          </w:rPr>
          <w:t xml:space="preserve"> of travel</w:t>
        </w:r>
        <w:r>
          <w:rPr>
            <w:rFonts w:cstheme="minorHAnsi"/>
            <w:lang w:val="en-CA"/>
          </w:rPr>
          <w:t xml:space="preserve">, and contrast it with the proportion of time spent in the front of the group. </w:t>
        </w:r>
        <w:r w:rsidRPr="004202FE">
          <w:rPr>
            <w:rFonts w:cstheme="minorHAnsi"/>
            <w:lang w:val="en-CA"/>
          </w:rPr>
          <w:t xml:space="preserve">We use a dataset of very-high resolution </w:t>
        </w:r>
        <w:r>
          <w:rPr>
            <w:rFonts w:cstheme="minorHAnsi"/>
            <w:lang w:val="en-CA"/>
          </w:rPr>
          <w:t>GPS</w:t>
        </w:r>
        <w:r w:rsidRPr="004202FE">
          <w:rPr>
            <w:rFonts w:cstheme="minorHAnsi"/>
            <w:lang w:val="en-CA"/>
          </w:rPr>
          <w:t xml:space="preserve"> tracks of wild habituated meerkats in 5 different groups of varying sizes.</w:t>
        </w:r>
        <w:r>
          <w:rPr>
            <w:rFonts w:cstheme="minorHAnsi"/>
            <w:lang w:val="en-CA"/>
          </w:rPr>
          <w:t xml:space="preserve"> We aim to answer three primary </w:t>
        </w:r>
      </w:ins>
      <w:del w:id="25" w:author="Alie Ashbury" w:date="2021-11-24T10:18:00Z">
        <w:r w:rsidR="0036157B" w:rsidRPr="004202FE" w:rsidDel="00D066CE">
          <w:rPr>
            <w:rFonts w:cstheme="minorHAnsi"/>
            <w:lang w:val="en-CA"/>
          </w:rPr>
          <w:delText xml:space="preserve">Our </w:delText>
        </w:r>
      </w:del>
      <w:r w:rsidR="0036157B" w:rsidRPr="004202FE">
        <w:rPr>
          <w:rFonts w:cstheme="minorHAnsi"/>
          <w:lang w:val="en-CA"/>
        </w:rPr>
        <w:t xml:space="preserve">questions: (1) </w:t>
      </w:r>
      <w:r w:rsidR="00100C6C" w:rsidRPr="004202FE">
        <w:rPr>
          <w:rFonts w:cstheme="minorHAnsi"/>
          <w:lang w:val="en-CA"/>
        </w:rPr>
        <w:t>Are the</w:t>
      </w:r>
      <w:del w:id="26" w:author="Alie Ashbury" w:date="2021-11-24T10:18:00Z">
        <w:r w:rsidR="00100C6C" w:rsidRPr="004202FE" w:rsidDel="00D066CE">
          <w:rPr>
            <w:rFonts w:cstheme="minorHAnsi"/>
            <w:lang w:val="en-CA"/>
          </w:rPr>
          <w:delText>i</w:delText>
        </w:r>
      </w:del>
      <w:r w:rsidR="00100C6C" w:rsidRPr="004202FE">
        <w:rPr>
          <w:rFonts w:cstheme="minorHAnsi"/>
          <w:lang w:val="en-CA"/>
        </w:rPr>
        <w:t>r</w:t>
      </w:r>
      <w:ins w:id="27" w:author="Alie Ashbury" w:date="2021-11-24T10:19:00Z">
        <w:r>
          <w:rPr>
            <w:rFonts w:cstheme="minorHAnsi"/>
            <w:lang w:val="en-CA"/>
          </w:rPr>
          <w:t>e</w:t>
        </w:r>
      </w:ins>
      <w:r w:rsidR="00100C6C" w:rsidRPr="004202FE">
        <w:rPr>
          <w:rFonts w:cstheme="minorHAnsi"/>
          <w:lang w:val="en-CA"/>
        </w:rPr>
        <w:t xml:space="preserve"> particular individuals of particular statuses with more influence over others during movement, and are th</w:t>
      </w:r>
      <w:r w:rsidR="00BD0F5E" w:rsidRPr="004202FE">
        <w:rPr>
          <w:rFonts w:cstheme="minorHAnsi"/>
          <w:lang w:val="en-CA"/>
        </w:rPr>
        <w:t>e</w:t>
      </w:r>
      <w:r w:rsidR="00100C6C" w:rsidRPr="004202FE">
        <w:rPr>
          <w:rFonts w:cstheme="minorHAnsi"/>
          <w:lang w:val="en-CA"/>
        </w:rPr>
        <w:t>se patterns consistent across groups</w:t>
      </w:r>
      <w:r w:rsidR="00CE5F5B" w:rsidRPr="004202FE">
        <w:rPr>
          <w:rFonts w:cstheme="minorHAnsi"/>
          <w:lang w:val="en-CA"/>
        </w:rPr>
        <w:t>?</w:t>
      </w:r>
      <w:r w:rsidR="0036157B" w:rsidRPr="004202FE">
        <w:rPr>
          <w:rFonts w:cstheme="minorHAnsi"/>
          <w:lang w:val="en-CA"/>
        </w:rPr>
        <w:t xml:space="preserve"> (</w:t>
      </w:r>
      <w:r w:rsidR="00BD0F5E" w:rsidRPr="004202FE">
        <w:rPr>
          <w:rFonts w:cstheme="minorHAnsi"/>
          <w:lang w:val="en-CA"/>
        </w:rPr>
        <w:t>2</w:t>
      </w:r>
      <w:r w:rsidR="0036157B" w:rsidRPr="004202FE">
        <w:rPr>
          <w:rFonts w:cstheme="minorHAnsi"/>
          <w:lang w:val="en-CA"/>
        </w:rPr>
        <w:t>) Are meerkats more influenced by the position or the movement of other more influential individuals</w:t>
      </w:r>
      <w:r w:rsidR="00BD0F5E" w:rsidRPr="004202FE">
        <w:rPr>
          <w:rFonts w:cstheme="minorHAnsi"/>
          <w:lang w:val="en-CA"/>
        </w:rPr>
        <w:t xml:space="preserve"> ? </w:t>
      </w:r>
      <w:r w:rsidR="0036157B" w:rsidRPr="004202FE">
        <w:rPr>
          <w:rFonts w:cstheme="minorHAnsi"/>
          <w:lang w:val="en-CA"/>
        </w:rPr>
        <w:t xml:space="preserve"> (</w:t>
      </w:r>
      <w:r w:rsidR="00BD0F5E" w:rsidRPr="004202FE">
        <w:rPr>
          <w:rFonts w:cstheme="minorHAnsi"/>
          <w:lang w:val="en-CA"/>
        </w:rPr>
        <w:t>3</w:t>
      </w:r>
      <w:r w:rsidR="0036157B" w:rsidRPr="004202FE">
        <w:rPr>
          <w:rFonts w:cstheme="minorHAnsi"/>
          <w:lang w:val="en-CA"/>
        </w:rPr>
        <w:t xml:space="preserve">) Do individuals which have high influence over direction of movement also have a lot of influence regarding </w:t>
      </w:r>
      <w:r w:rsidR="00C17A45">
        <w:rPr>
          <w:rFonts w:cstheme="minorHAnsi"/>
          <w:lang w:val="en-CA"/>
        </w:rPr>
        <w:t>speed</w:t>
      </w:r>
      <w:r w:rsidR="0036157B" w:rsidRPr="004202FE">
        <w:rPr>
          <w:rFonts w:cstheme="minorHAnsi"/>
          <w:lang w:val="en-CA"/>
        </w:rPr>
        <w:t xml:space="preserve"> and vice-versa?</w:t>
      </w:r>
      <w:ins w:id="28" w:author="Microsoft Office User" w:date="2021-11-04T12:35:00Z">
        <w:r w:rsidR="00E57E14" w:rsidRPr="004202FE">
          <w:rPr>
            <w:rFonts w:cstheme="minorHAnsi"/>
            <w:lang w:val="en-CA"/>
          </w:rPr>
          <w:t xml:space="preserve"> </w:t>
        </w:r>
      </w:ins>
    </w:p>
    <w:p w14:paraId="10EDA90D" w14:textId="77777777" w:rsidR="005D20C4" w:rsidRPr="005D20C4" w:rsidRDefault="005D20C4" w:rsidP="005D20C4">
      <w:pPr>
        <w:spacing w:line="360" w:lineRule="auto"/>
        <w:jc w:val="both"/>
        <w:rPr>
          <w:ins w:id="29" w:author="Microsoft Office User" w:date="2021-11-04T12:38:00Z"/>
          <w:rFonts w:cstheme="minorHAnsi"/>
          <w:lang w:val="en-CA"/>
        </w:rPr>
      </w:pPr>
    </w:p>
    <w:p w14:paraId="72F4F427" w14:textId="43AFC1D7" w:rsidR="00F85EAE" w:rsidRPr="005D20C4" w:rsidRDefault="00DD2F55" w:rsidP="00D27F62">
      <w:pPr>
        <w:spacing w:line="360" w:lineRule="auto"/>
        <w:jc w:val="both"/>
        <w:rPr>
          <w:rFonts w:cstheme="minorHAnsi"/>
          <w:b/>
          <w:bCs/>
          <w:sz w:val="28"/>
          <w:szCs w:val="28"/>
          <w:lang w:val="en-CA"/>
        </w:rPr>
      </w:pPr>
      <w:r w:rsidRPr="005D20C4">
        <w:rPr>
          <w:rFonts w:cstheme="minorHAnsi"/>
          <w:b/>
          <w:bCs/>
          <w:sz w:val="28"/>
          <w:szCs w:val="28"/>
          <w:lang w:val="en-CA"/>
        </w:rPr>
        <w:t>M</w:t>
      </w:r>
      <w:r w:rsidR="000C4C26" w:rsidRPr="005D20C4">
        <w:rPr>
          <w:rFonts w:cstheme="minorHAnsi"/>
          <w:b/>
          <w:bCs/>
          <w:sz w:val="28"/>
          <w:szCs w:val="28"/>
          <w:lang w:val="en-CA"/>
        </w:rPr>
        <w:t>ETHODS</w:t>
      </w:r>
    </w:p>
    <w:p w14:paraId="3A477A93" w14:textId="77777777" w:rsidR="00F85EAE" w:rsidRPr="003649B8" w:rsidRDefault="00F85EAE" w:rsidP="00D27F62">
      <w:pPr>
        <w:spacing w:line="360" w:lineRule="auto"/>
        <w:jc w:val="both"/>
        <w:rPr>
          <w:rFonts w:cstheme="minorHAnsi"/>
          <w:b/>
          <w:lang w:val="en-CA"/>
        </w:rPr>
      </w:pPr>
      <w:r w:rsidRPr="003649B8">
        <w:rPr>
          <w:rFonts w:cstheme="minorHAnsi"/>
          <w:b/>
          <w:lang w:val="en-CA"/>
        </w:rPr>
        <w:t>Study site and data collection</w:t>
      </w:r>
    </w:p>
    <w:p w14:paraId="63361D5C" w14:textId="18B94802" w:rsidR="00F85EAE" w:rsidRPr="003649B8" w:rsidRDefault="00F85EAE" w:rsidP="001F4E67">
      <w:pPr>
        <w:tabs>
          <w:tab w:val="right" w:pos="9026"/>
        </w:tabs>
        <w:spacing w:before="320" w:after="80" w:line="360" w:lineRule="auto"/>
        <w:jc w:val="both"/>
        <w:outlineLvl w:val="2"/>
        <w:rPr>
          <w:rFonts w:eastAsia="Times New Roman" w:cstheme="minorHAnsi"/>
          <w:i/>
          <w:color w:val="434343"/>
          <w:lang w:val="en-CA"/>
        </w:rPr>
      </w:pPr>
      <w:r w:rsidRPr="003649B8">
        <w:rPr>
          <w:rFonts w:eastAsia="Times New Roman" w:cstheme="minorHAnsi"/>
          <w:i/>
          <w:color w:val="434343"/>
          <w:lang w:val="en-CA"/>
        </w:rPr>
        <w:t>Study system</w:t>
      </w:r>
      <w:r w:rsidR="00A13673">
        <w:rPr>
          <w:rFonts w:eastAsia="Times New Roman" w:cstheme="minorHAnsi"/>
          <w:i/>
          <w:color w:val="434343"/>
          <w:lang w:val="en-CA"/>
        </w:rPr>
        <w:tab/>
      </w:r>
    </w:p>
    <w:p w14:paraId="58626C84" w14:textId="18FBE111" w:rsidR="00240432" w:rsidRPr="003649B8" w:rsidRDefault="00240432" w:rsidP="00240432">
      <w:pPr>
        <w:spacing w:after="0" w:line="360" w:lineRule="auto"/>
        <w:jc w:val="both"/>
        <w:rPr>
          <w:rFonts w:eastAsia="Times New Roman" w:cstheme="minorHAnsi"/>
          <w:lang w:val="en-CA"/>
        </w:rPr>
      </w:pPr>
      <w:r w:rsidRPr="003649B8">
        <w:rPr>
          <w:rFonts w:eastAsia="Times New Roman" w:cstheme="minorHAnsi"/>
          <w:color w:val="000000"/>
          <w:lang w:val="en-CA"/>
        </w:rPr>
        <w:t>The study was conducted at the Kalahari Meerkat Project</w:t>
      </w:r>
      <w:r w:rsidR="00AE4386">
        <w:rPr>
          <w:rFonts w:eastAsia="Times New Roman" w:cstheme="minorHAnsi"/>
          <w:color w:val="000000"/>
          <w:lang w:val="en-CA"/>
        </w:rPr>
        <w:t xml:space="preserve"> (KMP)</w:t>
      </w:r>
      <w:r w:rsidRPr="003649B8">
        <w:rPr>
          <w:rFonts w:eastAsia="Times New Roman" w:cstheme="minorHAnsi"/>
          <w:color w:val="000000"/>
          <w:lang w:val="en-CA"/>
        </w:rPr>
        <w:t xml:space="preserve"> within the </w:t>
      </w:r>
      <w:proofErr w:type="spellStart"/>
      <w:r w:rsidRPr="003649B8">
        <w:rPr>
          <w:rFonts w:eastAsia="Times New Roman" w:cstheme="minorHAnsi"/>
          <w:color w:val="000000"/>
          <w:lang w:val="en-CA"/>
        </w:rPr>
        <w:t>Kuruman</w:t>
      </w:r>
      <w:proofErr w:type="spellEnd"/>
      <w:r w:rsidRPr="003649B8">
        <w:rPr>
          <w:rFonts w:eastAsia="Times New Roman" w:cstheme="minorHAnsi"/>
          <w:color w:val="000000"/>
          <w:lang w:val="en-CA"/>
        </w:rPr>
        <w:t xml:space="preserve"> River Reserve in South </w:t>
      </w:r>
      <w:r w:rsidRPr="00091A0A">
        <w:rPr>
          <w:rFonts w:eastAsia="Times New Roman" w:cstheme="minorHAnsi"/>
          <w:color w:val="000000"/>
          <w:lang w:val="en-CA"/>
        </w:rPr>
        <w:t>Africa</w:t>
      </w:r>
      <w:r w:rsidR="00091A0A" w:rsidRPr="00091A0A">
        <w:rPr>
          <w:rFonts w:eastAsia="Times New Roman" w:cstheme="minorHAnsi"/>
          <w:color w:val="000000"/>
          <w:lang w:val="en-CA"/>
        </w:rPr>
        <w:t xml:space="preserve"> </w:t>
      </w:r>
      <w:r w:rsidR="00091A0A" w:rsidRPr="00DA7262">
        <w:rPr>
          <w:rFonts w:eastAsia="Lato-Regular" w:cstheme="minorHAnsi"/>
          <w:lang w:val="en-CA"/>
        </w:rPr>
        <w:t>(26°58′S, 21°49′E,</w:t>
      </w:r>
      <w:r w:rsidR="00091A0A">
        <w:rPr>
          <w:rFonts w:eastAsia="Lato-Regular" w:cstheme="minorHAnsi"/>
          <w:lang w:val="en-US"/>
        </w:rPr>
        <w:t xml:space="preserve"> </w:t>
      </w:r>
      <w:r w:rsidR="00091A0A">
        <w:rPr>
          <w:rFonts w:eastAsia="Lato-Regular" w:cstheme="minorHAnsi"/>
          <w:lang w:val="en-US"/>
        </w:rPr>
        <w:fldChar w:fldCharType="begin"/>
      </w:r>
      <w:r w:rsidR="00091A0A">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Pr>
          <w:rFonts w:eastAsia="Lato-Regular" w:cstheme="minorHAnsi"/>
          <w:lang w:val="en-US"/>
        </w:rPr>
        <w:fldChar w:fldCharType="separate"/>
      </w:r>
      <w:r w:rsidR="00091A0A" w:rsidRPr="00091A0A">
        <w:rPr>
          <w:rFonts w:ascii="Calibri" w:hAnsi="Calibri" w:cs="Calibri"/>
          <w:lang w:val="en-US"/>
        </w:rPr>
        <w:t>Clutton-Brock et al. 1999)</w:t>
      </w:r>
      <w:r w:rsidR="00091A0A">
        <w:rPr>
          <w:rFonts w:eastAsia="Lato-Regular" w:cstheme="minorHAnsi"/>
          <w:lang w:val="en-US"/>
        </w:rPr>
        <w:fldChar w:fldCharType="end"/>
      </w:r>
      <w:r w:rsidR="00091A0A">
        <w:rPr>
          <w:rFonts w:eastAsia="Lato-Regular" w:cstheme="minorHAnsi"/>
          <w:lang w:val="en-US"/>
        </w:rPr>
        <w:t xml:space="preserve"> </w:t>
      </w:r>
      <w:r w:rsidR="00AE4386" w:rsidRPr="00091A0A">
        <w:rPr>
          <w:rFonts w:eastAsia="Times New Roman" w:cstheme="minorHAnsi"/>
          <w:color w:val="000000"/>
          <w:lang w:val="en-CA"/>
        </w:rPr>
        <w:t>,</w:t>
      </w:r>
      <w:r w:rsidR="00AE4386">
        <w:rPr>
          <w:rFonts w:eastAsia="Times New Roman" w:cstheme="minorHAnsi"/>
          <w:color w:val="000000"/>
          <w:lang w:val="en-CA"/>
        </w:rPr>
        <w:t xml:space="preserve"> where </w:t>
      </w:r>
      <w:r w:rsidR="00E44329">
        <w:rPr>
          <w:rFonts w:eastAsia="Times New Roman" w:cstheme="minorHAnsi"/>
          <w:color w:val="000000"/>
          <w:lang w:val="en-CA"/>
        </w:rPr>
        <w:t>7-15</w:t>
      </w:r>
      <w:r w:rsidR="00660ADA">
        <w:rPr>
          <w:rFonts w:eastAsia="Times New Roman" w:cstheme="minorHAnsi"/>
          <w:color w:val="000000"/>
          <w:lang w:val="en-CA"/>
        </w:rPr>
        <w:t xml:space="preserve"> meerkat groups are </w:t>
      </w:r>
      <w:del w:id="30" w:author="Alie Ashbury" w:date="2021-11-24T10:40:00Z">
        <w:r w:rsidR="009035B2" w:rsidDel="00B533D5">
          <w:rPr>
            <w:rFonts w:eastAsia="Times New Roman" w:cstheme="minorHAnsi"/>
            <w:color w:val="000000"/>
            <w:lang w:val="en-CA"/>
          </w:rPr>
          <w:delText>brought to a very high level of habituation</w:delText>
        </w:r>
      </w:del>
      <w:ins w:id="31" w:author="Alie Ashbury" w:date="2021-11-24T10:40:00Z">
        <w:r w:rsidR="00B533D5">
          <w:rPr>
            <w:rFonts w:eastAsia="Times New Roman" w:cstheme="minorHAnsi"/>
            <w:color w:val="000000"/>
            <w:lang w:val="en-CA"/>
          </w:rPr>
          <w:t>highly habituated</w:t>
        </w:r>
      </w:ins>
      <w:r w:rsidR="009035B2">
        <w:rPr>
          <w:rFonts w:eastAsia="Times New Roman" w:cstheme="minorHAnsi"/>
          <w:color w:val="000000"/>
          <w:lang w:val="en-CA"/>
        </w:rPr>
        <w:t xml:space="preserve"> to humans and </w:t>
      </w:r>
      <w:r w:rsidR="00660ADA">
        <w:rPr>
          <w:rFonts w:eastAsia="Times New Roman" w:cstheme="minorHAnsi"/>
          <w:color w:val="000000"/>
          <w:lang w:val="en-CA"/>
        </w:rPr>
        <w:t>monitored on a daily basis all year round</w:t>
      </w:r>
      <w:r w:rsidRPr="003649B8">
        <w:rPr>
          <w:rFonts w:eastAsia="Times New Roman" w:cstheme="minorHAnsi"/>
          <w:color w:val="000000"/>
          <w:lang w:val="en-CA"/>
        </w:rPr>
        <w:t xml:space="preserve">. We collected the data during winter months on </w:t>
      </w:r>
      <w:r w:rsidR="001A246C" w:rsidRPr="003649B8">
        <w:rPr>
          <w:rFonts w:eastAsia="Times New Roman" w:cstheme="minorHAnsi"/>
          <w:color w:val="000000"/>
          <w:lang w:val="en-CA"/>
        </w:rPr>
        <w:t>five</w:t>
      </w:r>
      <w:r w:rsidRPr="003649B8">
        <w:rPr>
          <w:rFonts w:eastAsia="Times New Roman" w:cstheme="minorHAnsi"/>
          <w:color w:val="000000"/>
          <w:lang w:val="en-CA"/>
        </w:rPr>
        <w:t xml:space="preserve"> distinct habituated meerkat groups: HM17 (7 individuals) in August and September 2017, HM19 (18 individuals) in June and July 2019</w:t>
      </w:r>
      <w:r w:rsidR="00A13673">
        <w:rPr>
          <w:rFonts w:eastAsia="Times New Roman" w:cstheme="minorHAnsi"/>
          <w:color w:val="000000"/>
          <w:lang w:val="en-CA"/>
        </w:rPr>
        <w:t>,</w:t>
      </w:r>
      <w:r w:rsidRPr="003649B8">
        <w:rPr>
          <w:rFonts w:eastAsia="Times New Roman" w:cstheme="minorHAnsi"/>
          <w:color w:val="000000"/>
          <w:lang w:val="en-CA"/>
        </w:rPr>
        <w:t xml:space="preserve"> L19</w:t>
      </w:r>
      <w:r w:rsidRPr="003649B8">
        <w:rPr>
          <w:rFonts w:eastAsia="Times New Roman" w:cstheme="minorHAnsi"/>
          <w:color w:val="000000"/>
          <w:lang w:val="en-US"/>
        </w:rPr>
        <w:t xml:space="preserve"> (19 individuals)</w:t>
      </w:r>
      <w:r w:rsidRPr="003649B8">
        <w:rPr>
          <w:rFonts w:eastAsia="Times New Roman" w:cstheme="minorHAnsi"/>
          <w:color w:val="000000"/>
          <w:lang w:val="en-CA"/>
        </w:rPr>
        <w:t xml:space="preserve"> in August 2019,</w:t>
      </w:r>
      <w:r w:rsidR="001A246C" w:rsidRPr="003649B8">
        <w:rPr>
          <w:rFonts w:eastAsia="Times New Roman" w:cstheme="minorHAnsi"/>
          <w:color w:val="000000"/>
          <w:lang w:val="en-CA"/>
        </w:rPr>
        <w:t xml:space="preserve"> ZU21 (13 individuals)</w:t>
      </w:r>
      <w:r w:rsidR="00AE4386">
        <w:rPr>
          <w:rFonts w:eastAsia="Times New Roman" w:cstheme="minorHAnsi"/>
          <w:color w:val="000000"/>
          <w:lang w:val="en-CA"/>
        </w:rPr>
        <w:t xml:space="preserve"> in May 2021</w:t>
      </w:r>
      <w:r w:rsidR="001A246C" w:rsidRPr="003649B8">
        <w:rPr>
          <w:rFonts w:eastAsia="Times New Roman" w:cstheme="minorHAnsi"/>
          <w:color w:val="000000"/>
          <w:lang w:val="en-CA"/>
        </w:rPr>
        <w:t xml:space="preserve"> and NQ21 (11 individuals)</w:t>
      </w:r>
      <w:r w:rsidR="00AE4386">
        <w:rPr>
          <w:rFonts w:eastAsia="Times New Roman" w:cstheme="minorHAnsi"/>
          <w:color w:val="000000"/>
          <w:lang w:val="en-CA"/>
        </w:rPr>
        <w:t xml:space="preserve"> in August 2021</w:t>
      </w:r>
      <w:r w:rsidR="001A246C" w:rsidRPr="003649B8">
        <w:rPr>
          <w:rFonts w:eastAsia="Times New Roman" w:cstheme="minorHAnsi"/>
          <w:color w:val="000000"/>
          <w:lang w:val="en-CA"/>
        </w:rPr>
        <w:t xml:space="preserve">. </w:t>
      </w:r>
      <w:r w:rsidR="00C05760">
        <w:rPr>
          <w:rFonts w:eastAsia="Times New Roman" w:cstheme="minorHAnsi"/>
          <w:color w:val="000000"/>
          <w:lang w:val="en-CA"/>
        </w:rPr>
        <w:t xml:space="preserve"> We chose the groups with the highest levels of habituation among the monitored population so that we could collar them easily</w:t>
      </w:r>
      <w:r w:rsidRPr="003649B8">
        <w:rPr>
          <w:rFonts w:eastAsia="Times New Roman" w:cstheme="minorHAnsi"/>
          <w:color w:val="000000"/>
          <w:lang w:val="en-CA"/>
        </w:rPr>
        <w:t>. </w:t>
      </w:r>
      <w:r w:rsidR="001A246C" w:rsidRPr="003649B8">
        <w:rPr>
          <w:rFonts w:eastAsia="Times New Roman" w:cstheme="minorHAnsi"/>
          <w:color w:val="000000"/>
          <w:lang w:val="en-CA"/>
        </w:rPr>
        <w:t xml:space="preserve">Individuals were </w:t>
      </w:r>
      <w:r w:rsidR="00AE4386">
        <w:rPr>
          <w:rFonts w:eastAsia="Times New Roman" w:cstheme="minorHAnsi"/>
          <w:color w:val="000000"/>
          <w:lang w:val="en-CA"/>
        </w:rPr>
        <w:t>attributed one of six</w:t>
      </w:r>
      <w:r w:rsidR="001A246C" w:rsidRPr="003649B8">
        <w:rPr>
          <w:rFonts w:eastAsia="Times New Roman" w:cstheme="minorHAnsi"/>
          <w:color w:val="000000"/>
          <w:lang w:val="en-CA"/>
        </w:rPr>
        <w:t xml:space="preserve"> different </w:t>
      </w:r>
      <w:commentRangeStart w:id="32"/>
      <w:r w:rsidR="001A246C" w:rsidRPr="003649B8">
        <w:rPr>
          <w:rFonts w:eastAsia="Times New Roman" w:cstheme="minorHAnsi"/>
          <w:color w:val="000000"/>
          <w:lang w:val="en-CA"/>
        </w:rPr>
        <w:t>status</w:t>
      </w:r>
      <w:r w:rsidR="000D2DEE">
        <w:rPr>
          <w:rFonts w:eastAsia="Times New Roman" w:cstheme="minorHAnsi"/>
          <w:color w:val="000000"/>
          <w:lang w:val="en-CA"/>
        </w:rPr>
        <w:t>es</w:t>
      </w:r>
      <w:commentRangeEnd w:id="32"/>
      <w:r w:rsidR="00AD14EE">
        <w:rPr>
          <w:rStyle w:val="CommentReference"/>
          <w:lang w:val="en-CA" w:bidi="he-IL"/>
        </w:rPr>
        <w:commentReference w:id="32"/>
      </w:r>
      <w:r w:rsidR="00AE4386">
        <w:rPr>
          <w:rFonts w:eastAsia="Times New Roman" w:cstheme="minorHAnsi"/>
          <w:color w:val="000000"/>
          <w:lang w:val="en-CA"/>
        </w:rPr>
        <w:t>, based on ongoing classification at the KMP</w:t>
      </w:r>
      <w:r w:rsidR="001A246C" w:rsidRPr="003649B8">
        <w:rPr>
          <w:rFonts w:eastAsia="Times New Roman" w:cstheme="minorHAnsi"/>
          <w:color w:val="000000"/>
          <w:lang w:val="en-CA"/>
        </w:rPr>
        <w:t>:</w:t>
      </w:r>
      <w:del w:id="33" w:author="Alie Ashbury" w:date="2021-11-24T10:56:00Z">
        <w:r w:rsidR="00AE4386" w:rsidDel="008A44BD">
          <w:rPr>
            <w:rFonts w:eastAsia="Times New Roman" w:cstheme="minorHAnsi"/>
            <w:color w:val="000000"/>
            <w:lang w:val="en-CA"/>
          </w:rPr>
          <w:delText xml:space="preserve"> </w:delText>
        </w:r>
      </w:del>
      <w:r w:rsidR="001A246C" w:rsidRPr="003649B8">
        <w:rPr>
          <w:rFonts w:eastAsia="Times New Roman" w:cstheme="minorHAnsi"/>
          <w:color w:val="000000"/>
          <w:lang w:val="en-CA"/>
        </w:rPr>
        <w:t xml:space="preserve"> </w:t>
      </w:r>
      <w:r w:rsidR="00AE4386" w:rsidRPr="003649B8">
        <w:rPr>
          <w:rFonts w:eastAsia="Times New Roman" w:cstheme="minorHAnsi"/>
          <w:color w:val="000000"/>
          <w:lang w:val="en-CA"/>
        </w:rPr>
        <w:t>dominant females</w:t>
      </w:r>
      <w:r w:rsidR="00AE4386">
        <w:rPr>
          <w:rFonts w:eastAsia="Times New Roman" w:cstheme="minorHAnsi"/>
          <w:color w:val="000000"/>
          <w:lang w:val="en-CA"/>
        </w:rPr>
        <w:t xml:space="preserve"> (one per group), </w:t>
      </w:r>
      <w:r w:rsidR="00AE4386" w:rsidRPr="003649B8">
        <w:rPr>
          <w:rFonts w:eastAsia="Times New Roman" w:cstheme="minorHAnsi"/>
          <w:color w:val="000000"/>
          <w:lang w:val="en-CA"/>
        </w:rPr>
        <w:t xml:space="preserve">dominant males </w:t>
      </w:r>
      <w:r w:rsidR="00AE4386">
        <w:rPr>
          <w:rFonts w:eastAsia="Times New Roman" w:cstheme="minorHAnsi"/>
          <w:color w:val="000000"/>
          <w:lang w:val="en-CA"/>
        </w:rPr>
        <w:t xml:space="preserve">(one per group), other </w:t>
      </w:r>
      <w:r w:rsidR="00AE4386" w:rsidRPr="003649B8">
        <w:rPr>
          <w:rFonts w:eastAsia="Times New Roman" w:cstheme="minorHAnsi"/>
          <w:color w:val="000000"/>
          <w:lang w:val="en-CA"/>
        </w:rPr>
        <w:t>adults (2+ years)</w:t>
      </w:r>
      <w:r w:rsidR="00AE4386">
        <w:rPr>
          <w:rFonts w:eastAsia="Times New Roman" w:cstheme="minorHAnsi"/>
          <w:color w:val="000000"/>
          <w:lang w:val="en-CA"/>
        </w:rPr>
        <w:t xml:space="preserve">, </w:t>
      </w:r>
      <w:r w:rsidR="00AE4386" w:rsidRPr="003649B8">
        <w:rPr>
          <w:rFonts w:eastAsia="Times New Roman" w:cstheme="minorHAnsi"/>
          <w:color w:val="000000"/>
          <w:lang w:val="en-CA"/>
        </w:rPr>
        <w:t>yearlings (&lt;2 years), sub-adults (&lt;1 year)</w:t>
      </w:r>
      <w:r w:rsidR="00AE4386">
        <w:rPr>
          <w:rFonts w:eastAsia="Times New Roman" w:cstheme="minorHAnsi"/>
          <w:color w:val="000000"/>
          <w:lang w:val="en-CA"/>
        </w:rPr>
        <w:t xml:space="preserve"> and</w:t>
      </w:r>
      <w:r w:rsidR="00AE4386" w:rsidRPr="003649B8">
        <w:rPr>
          <w:rFonts w:eastAsia="Times New Roman" w:cstheme="minorHAnsi"/>
          <w:color w:val="000000"/>
          <w:lang w:val="en-CA"/>
        </w:rPr>
        <w:t xml:space="preserve"> </w:t>
      </w:r>
      <w:r w:rsidR="001A246C" w:rsidRPr="003649B8">
        <w:rPr>
          <w:rFonts w:eastAsia="Times New Roman" w:cstheme="minorHAnsi"/>
          <w:color w:val="000000"/>
          <w:lang w:val="en-CA"/>
        </w:rPr>
        <w:t xml:space="preserve">juveniles (&lt;3 months). </w:t>
      </w:r>
      <w:ins w:id="34" w:author="Alie Ashbury" w:date="2021-11-24T10:51:00Z">
        <w:r w:rsidR="00A3622F">
          <w:rPr>
            <w:rFonts w:eastAsia="Times New Roman" w:cstheme="minorHAnsi"/>
            <w:color w:val="000000"/>
            <w:lang w:val="en-CA"/>
          </w:rPr>
          <w:t xml:space="preserve"> </w:t>
        </w:r>
      </w:ins>
      <w:commentRangeStart w:id="35"/>
      <w:r w:rsidR="001A246C" w:rsidRPr="003649B8">
        <w:rPr>
          <w:rFonts w:eastAsia="Times New Roman" w:cstheme="minorHAnsi"/>
          <w:color w:val="000000"/>
          <w:lang w:val="en-CA"/>
        </w:rPr>
        <w:t xml:space="preserve">Three individuals were </w:t>
      </w:r>
      <w:r w:rsidR="009035B2">
        <w:rPr>
          <w:rFonts w:eastAsia="Times New Roman" w:cstheme="minorHAnsi"/>
          <w:color w:val="000000"/>
          <w:lang w:val="en-CA"/>
        </w:rPr>
        <w:t>present</w:t>
      </w:r>
      <w:r w:rsidR="001A246C" w:rsidRPr="003649B8">
        <w:rPr>
          <w:rFonts w:eastAsia="Times New Roman" w:cstheme="minorHAnsi"/>
          <w:color w:val="000000"/>
          <w:lang w:val="en-CA"/>
        </w:rPr>
        <w:t xml:space="preserve"> both in HM17 and HM19</w:t>
      </w:r>
      <w:r w:rsidR="009035B2">
        <w:rPr>
          <w:rFonts w:eastAsia="Times New Roman" w:cstheme="minorHAnsi"/>
          <w:color w:val="000000"/>
          <w:lang w:val="en-CA"/>
        </w:rPr>
        <w:t>, with different statuses</w:t>
      </w:r>
      <w:r w:rsidR="001A246C" w:rsidRPr="003649B8">
        <w:rPr>
          <w:rFonts w:eastAsia="Times New Roman" w:cstheme="minorHAnsi"/>
          <w:color w:val="000000"/>
          <w:lang w:val="en-CA"/>
        </w:rPr>
        <w:t>.</w:t>
      </w:r>
      <w:r w:rsidR="0047277B" w:rsidRPr="003649B8">
        <w:rPr>
          <w:rFonts w:eastAsia="Times New Roman" w:cstheme="minorHAnsi"/>
          <w:color w:val="000000"/>
          <w:lang w:val="en-CA"/>
        </w:rPr>
        <w:t xml:space="preserve"> </w:t>
      </w:r>
      <w:commentRangeEnd w:id="35"/>
      <w:r w:rsidR="00B533D5">
        <w:rPr>
          <w:rStyle w:val="CommentReference"/>
          <w:lang w:val="en-CA" w:bidi="he-IL"/>
        </w:rPr>
        <w:commentReference w:id="35"/>
      </w:r>
    </w:p>
    <w:p w14:paraId="03A71906" w14:textId="71D9253F" w:rsidR="00F85EAE" w:rsidRPr="003649B8" w:rsidRDefault="00F85EAE" w:rsidP="00D27F62">
      <w:pPr>
        <w:spacing w:before="320" w:after="80" w:line="360" w:lineRule="auto"/>
        <w:jc w:val="both"/>
        <w:outlineLvl w:val="2"/>
        <w:rPr>
          <w:rFonts w:eastAsia="Times New Roman" w:cstheme="minorHAnsi"/>
          <w:i/>
          <w:color w:val="434343"/>
          <w:lang w:val="en-CA"/>
        </w:rPr>
      </w:pPr>
      <w:r w:rsidRPr="003649B8">
        <w:rPr>
          <w:rFonts w:eastAsia="Times New Roman" w:cstheme="minorHAnsi"/>
          <w:i/>
          <w:color w:val="434343"/>
          <w:lang w:val="en-CA"/>
        </w:rPr>
        <w:t>Tag design</w:t>
      </w:r>
    </w:p>
    <w:p w14:paraId="6A4DD6E4" w14:textId="0C987D9A" w:rsidR="001A246C" w:rsidRPr="003649B8" w:rsidRDefault="001A246C" w:rsidP="001A246C">
      <w:pPr>
        <w:spacing w:after="0" w:line="360" w:lineRule="auto"/>
        <w:jc w:val="both"/>
        <w:rPr>
          <w:rFonts w:eastAsia="Times New Roman" w:cstheme="minorHAnsi"/>
          <w:lang w:val="en-CA"/>
        </w:rPr>
      </w:pPr>
      <w:r w:rsidRPr="003649B8">
        <w:rPr>
          <w:rFonts w:eastAsia="Times New Roman" w:cstheme="minorHAnsi"/>
          <w:color w:val="000000"/>
          <w:lang w:val="en-CA"/>
        </w:rPr>
        <w:t xml:space="preserve">To </w:t>
      </w:r>
      <w:r w:rsidR="0047277B" w:rsidRPr="003649B8">
        <w:rPr>
          <w:rFonts w:eastAsia="Times New Roman" w:cstheme="minorHAnsi"/>
          <w:color w:val="000000"/>
          <w:lang w:val="en-CA"/>
        </w:rPr>
        <w:t xml:space="preserve">simultaneously </w:t>
      </w:r>
      <w:r w:rsidRPr="003649B8">
        <w:rPr>
          <w:rFonts w:eastAsia="Times New Roman" w:cstheme="minorHAnsi"/>
          <w:color w:val="000000"/>
          <w:lang w:val="en-CA"/>
        </w:rPr>
        <w:t xml:space="preserve">record the </w:t>
      </w:r>
      <w:r w:rsidR="0047277B" w:rsidRPr="003649B8">
        <w:rPr>
          <w:rFonts w:eastAsia="Times New Roman" w:cstheme="minorHAnsi"/>
          <w:color w:val="000000"/>
          <w:lang w:val="en-CA"/>
        </w:rPr>
        <w:t>trajectories</w:t>
      </w:r>
      <w:r w:rsidRPr="003649B8">
        <w:rPr>
          <w:rFonts w:eastAsia="Times New Roman" w:cstheme="minorHAnsi"/>
          <w:color w:val="000000"/>
          <w:lang w:val="en-CA"/>
        </w:rPr>
        <w:t xml:space="preserve"> of </w:t>
      </w:r>
      <w:r w:rsidR="0047277B" w:rsidRPr="003649B8">
        <w:rPr>
          <w:rFonts w:eastAsia="Times New Roman" w:cstheme="minorHAnsi"/>
          <w:color w:val="000000"/>
          <w:lang w:val="en-CA"/>
        </w:rPr>
        <w:t>all individuals in a</w:t>
      </w:r>
      <w:r w:rsidRPr="003649B8">
        <w:rPr>
          <w:rFonts w:eastAsia="Times New Roman" w:cstheme="minorHAnsi"/>
          <w:color w:val="000000"/>
          <w:lang w:val="en-US"/>
        </w:rPr>
        <w:t xml:space="preserve"> </w:t>
      </w:r>
      <w:r w:rsidR="0047277B" w:rsidRPr="003649B8">
        <w:rPr>
          <w:rFonts w:eastAsia="Times New Roman" w:cstheme="minorHAnsi"/>
          <w:color w:val="000000"/>
          <w:lang w:val="en-CA"/>
        </w:rPr>
        <w:t xml:space="preserve">meerkat </w:t>
      </w:r>
      <w:r w:rsidRPr="003649B8">
        <w:rPr>
          <w:rFonts w:eastAsia="Times New Roman" w:cstheme="minorHAnsi"/>
          <w:color w:val="000000"/>
          <w:lang w:val="en-CA"/>
        </w:rPr>
        <w:t xml:space="preserve">group, we designed small </w:t>
      </w:r>
      <w:r w:rsidRPr="003649B8">
        <w:rPr>
          <w:rFonts w:eastAsia="Times New Roman" w:cstheme="minorHAnsi"/>
          <w:color w:val="000000"/>
          <w:lang w:val="en-US"/>
        </w:rPr>
        <w:t xml:space="preserve">(&lt;25 g) </w:t>
      </w:r>
      <w:r w:rsidRPr="003649B8">
        <w:rPr>
          <w:rFonts w:eastAsia="Times New Roman" w:cstheme="minorHAnsi"/>
          <w:color w:val="000000"/>
          <w:lang w:val="en-CA"/>
        </w:rPr>
        <w:t xml:space="preserve">collars </w:t>
      </w:r>
      <w:r w:rsidRPr="003649B8">
        <w:rPr>
          <w:rFonts w:eastAsia="Times New Roman" w:cstheme="minorHAnsi"/>
          <w:color w:val="000000"/>
          <w:lang w:val="en-US"/>
        </w:rPr>
        <w:t>consisting</w:t>
      </w:r>
      <w:r w:rsidRPr="003649B8">
        <w:rPr>
          <w:rFonts w:eastAsia="Times New Roman" w:cstheme="minorHAnsi"/>
          <w:color w:val="000000"/>
          <w:lang w:val="en-CA"/>
        </w:rPr>
        <w:t xml:space="preserve"> </w:t>
      </w:r>
      <w:r w:rsidRPr="003649B8">
        <w:rPr>
          <w:rFonts w:eastAsia="Times New Roman" w:cstheme="minorHAnsi"/>
          <w:color w:val="000000"/>
          <w:lang w:val="en-US"/>
        </w:rPr>
        <w:t xml:space="preserve">of a </w:t>
      </w:r>
      <w:r w:rsidRPr="003649B8">
        <w:rPr>
          <w:rFonts w:eastAsia="Times New Roman" w:cstheme="minorHAnsi"/>
          <w:color w:val="000000"/>
          <w:lang w:val="en-CA"/>
        </w:rPr>
        <w:t>GPS unit (Gipsy</w:t>
      </w:r>
      <w:r w:rsidRPr="003649B8">
        <w:rPr>
          <w:rFonts w:eastAsia="Times New Roman" w:cstheme="minorHAnsi"/>
          <w:color w:val="000000"/>
          <w:lang w:val="en-US"/>
        </w:rPr>
        <w:t xml:space="preserve"> </w:t>
      </w:r>
      <w:r w:rsidRPr="003649B8">
        <w:rPr>
          <w:rFonts w:eastAsia="Times New Roman" w:cstheme="minorHAnsi"/>
          <w:color w:val="000000"/>
          <w:lang w:val="en-CA"/>
        </w:rPr>
        <w:t>5,</w:t>
      </w:r>
      <w:r w:rsidRPr="003649B8">
        <w:rPr>
          <w:rFonts w:eastAsia="Times New Roman" w:cstheme="minorHAnsi"/>
          <w:color w:val="000000"/>
          <w:lang w:val="en-US"/>
        </w:rPr>
        <w:t xml:space="preserve"> </w:t>
      </w:r>
      <w:proofErr w:type="spellStart"/>
      <w:r w:rsidRPr="003649B8">
        <w:rPr>
          <w:rFonts w:eastAsia="Times New Roman" w:cstheme="minorHAnsi"/>
          <w:color w:val="000000"/>
          <w:lang w:val="en-US"/>
        </w:rPr>
        <w:t>Tech</w:t>
      </w:r>
      <w:r w:rsidR="00AE4386">
        <w:rPr>
          <w:rFonts w:eastAsia="Times New Roman" w:cstheme="minorHAnsi"/>
          <w:color w:val="000000"/>
          <w:lang w:val="en-US"/>
        </w:rPr>
        <w:t>n</w:t>
      </w:r>
      <w:r w:rsidRPr="003649B8">
        <w:rPr>
          <w:rFonts w:eastAsia="Times New Roman" w:cstheme="minorHAnsi"/>
          <w:color w:val="000000"/>
          <w:lang w:val="en-US"/>
        </w:rPr>
        <w:t>osmart</w:t>
      </w:r>
      <w:proofErr w:type="spellEnd"/>
      <w:r w:rsidRPr="003649B8">
        <w:rPr>
          <w:rFonts w:eastAsia="Times New Roman" w:cstheme="minorHAnsi"/>
          <w:color w:val="000000"/>
          <w:lang w:val="en-CA"/>
        </w:rPr>
        <w:t xml:space="preserve">, </w:t>
      </w:r>
      <w:proofErr w:type="spellStart"/>
      <w:r w:rsidRPr="003649B8">
        <w:rPr>
          <w:rFonts w:eastAsia="Times New Roman" w:cstheme="minorHAnsi"/>
          <w:color w:val="000000"/>
          <w:lang w:val="en-CA"/>
        </w:rPr>
        <w:t>Colleverde</w:t>
      </w:r>
      <w:proofErr w:type="spellEnd"/>
      <w:r w:rsidRPr="003649B8">
        <w:rPr>
          <w:rFonts w:eastAsia="Times New Roman" w:cstheme="minorHAnsi"/>
          <w:color w:val="000000"/>
          <w:lang w:val="en-CA"/>
        </w:rPr>
        <w:t xml:space="preserve">, Italy) and </w:t>
      </w:r>
      <w:r w:rsidRPr="003649B8">
        <w:rPr>
          <w:rFonts w:eastAsia="Times New Roman" w:cstheme="minorHAnsi"/>
          <w:color w:val="000000"/>
          <w:lang w:val="en-US"/>
        </w:rPr>
        <w:t xml:space="preserve">its battery (ER14250M) </w:t>
      </w:r>
      <w:r w:rsidRPr="003649B8">
        <w:rPr>
          <w:rFonts w:eastAsia="Times New Roman" w:cstheme="minorHAnsi"/>
          <w:color w:val="000000"/>
          <w:lang w:val="en-CA"/>
        </w:rPr>
        <w:lastRenderedPageBreak/>
        <w:t>fixed on 5</w:t>
      </w:r>
      <w:r w:rsidRPr="003649B8">
        <w:rPr>
          <w:rFonts w:eastAsia="Times New Roman" w:cstheme="minorHAnsi"/>
          <w:color w:val="000000"/>
          <w:lang w:val="en-US"/>
        </w:rPr>
        <w:t xml:space="preserve"> </w:t>
      </w:r>
      <w:r w:rsidRPr="003649B8">
        <w:rPr>
          <w:rFonts w:eastAsia="Times New Roman" w:cstheme="minorHAnsi"/>
          <w:color w:val="000000"/>
          <w:lang w:val="en-CA"/>
        </w:rPr>
        <w:t xml:space="preserve">mm-wide leather strap and protected from </w:t>
      </w:r>
      <w:r w:rsidRPr="003649B8">
        <w:rPr>
          <w:rFonts w:eastAsia="Times New Roman" w:cstheme="minorHAnsi"/>
          <w:color w:val="000000"/>
          <w:lang w:val="en-US"/>
        </w:rPr>
        <w:t>shock</w:t>
      </w:r>
      <w:r w:rsidR="0047277B" w:rsidRPr="003649B8">
        <w:rPr>
          <w:rFonts w:eastAsia="Times New Roman" w:cstheme="minorHAnsi"/>
          <w:color w:val="000000"/>
          <w:lang w:val="en-US"/>
        </w:rPr>
        <w:t>s</w:t>
      </w:r>
      <w:r w:rsidRPr="003649B8">
        <w:rPr>
          <w:rFonts w:eastAsia="Times New Roman" w:cstheme="minorHAnsi"/>
          <w:color w:val="000000"/>
          <w:lang w:val="en-CA"/>
        </w:rPr>
        <w:t xml:space="preserve"> and sand by</w:t>
      </w:r>
      <w:r w:rsidRPr="003649B8">
        <w:rPr>
          <w:rFonts w:eastAsia="Times New Roman" w:cstheme="minorHAnsi"/>
          <w:color w:val="000000"/>
          <w:lang w:val="en-US"/>
        </w:rPr>
        <w:t xml:space="preserve"> wrapping in</w:t>
      </w:r>
      <w:r w:rsidRPr="003649B8">
        <w:rPr>
          <w:rFonts w:eastAsia="Times New Roman" w:cstheme="minorHAnsi"/>
          <w:color w:val="000000"/>
          <w:lang w:val="en-CA"/>
        </w:rPr>
        <w:t xml:space="preserve"> parafilm and</w:t>
      </w:r>
      <w:r w:rsidRPr="003649B8">
        <w:rPr>
          <w:rFonts w:eastAsia="Times New Roman" w:cstheme="minorHAnsi"/>
          <w:color w:val="000000"/>
          <w:lang w:val="en-US"/>
        </w:rPr>
        <w:t xml:space="preserve"> covering with </w:t>
      </w:r>
      <w:r w:rsidRPr="003649B8">
        <w:rPr>
          <w:rFonts w:eastAsia="Times New Roman" w:cstheme="minorHAnsi"/>
          <w:color w:val="000000"/>
          <w:lang w:val="en-CA"/>
        </w:rPr>
        <w:t xml:space="preserve">2-part epoxy glue. The length of the strap was adjusted individually for each meerkat </w:t>
      </w:r>
      <w:r w:rsidR="00C05760">
        <w:rPr>
          <w:rFonts w:eastAsia="Times New Roman" w:cstheme="minorHAnsi"/>
          <w:color w:val="000000"/>
          <w:lang w:val="en-CA"/>
        </w:rPr>
        <w:t>based on</w:t>
      </w:r>
      <w:r w:rsidRPr="003649B8">
        <w:rPr>
          <w:rFonts w:eastAsia="Times New Roman" w:cstheme="minorHAnsi"/>
          <w:color w:val="000000"/>
          <w:lang w:val="en-CA"/>
        </w:rPr>
        <w:t xml:space="preserve"> prior neck measurements</w:t>
      </w:r>
      <w:r w:rsidR="00C05760">
        <w:rPr>
          <w:rFonts w:eastAsia="Times New Roman" w:cstheme="minorHAnsi"/>
          <w:color w:val="000000"/>
          <w:lang w:val="en-CA"/>
        </w:rPr>
        <w:t xml:space="preserve"> we had collected beforehand</w:t>
      </w:r>
      <w:r w:rsidRPr="003649B8">
        <w:rPr>
          <w:rFonts w:eastAsia="Times New Roman" w:cstheme="minorHAnsi"/>
          <w:color w:val="000000"/>
          <w:lang w:val="en-CA"/>
        </w:rPr>
        <w:t xml:space="preserve">. The closing mechanism </w:t>
      </w:r>
      <w:r w:rsidR="001540EF">
        <w:rPr>
          <w:rFonts w:eastAsia="Times New Roman" w:cstheme="minorHAnsi"/>
          <w:color w:val="000000"/>
          <w:lang w:val="en-CA"/>
        </w:rPr>
        <w:t>consisted</w:t>
      </w:r>
      <w:r w:rsidRPr="003649B8">
        <w:rPr>
          <w:rFonts w:eastAsia="Times New Roman" w:cstheme="minorHAnsi"/>
          <w:color w:val="000000"/>
          <w:lang w:val="en-CA"/>
        </w:rPr>
        <w:t xml:space="preserve"> of 2 magnets (1*5*5mm) glued to 3-D printed plastic clasps at each end of the leather strap, designed to be able to close easily but to require human intervention to open. </w:t>
      </w:r>
      <w:r w:rsidR="001540EF">
        <w:rPr>
          <w:rFonts w:eastAsia="Times New Roman" w:cstheme="minorHAnsi"/>
          <w:color w:val="000000"/>
          <w:lang w:val="en-CA"/>
        </w:rPr>
        <w:t>Completed</w:t>
      </w:r>
      <w:r w:rsidR="001540EF" w:rsidRPr="003649B8">
        <w:rPr>
          <w:rFonts w:eastAsia="Times New Roman" w:cstheme="minorHAnsi"/>
          <w:color w:val="000000"/>
          <w:lang w:val="en-CA"/>
        </w:rPr>
        <w:t xml:space="preserve"> </w:t>
      </w:r>
      <w:r w:rsidR="002F775A">
        <w:rPr>
          <w:rFonts w:eastAsia="Times New Roman" w:cstheme="minorHAnsi"/>
          <w:color w:val="000000"/>
          <w:lang w:val="en-CA"/>
        </w:rPr>
        <w:t>collars</w:t>
      </w:r>
      <w:r w:rsidRPr="003649B8">
        <w:rPr>
          <w:rFonts w:eastAsia="Times New Roman" w:cstheme="minorHAnsi"/>
          <w:color w:val="000000"/>
          <w:lang w:val="en-CA"/>
        </w:rPr>
        <w:t xml:space="preserve"> weigh</w:t>
      </w:r>
      <w:r w:rsidRPr="003649B8">
        <w:rPr>
          <w:rFonts w:eastAsia="Times New Roman" w:cstheme="minorHAnsi"/>
          <w:color w:val="000000"/>
          <w:lang w:val="en-US"/>
        </w:rPr>
        <w:t>ed</w:t>
      </w:r>
      <w:r w:rsidRPr="003649B8">
        <w:rPr>
          <w:rFonts w:eastAsia="Times New Roman" w:cstheme="minorHAnsi"/>
          <w:color w:val="000000"/>
          <w:lang w:val="en-CA"/>
        </w:rPr>
        <w:t xml:space="preserve"> between 22 and 2</w:t>
      </w:r>
      <w:r w:rsidRPr="003649B8">
        <w:rPr>
          <w:rFonts w:eastAsia="Times New Roman" w:cstheme="minorHAnsi"/>
          <w:color w:val="000000"/>
          <w:lang w:val="en-US"/>
        </w:rPr>
        <w:t>5</w:t>
      </w:r>
      <w:r w:rsidRPr="003649B8">
        <w:rPr>
          <w:rFonts w:eastAsia="Times New Roman" w:cstheme="minorHAnsi"/>
          <w:color w:val="000000"/>
          <w:lang w:val="en-CA"/>
        </w:rPr>
        <w:t>g</w:t>
      </w:r>
      <w:r w:rsidR="00C05760">
        <w:rPr>
          <w:rFonts w:eastAsia="Times New Roman" w:cstheme="minorHAnsi"/>
          <w:color w:val="000000"/>
          <w:lang w:val="en-CA"/>
        </w:rPr>
        <w:t>, which was never more than 5% of the wearer’s body mass</w:t>
      </w:r>
      <w:r w:rsidRPr="003649B8">
        <w:rPr>
          <w:rFonts w:eastAsia="Times New Roman" w:cstheme="minorHAnsi"/>
          <w:color w:val="000000"/>
          <w:lang w:val="en-CA"/>
        </w:rPr>
        <w:t>. Once</w:t>
      </w:r>
      <w:r w:rsidRPr="003649B8">
        <w:rPr>
          <w:rFonts w:eastAsia="Times New Roman" w:cstheme="minorHAnsi"/>
          <w:color w:val="000000"/>
          <w:lang w:val="en-US"/>
        </w:rPr>
        <w:t xml:space="preserve"> fitted</w:t>
      </w:r>
      <w:r w:rsidRPr="003649B8">
        <w:rPr>
          <w:rFonts w:eastAsia="Times New Roman" w:cstheme="minorHAnsi"/>
          <w:color w:val="000000"/>
          <w:lang w:val="en-CA"/>
        </w:rPr>
        <w:t xml:space="preserve"> on </w:t>
      </w:r>
      <w:r w:rsidRPr="003649B8">
        <w:rPr>
          <w:rFonts w:eastAsia="Times New Roman" w:cstheme="minorHAnsi"/>
          <w:color w:val="000000"/>
          <w:lang w:val="en-US"/>
        </w:rPr>
        <w:t>a</w:t>
      </w:r>
      <w:r w:rsidRPr="003649B8">
        <w:rPr>
          <w:rFonts w:eastAsia="Times New Roman" w:cstheme="minorHAnsi"/>
          <w:color w:val="000000"/>
          <w:lang w:val="en-CA"/>
        </w:rPr>
        <w:t xml:space="preserve"> meerkat, </w:t>
      </w:r>
      <w:r w:rsidRPr="003649B8">
        <w:rPr>
          <w:rFonts w:eastAsia="Times New Roman" w:cstheme="minorHAnsi"/>
          <w:color w:val="000000"/>
          <w:lang w:val="en-US"/>
        </w:rPr>
        <w:t>the GPS board</w:t>
      </w:r>
      <w:r w:rsidRPr="003649B8">
        <w:rPr>
          <w:rFonts w:eastAsia="Times New Roman" w:cstheme="minorHAnsi"/>
          <w:color w:val="000000"/>
          <w:lang w:val="en-CA"/>
        </w:rPr>
        <w:t xml:space="preserve"> </w:t>
      </w:r>
      <w:r w:rsidR="001540EF">
        <w:rPr>
          <w:rFonts w:eastAsia="Times New Roman" w:cstheme="minorHAnsi"/>
          <w:color w:val="000000"/>
          <w:lang w:val="en-CA"/>
        </w:rPr>
        <w:t>rested</w:t>
      </w:r>
      <w:r w:rsidRPr="003649B8">
        <w:rPr>
          <w:rFonts w:eastAsia="Times New Roman" w:cstheme="minorHAnsi"/>
          <w:color w:val="000000"/>
          <w:lang w:val="en-CA"/>
        </w:rPr>
        <w:t xml:space="preserve"> on back of the neck, with the </w:t>
      </w:r>
      <w:r w:rsidRPr="003649B8">
        <w:rPr>
          <w:rFonts w:eastAsia="Times New Roman" w:cstheme="minorHAnsi"/>
          <w:color w:val="000000"/>
          <w:lang w:val="en-US"/>
        </w:rPr>
        <w:t xml:space="preserve">whip </w:t>
      </w:r>
      <w:r w:rsidRPr="003649B8">
        <w:rPr>
          <w:rFonts w:eastAsia="Times New Roman" w:cstheme="minorHAnsi"/>
          <w:color w:val="000000"/>
          <w:lang w:val="en-CA"/>
        </w:rPr>
        <w:t>antenna pointing down the back of the individual (Figure 1a). </w:t>
      </w:r>
    </w:p>
    <w:p w14:paraId="357C6E92" w14:textId="5C139B0A" w:rsidR="00F85EAE" w:rsidRPr="003649B8" w:rsidRDefault="00F576F0" w:rsidP="00D27F62">
      <w:pPr>
        <w:spacing w:before="320" w:after="80" w:line="360" w:lineRule="auto"/>
        <w:jc w:val="both"/>
        <w:outlineLvl w:val="2"/>
        <w:rPr>
          <w:rFonts w:eastAsia="Times New Roman" w:cstheme="minorHAnsi"/>
          <w:i/>
          <w:color w:val="434343"/>
          <w:lang w:val="en-CA"/>
        </w:rPr>
      </w:pPr>
      <w:r>
        <w:rPr>
          <w:rFonts w:eastAsia="Times New Roman" w:cstheme="minorHAnsi"/>
          <w:i/>
          <w:color w:val="434343"/>
          <w:lang w:val="en-CA"/>
        </w:rPr>
        <w:t>Collar</w:t>
      </w:r>
      <w:r w:rsidR="00F85EAE" w:rsidRPr="003649B8">
        <w:rPr>
          <w:rFonts w:eastAsia="Times New Roman" w:cstheme="minorHAnsi"/>
          <w:i/>
          <w:color w:val="434343"/>
          <w:lang w:val="en-CA"/>
        </w:rPr>
        <w:t xml:space="preserve"> deployment</w:t>
      </w:r>
      <w:r>
        <w:rPr>
          <w:rFonts w:eastAsia="Times New Roman" w:cstheme="minorHAnsi"/>
          <w:i/>
          <w:color w:val="434343"/>
          <w:lang w:val="en-CA"/>
        </w:rPr>
        <w:t>,</w:t>
      </w:r>
      <w:r w:rsidR="00F85EAE" w:rsidRPr="003649B8">
        <w:rPr>
          <w:rFonts w:eastAsia="Times New Roman" w:cstheme="minorHAnsi"/>
          <w:i/>
          <w:color w:val="434343"/>
          <w:lang w:val="en-CA"/>
        </w:rPr>
        <w:t xml:space="preserve"> duty cycle and retrieval</w:t>
      </w:r>
    </w:p>
    <w:p w14:paraId="66F1300F" w14:textId="4AE94BC4" w:rsidR="0047277B" w:rsidRDefault="00096793" w:rsidP="0047277B">
      <w:pPr>
        <w:spacing w:after="240" w:line="360" w:lineRule="auto"/>
        <w:jc w:val="both"/>
        <w:rPr>
          <w:rFonts w:eastAsia="Times New Roman" w:cstheme="minorHAnsi"/>
          <w:color w:val="000000"/>
          <w:lang w:val="en-CA"/>
        </w:rPr>
      </w:pPr>
      <w:r w:rsidRPr="00096793">
        <w:rPr>
          <w:rFonts w:eastAsia="Times New Roman" w:cstheme="minorHAnsi"/>
          <w:noProof/>
          <w:color w:val="000000"/>
        </w:rPr>
        <mc:AlternateContent>
          <mc:Choice Requires="wpg">
            <w:drawing>
              <wp:anchor distT="0" distB="0" distL="114300" distR="114300" simplePos="0" relativeHeight="251664384" behindDoc="1" locked="0" layoutInCell="1" allowOverlap="1" wp14:anchorId="390E09F7" wp14:editId="718B761E">
                <wp:simplePos x="0" y="0"/>
                <wp:positionH relativeFrom="margin">
                  <wp:align>right</wp:align>
                </wp:positionH>
                <wp:positionV relativeFrom="paragraph">
                  <wp:posOffset>1057819</wp:posOffset>
                </wp:positionV>
                <wp:extent cx="1885315" cy="2968625"/>
                <wp:effectExtent l="0" t="0" r="0" b="3175"/>
                <wp:wrapSquare wrapText="bothSides"/>
                <wp:docPr id="1" name="Group 108"/>
                <wp:cNvGraphicFramePr/>
                <a:graphic xmlns:a="http://schemas.openxmlformats.org/drawingml/2006/main">
                  <a:graphicData uri="http://schemas.microsoft.com/office/word/2010/wordprocessingGroup">
                    <wpg:wgp>
                      <wpg:cNvGrpSpPr/>
                      <wpg:grpSpPr>
                        <a:xfrm>
                          <a:off x="0" y="0"/>
                          <a:ext cx="1885315" cy="2968625"/>
                          <a:chOff x="0" y="0"/>
                          <a:chExt cx="1885690" cy="2969030"/>
                        </a:xfrm>
                      </wpg:grpSpPr>
                      <pic:pic xmlns:pic="http://schemas.openxmlformats.org/drawingml/2006/picture">
                        <pic:nvPicPr>
                          <pic:cNvPr id="2" name="Image 3" descr="DSC_6732"/>
                          <pic:cNvPicPr>
                            <a:picLocks noChangeAspect="1"/>
                          </pic:cNvPicPr>
                        </pic:nvPicPr>
                        <pic:blipFill rotWithShape="1">
                          <a:blip r:embed="rId10"/>
                          <a:srcRect l="13958" t="12730" r="54450" b="10237"/>
                          <a:stretch/>
                        </pic:blipFill>
                        <pic:spPr>
                          <a:xfrm>
                            <a:off x="4739" y="0"/>
                            <a:ext cx="1825914" cy="2969030"/>
                          </a:xfrm>
                          <a:prstGeom prst="roundRect">
                            <a:avLst/>
                          </a:prstGeom>
                        </pic:spPr>
                      </pic:pic>
                      <wps:wsp>
                        <wps:cNvPr id="4" name="Straight Arrow Connector 4"/>
                        <wps:cNvCnPr/>
                        <wps:spPr>
                          <a:xfrm flipH="1" flipV="1">
                            <a:off x="1249036" y="1082734"/>
                            <a:ext cx="248478" cy="3509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1056220" y="1489431"/>
                            <a:ext cx="769069" cy="221200"/>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10"/>
                        <wps:cNvSpPr txBox="1"/>
                        <wps:spPr>
                          <a:xfrm>
                            <a:off x="984497" y="1394546"/>
                            <a:ext cx="901193" cy="369332"/>
                          </a:xfrm>
                          <a:prstGeom prst="rect">
                            <a:avLst/>
                          </a:prstGeom>
                          <a:noFill/>
                          <a:ln>
                            <a:noFill/>
                          </a:ln>
                        </wps:spPr>
                        <wps:txbx>
                          <w:txbxContent>
                            <w:p w14:paraId="545A49F4"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wps:txbx>
                        <wps:bodyPr wrap="square" rtlCol="0">
                          <a:spAutoFit/>
                        </wps:bodyPr>
                      </wps:wsp>
                      <wps:wsp>
                        <wps:cNvPr id="9" name="Straight Arrow Connector 9"/>
                        <wps:cNvCnPr>
                          <a:cxnSpLocks/>
                        </wps:cNvCnPr>
                        <wps:spPr>
                          <a:xfrm flipH="1" flipV="1">
                            <a:off x="628722" y="934952"/>
                            <a:ext cx="64704" cy="4156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465632" y="1422820"/>
                            <a:ext cx="466142" cy="511565"/>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41"/>
                        <wps:cNvSpPr txBox="1"/>
                        <wps:spPr>
                          <a:xfrm>
                            <a:off x="392977" y="1332115"/>
                            <a:ext cx="574092" cy="646331"/>
                          </a:xfrm>
                          <a:prstGeom prst="rect">
                            <a:avLst/>
                          </a:prstGeom>
                          <a:noFill/>
                          <a:ln>
                            <a:noFill/>
                          </a:ln>
                        </wps:spPr>
                        <wps:txbx>
                          <w:txbxContent>
                            <w:p w14:paraId="2F51686C"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wps:txbx>
                        <wps:bodyPr wrap="square" rtlCol="0">
                          <a:spAutoFit/>
                        </wps:bodyPr>
                      </wps:wsp>
                      <wps:wsp>
                        <wps:cNvPr id="12" name="Straight Arrow Connector 12"/>
                        <wps:cNvCnPr>
                          <a:cxnSpLocks/>
                        </wps:cNvCnPr>
                        <wps:spPr>
                          <a:xfrm flipH="1" flipV="1">
                            <a:off x="253993" y="1332116"/>
                            <a:ext cx="81974" cy="8588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30693" y="2285505"/>
                            <a:ext cx="787785" cy="213101"/>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Box 47"/>
                        <wps:cNvSpPr txBox="1"/>
                        <wps:spPr>
                          <a:xfrm>
                            <a:off x="0" y="2190943"/>
                            <a:ext cx="1046664" cy="369332"/>
                          </a:xfrm>
                          <a:prstGeom prst="rect">
                            <a:avLst/>
                          </a:prstGeom>
                          <a:noFill/>
                          <a:ln>
                            <a:noFill/>
                          </a:ln>
                        </wps:spPr>
                        <wps:txbx>
                          <w:txbxContent>
                            <w:p w14:paraId="662C9D9F"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wps:txbx>
                        <wps:bodyPr wrap="square" rtlCol="0">
                          <a:spAutoFit/>
                        </wps:bodyPr>
                      </wps:wsp>
                    </wpg:wgp>
                  </a:graphicData>
                </a:graphic>
                <wp14:sizeRelH relativeFrom="margin">
                  <wp14:pctWidth>0</wp14:pctWidth>
                </wp14:sizeRelH>
              </wp:anchor>
            </w:drawing>
          </mc:Choice>
          <mc:Fallback>
            <w:pict>
              <v:group w14:anchorId="390E09F7" id="Group 108" o:spid="_x0000_s1026" style="position:absolute;left:0;text-align:left;margin-left:97.25pt;margin-top:83.3pt;width:148.45pt;height:233.75pt;z-index:-251652096;mso-position-horizontal:right;mso-position-horizontal-relative:margin;mso-width-relative:margin" coordsize="18856,29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&#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DSC_6732" style="position:absolute;left:47;width:18259;height:2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" adj="3600">
                  <v:imagedata r:id="rId11" o:title="DSC_6732" croptop="8343f" cropbottom="6709f" cropleft="9148f" cropright="35684f"/>
                </v:shape>
                <v:shapetype id="_x0000_t32" coordsize="21600,21600" o:spt="32" o:oned="t" path="m,l21600,21600e" filled="f">
                  <v:path arrowok="t" fillok="f" o:connecttype="none"/>
                  <o:lock v:ext="edit" shapetype="t"/>
                </v:shapetype>
                <v:shape id="Straight Arrow Connector 4" o:spid="_x0000_s1028" type="#_x0000_t32" style="position:absolute;left:12490;top:10827;width:2485;height:3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" strokecolor="red" strokeweight="3pt">
                  <v:stroke endarrow="block" joinstyle="miter"/>
                </v:shape>
                <v:rect id="Rectangle 5" o:spid="_x0000_s1029" style="position:absolute;left:10562;top:14894;width:7690;height:2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" fillcolor="white [3212]" stroked="f" strokeweight="1pt">
                  <v:fill opacity="33410f"/>
                </v:rect>
                <v:shapetype id="_x0000_t202" coordsize="21600,21600" o:spt="202" path="m,l,21600r21600,l21600,xe">
                  <v:stroke joinstyle="miter"/>
                  <v:path gradientshapeok="t" o:connecttype="rect"/>
                </v:shapetype>
                <v:shape id="TextBox 10" o:spid="_x0000_s1030" type="#_x0000_t202" style="position:absolute;left:9844;top:13945;width:901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545A49F4"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v:textbox>
                </v:shape>
                <v:shape id="Straight Arrow Connector 9" o:spid="_x0000_s1031" type="#_x0000_t32" style="position:absolute;left:6287;top:9349;width:647;height:4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" strokecolor="red" strokeweight="3pt">
                  <v:stroke endarrow="block" joinstyle="miter"/>
                  <o:lock v:ext="edit" shapetype="f"/>
                </v:shape>
                <v:rect id="Rectangle 10" o:spid="_x0000_s1032" style="position:absolute;left:4656;top:14228;width:4661;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" fillcolor="white [3212]" stroked="f" strokeweight="1pt">
                  <v:fill opacity="33410f"/>
                </v:rect>
                <v:shape id="TextBox 41" o:spid="_x0000_s1033" type="#_x0000_t202" style="position:absolute;left:3929;top:13321;width:5741;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2F51686C"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v:textbox>
                </v:shape>
                <v:shape id="Straight Arrow Connector 12" o:spid="_x0000_s1034" type="#_x0000_t32" style="position:absolute;left:2539;top:13321;width:820;height:85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" strokecolor="red" strokeweight="3pt">
                  <v:stroke endarrow="block" joinstyle="miter"/>
                  <o:lock v:ext="edit" shapetype="f"/>
                </v:shape>
                <v:rect id="Rectangle 14" o:spid="_x0000_s1035" style="position:absolute;left:1306;top:22855;width:7878;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" fillcolor="white [3212]" stroked="f" strokeweight="1pt">
                  <v:fill opacity="33410f"/>
                </v:rect>
                <v:shape id="TextBox 47" o:spid="_x0000_s1036" type="#_x0000_t202" style="position:absolute;top:21909;width:10466;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662C9D9F" w14:textId="77777777" w:rsidR="009E4EE9" w:rsidRDefault="009E4EE9"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v:textbox>
                </v:shape>
                <w10:wrap type="square" anchorx="margin"/>
              </v:group>
            </w:pict>
          </mc:Fallback>
        </mc:AlternateContent>
      </w:r>
      <w:r w:rsidR="00F576F0" w:rsidRPr="003649B8">
        <w:rPr>
          <w:rFonts w:eastAsia="Times New Roman" w:cstheme="minorHAnsi"/>
          <w:color w:val="000000"/>
          <w:lang w:val="en-US"/>
        </w:rPr>
        <w:t>In winter months</w:t>
      </w:r>
      <w:ins w:id="36" w:author="Alie Ashbury" w:date="2021-11-24T10:48:00Z">
        <w:r w:rsidR="00A3622F">
          <w:rPr>
            <w:rFonts w:eastAsia="Times New Roman" w:cstheme="minorHAnsi"/>
            <w:color w:val="000000"/>
            <w:lang w:val="en-US"/>
          </w:rPr>
          <w:t xml:space="preserve"> (May to August?)</w:t>
        </w:r>
      </w:ins>
      <w:r w:rsidR="00F576F0" w:rsidRPr="003649B8">
        <w:rPr>
          <w:rFonts w:eastAsia="Times New Roman" w:cstheme="minorHAnsi"/>
          <w:color w:val="000000"/>
          <w:lang w:val="en-US"/>
        </w:rPr>
        <w:t>, meerkats typically spend up to an hour</w:t>
      </w:r>
      <w:r w:rsidR="004640BA">
        <w:rPr>
          <w:rFonts w:eastAsia="Times New Roman" w:cstheme="minorHAnsi"/>
          <w:color w:val="000000"/>
          <w:lang w:val="en-US"/>
        </w:rPr>
        <w:t xml:space="preserve"> in the morning</w:t>
      </w:r>
      <w:r w:rsidR="00F576F0" w:rsidRPr="003649B8">
        <w:rPr>
          <w:rFonts w:eastAsia="Times New Roman" w:cstheme="minorHAnsi"/>
          <w:color w:val="000000"/>
          <w:lang w:val="en-US"/>
        </w:rPr>
        <w:t xml:space="preserve"> at the</w:t>
      </w:r>
      <w:r w:rsidR="004640BA">
        <w:rPr>
          <w:rFonts w:eastAsia="Times New Roman" w:cstheme="minorHAnsi"/>
          <w:color w:val="000000"/>
          <w:lang w:val="en-US"/>
        </w:rPr>
        <w:t>ir</w:t>
      </w:r>
      <w:r w:rsidR="00F576F0" w:rsidRPr="003649B8">
        <w:rPr>
          <w:rFonts w:eastAsia="Times New Roman" w:cstheme="minorHAnsi"/>
          <w:color w:val="000000"/>
          <w:lang w:val="en-US"/>
        </w:rPr>
        <w:t xml:space="preserve"> communal </w:t>
      </w:r>
      <w:r w:rsidR="004640BA">
        <w:rPr>
          <w:rFonts w:eastAsia="Times New Roman" w:cstheme="minorHAnsi"/>
          <w:color w:val="000000"/>
          <w:lang w:val="en-US"/>
        </w:rPr>
        <w:t xml:space="preserve">sleeping </w:t>
      </w:r>
      <w:r w:rsidR="00F576F0" w:rsidRPr="003649B8">
        <w:rPr>
          <w:rFonts w:eastAsia="Times New Roman" w:cstheme="minorHAnsi"/>
          <w:color w:val="000000"/>
          <w:lang w:val="en-US"/>
        </w:rPr>
        <w:t>burrow before moving off to forage. During this time</w:t>
      </w:r>
      <w:r w:rsidR="00F576F0">
        <w:rPr>
          <w:rFonts w:eastAsia="Times New Roman" w:cstheme="minorHAnsi"/>
          <w:color w:val="000000"/>
          <w:lang w:val="en-US"/>
        </w:rPr>
        <w:t>,</w:t>
      </w:r>
      <w:r w:rsidR="00F576F0" w:rsidRPr="003649B8">
        <w:rPr>
          <w:rFonts w:eastAsia="Times New Roman" w:cstheme="minorHAnsi"/>
          <w:color w:val="000000"/>
          <w:lang w:val="en-US"/>
        </w:rPr>
        <w:t xml:space="preserve"> they are typically relaxed and often</w:t>
      </w:r>
      <w:r w:rsidR="00F576F0" w:rsidRPr="003649B8">
        <w:rPr>
          <w:rFonts w:eastAsia="Times New Roman" w:cstheme="minorHAnsi"/>
          <w:color w:val="000000"/>
          <w:lang w:val="en-CA"/>
        </w:rPr>
        <w:t xml:space="preserve"> stand upright in the sun to warm up</w:t>
      </w:r>
      <w:r w:rsidR="00F576F0" w:rsidRPr="003649B8">
        <w:rPr>
          <w:rFonts w:eastAsia="Times New Roman" w:cstheme="minorHAnsi"/>
          <w:color w:val="000000"/>
          <w:lang w:val="en-US"/>
        </w:rPr>
        <w:t xml:space="preserve"> or groom one another, thus presenting an ideal opportunity for non-invasive collar deployment</w:t>
      </w:r>
      <w:r w:rsidR="00F576F0" w:rsidRPr="003649B8">
        <w:rPr>
          <w:rFonts w:eastAsia="Times New Roman" w:cstheme="minorHAnsi"/>
          <w:color w:val="000000"/>
          <w:lang w:val="en-CA"/>
        </w:rPr>
        <w:t xml:space="preserve">. </w:t>
      </w:r>
      <w:r w:rsidR="00F576F0" w:rsidRPr="003649B8">
        <w:rPr>
          <w:rFonts w:eastAsia="Times New Roman" w:cstheme="minorHAnsi"/>
          <w:color w:val="000000"/>
          <w:lang w:val="en-US"/>
        </w:rPr>
        <w:t>To deploy collars, o</w:t>
      </w:r>
      <w:proofErr w:type="spellStart"/>
      <w:r w:rsidR="00F576F0" w:rsidRPr="003649B8">
        <w:rPr>
          <w:rFonts w:eastAsia="Times New Roman" w:cstheme="minorHAnsi"/>
          <w:color w:val="000000"/>
          <w:lang w:val="en-CA"/>
        </w:rPr>
        <w:t>ne</w:t>
      </w:r>
      <w:proofErr w:type="spellEnd"/>
      <w:r w:rsidR="00F576F0" w:rsidRPr="003649B8">
        <w:rPr>
          <w:rFonts w:eastAsia="Times New Roman" w:cstheme="minorHAnsi"/>
          <w:color w:val="000000"/>
          <w:lang w:val="en-CA"/>
        </w:rPr>
        <w:t xml:space="preserve"> person would slowly approach a meerkat and start grooming its neck to test receptivity. If the target </w:t>
      </w:r>
      <w:r w:rsidR="00F576F0" w:rsidRPr="003649B8">
        <w:rPr>
          <w:rFonts w:eastAsia="Times New Roman" w:cstheme="minorHAnsi"/>
          <w:color w:val="000000"/>
          <w:lang w:val="en-US"/>
        </w:rPr>
        <w:t xml:space="preserve">remained stationary and </w:t>
      </w:r>
      <w:r w:rsidR="00F576F0" w:rsidRPr="003649B8">
        <w:rPr>
          <w:rFonts w:eastAsia="Times New Roman" w:cstheme="minorHAnsi"/>
          <w:color w:val="000000"/>
          <w:lang w:val="en-CA"/>
        </w:rPr>
        <w:t xml:space="preserve">showed no sign of discomfort, the person would then try to clasp </w:t>
      </w:r>
      <w:r w:rsidR="00F576F0" w:rsidRPr="003649B8">
        <w:rPr>
          <w:rFonts w:eastAsia="Times New Roman" w:cstheme="minorHAnsi"/>
          <w:color w:val="000000"/>
          <w:lang w:val="en-US"/>
        </w:rPr>
        <w:t>an appropriately-sized</w:t>
      </w:r>
      <w:r w:rsidR="00F576F0" w:rsidRPr="003649B8">
        <w:rPr>
          <w:rFonts w:eastAsia="Times New Roman" w:cstheme="minorHAnsi"/>
          <w:color w:val="000000"/>
          <w:lang w:val="en-CA"/>
        </w:rPr>
        <w:t xml:space="preserve"> collar around </w:t>
      </w:r>
      <w:r w:rsidR="00F576F0" w:rsidRPr="003649B8">
        <w:rPr>
          <w:rFonts w:eastAsia="Times New Roman" w:cstheme="minorHAnsi"/>
          <w:color w:val="000000"/>
          <w:lang w:val="en-US"/>
        </w:rPr>
        <w:t>its</w:t>
      </w:r>
      <w:r w:rsidR="00F576F0" w:rsidRPr="003649B8">
        <w:rPr>
          <w:rFonts w:eastAsia="Times New Roman" w:cstheme="minorHAnsi"/>
          <w:color w:val="000000"/>
          <w:lang w:val="en-CA"/>
        </w:rPr>
        <w:t xml:space="preserve"> neck, stopping </w:t>
      </w:r>
      <w:r w:rsidR="00F576F0" w:rsidRPr="003649B8">
        <w:rPr>
          <w:rFonts w:eastAsia="Times New Roman" w:cstheme="minorHAnsi"/>
          <w:color w:val="000000"/>
          <w:lang w:val="en-US"/>
        </w:rPr>
        <w:t>if the meerkat recoiled or</w:t>
      </w:r>
      <w:r w:rsidR="00F576F0" w:rsidRPr="003649B8">
        <w:rPr>
          <w:rFonts w:eastAsia="Times New Roman" w:cstheme="minorHAnsi"/>
          <w:color w:val="000000"/>
          <w:lang w:val="en-CA"/>
        </w:rPr>
        <w:t xml:space="preserve"> </w:t>
      </w:r>
      <w:r w:rsidR="00F576F0" w:rsidRPr="003649B8">
        <w:rPr>
          <w:rFonts w:eastAsia="Times New Roman" w:cstheme="minorHAnsi"/>
          <w:color w:val="000000"/>
          <w:lang w:val="en-US"/>
        </w:rPr>
        <w:t>moved away</w:t>
      </w:r>
      <w:r w:rsidR="00F576F0" w:rsidRPr="003649B8">
        <w:rPr>
          <w:rFonts w:eastAsia="Times New Roman" w:cstheme="minorHAnsi"/>
          <w:color w:val="000000"/>
          <w:lang w:val="en-CA"/>
        </w:rPr>
        <w:t xml:space="preserve">. </w:t>
      </w:r>
      <w:r w:rsidR="00F576F0" w:rsidRPr="003649B8">
        <w:rPr>
          <w:rFonts w:eastAsia="Times New Roman" w:cstheme="minorHAnsi"/>
          <w:color w:val="000000"/>
          <w:lang w:val="en-US"/>
        </w:rPr>
        <w:t>To collar some individuals, a</w:t>
      </w:r>
      <w:r w:rsidR="00F576F0" w:rsidRPr="003649B8">
        <w:rPr>
          <w:rFonts w:eastAsia="Times New Roman" w:cstheme="minorHAnsi"/>
          <w:color w:val="000000"/>
          <w:lang w:val="en-CA"/>
        </w:rPr>
        <w:t xml:space="preserve"> second person present</w:t>
      </w:r>
      <w:r w:rsidR="00F576F0" w:rsidRPr="003649B8">
        <w:rPr>
          <w:rFonts w:eastAsia="Times New Roman" w:cstheme="minorHAnsi"/>
          <w:color w:val="000000"/>
          <w:lang w:val="en-US"/>
        </w:rPr>
        <w:t>ed</w:t>
      </w:r>
      <w:r w:rsidR="00F576F0" w:rsidRPr="003649B8">
        <w:rPr>
          <w:rFonts w:eastAsia="Times New Roman" w:cstheme="minorHAnsi"/>
          <w:color w:val="000000"/>
          <w:lang w:val="en-CA"/>
        </w:rPr>
        <w:t xml:space="preserve"> a water bottle to distract them</w:t>
      </w:r>
      <w:r w:rsidR="00F576F0" w:rsidRPr="003649B8">
        <w:rPr>
          <w:rFonts w:eastAsia="Times New Roman" w:cstheme="minorHAnsi"/>
          <w:color w:val="000000"/>
          <w:lang w:val="en-US"/>
        </w:rPr>
        <w:t xml:space="preserve">, and the collar was </w:t>
      </w:r>
      <w:r w:rsidR="00F576F0">
        <w:rPr>
          <w:rFonts w:eastAsia="Times New Roman" w:cstheme="minorHAnsi"/>
          <w:color w:val="000000"/>
          <w:lang w:val="en-US"/>
        </w:rPr>
        <w:t>clasped around</w:t>
      </w:r>
      <w:r w:rsidR="00F576F0" w:rsidRPr="003649B8">
        <w:rPr>
          <w:rFonts w:eastAsia="Times New Roman" w:cstheme="minorHAnsi"/>
          <w:color w:val="000000"/>
          <w:lang w:val="en-US"/>
        </w:rPr>
        <w:t xml:space="preserve"> the outstretched neck of the drinking meerkat</w:t>
      </w:r>
      <w:r w:rsidR="00F576F0" w:rsidRPr="003649B8">
        <w:rPr>
          <w:rFonts w:eastAsia="Times New Roman" w:cstheme="minorHAnsi"/>
          <w:color w:val="000000"/>
          <w:lang w:val="en-CA"/>
        </w:rPr>
        <w:t xml:space="preserve">. After two failed attempts for a given individual, it would be left alone for the rest of the day to prevent any risk of de-habituation. </w:t>
      </w:r>
      <w:r w:rsidR="00D31AE1">
        <w:rPr>
          <w:rFonts w:eastAsia="Times New Roman" w:cstheme="minorHAnsi"/>
          <w:color w:val="000000"/>
          <w:lang w:val="en-CA"/>
        </w:rPr>
        <w:t xml:space="preserve">After successful collaring, individuals were observed for at least ten minutes and the collar was removed if they exhibited any kind of unusual behavior. This happened in very few cases, always on the smallest individuals. </w:t>
      </w:r>
      <w:r w:rsidR="00F576F0" w:rsidRPr="003649B8">
        <w:rPr>
          <w:rFonts w:eastAsia="Times New Roman" w:cstheme="minorHAnsi"/>
          <w:color w:val="000000"/>
          <w:lang w:val="en-CA"/>
        </w:rPr>
        <w:t>At the end of data collection, collars were taken off much in the same way as they were put on, though sometimes</w:t>
      </w:r>
      <w:r w:rsidR="00F576F0" w:rsidRPr="003649B8">
        <w:rPr>
          <w:rFonts w:eastAsia="Times New Roman" w:cstheme="minorHAnsi"/>
          <w:color w:val="000000"/>
          <w:lang w:val="en-US"/>
        </w:rPr>
        <w:t xml:space="preserve"> as well</w:t>
      </w:r>
      <w:r w:rsidR="00F576F0" w:rsidRPr="003649B8">
        <w:rPr>
          <w:rFonts w:eastAsia="Times New Roman" w:cstheme="minorHAnsi"/>
          <w:color w:val="000000"/>
          <w:lang w:val="en-CA"/>
        </w:rPr>
        <w:t xml:space="preserve"> during foraging </w:t>
      </w:r>
      <w:r w:rsidR="00F576F0" w:rsidRPr="003649B8">
        <w:rPr>
          <w:rFonts w:eastAsia="Times New Roman" w:cstheme="minorHAnsi"/>
          <w:color w:val="000000"/>
          <w:lang w:val="en-US"/>
        </w:rPr>
        <w:t>since removal could be done much more quickly and easily than deployment</w:t>
      </w:r>
      <w:r w:rsidR="00F576F0" w:rsidRPr="003649B8">
        <w:rPr>
          <w:rFonts w:eastAsia="Times New Roman" w:cstheme="minorHAnsi"/>
          <w:color w:val="000000"/>
          <w:lang w:val="en-CA"/>
        </w:rPr>
        <w:t>. Juvenile individuals were too small to wear a collar, therefore their movement could not be recorded. </w:t>
      </w:r>
      <w:r w:rsidR="0047277B" w:rsidRPr="003649B8">
        <w:rPr>
          <w:rFonts w:eastAsia="Times New Roman" w:cstheme="minorHAnsi"/>
          <w:color w:val="000000"/>
          <w:lang w:val="en-CA"/>
        </w:rPr>
        <w:t xml:space="preserve">All GPS units </w:t>
      </w:r>
      <w:r w:rsidR="00F576F0">
        <w:rPr>
          <w:rFonts w:eastAsia="Times New Roman" w:cstheme="minorHAnsi"/>
          <w:color w:val="000000"/>
          <w:lang w:val="en-CA"/>
        </w:rPr>
        <w:t>in</w:t>
      </w:r>
      <w:r w:rsidR="0047277B" w:rsidRPr="003649B8">
        <w:rPr>
          <w:rFonts w:eastAsia="Times New Roman" w:cstheme="minorHAnsi"/>
          <w:color w:val="000000"/>
          <w:lang w:val="en-CA"/>
        </w:rPr>
        <w:t xml:space="preserve"> a given group were </w:t>
      </w:r>
      <w:r w:rsidR="00F576F0">
        <w:rPr>
          <w:rFonts w:eastAsia="Times New Roman" w:cstheme="minorHAnsi"/>
          <w:color w:val="000000"/>
          <w:lang w:val="en-CA"/>
        </w:rPr>
        <w:t>synchronized</w:t>
      </w:r>
      <w:r w:rsidR="0047277B" w:rsidRPr="003649B8">
        <w:rPr>
          <w:rFonts w:eastAsia="Times New Roman" w:cstheme="minorHAnsi"/>
          <w:color w:val="000000"/>
          <w:lang w:val="en-CA"/>
        </w:rPr>
        <w:t xml:space="preserve"> to start on the same day and to record at 1 </w:t>
      </w:r>
      <w:r w:rsidR="006472C9">
        <w:rPr>
          <w:rFonts w:eastAsia="Times New Roman" w:cstheme="minorHAnsi"/>
          <w:color w:val="000000"/>
          <w:lang w:val="en-CA"/>
        </w:rPr>
        <w:t xml:space="preserve">GPS </w:t>
      </w:r>
      <w:r w:rsidR="0047277B" w:rsidRPr="003649B8">
        <w:rPr>
          <w:rFonts w:eastAsia="Times New Roman" w:cstheme="minorHAnsi"/>
          <w:color w:val="000000"/>
          <w:lang w:val="en-CA"/>
        </w:rPr>
        <w:t>fix/second for 3 hours every</w:t>
      </w:r>
      <w:r w:rsidR="0047277B" w:rsidRPr="003649B8">
        <w:rPr>
          <w:rFonts w:eastAsia="Times New Roman" w:cstheme="minorHAnsi"/>
          <w:color w:val="000000"/>
          <w:lang w:val="en-US"/>
        </w:rPr>
        <w:t xml:space="preserve"> </w:t>
      </w:r>
      <w:r w:rsidR="0047277B" w:rsidRPr="003649B8">
        <w:rPr>
          <w:rFonts w:eastAsia="Times New Roman" w:cstheme="minorHAnsi"/>
          <w:color w:val="000000"/>
          <w:lang w:val="en-CA"/>
        </w:rPr>
        <w:t>day</w:t>
      </w:r>
      <w:r w:rsidR="004640BA" w:rsidRPr="003649B8">
        <w:rPr>
          <w:rFonts w:eastAsia="Times New Roman" w:cstheme="minorHAnsi"/>
          <w:color w:val="000000"/>
          <w:lang w:val="en-CA"/>
        </w:rPr>
        <w:t>, either in the morning after the group had left the sleeping burrow</w:t>
      </w:r>
      <w:r w:rsidR="004640BA" w:rsidRPr="003649B8">
        <w:rPr>
          <w:rFonts w:eastAsia="Times New Roman" w:cstheme="minorHAnsi"/>
          <w:color w:val="000000"/>
          <w:lang w:val="en-US"/>
        </w:rPr>
        <w:t>,</w:t>
      </w:r>
      <w:r w:rsidR="004640BA" w:rsidRPr="003649B8">
        <w:rPr>
          <w:rFonts w:eastAsia="Times New Roman" w:cstheme="minorHAnsi"/>
          <w:color w:val="000000"/>
          <w:lang w:val="en-CA"/>
        </w:rPr>
        <w:t xml:space="preserve"> or in the afternoon before returning to it</w:t>
      </w:r>
      <w:r w:rsidR="004640BA">
        <w:rPr>
          <w:rFonts w:eastAsia="Times New Roman" w:cstheme="minorHAnsi"/>
          <w:color w:val="000000"/>
          <w:lang w:val="en-CA"/>
        </w:rPr>
        <w:t xml:space="preserve"> depending on the deployment</w:t>
      </w:r>
      <w:r w:rsidR="00457A6B">
        <w:rPr>
          <w:rFonts w:eastAsia="Times New Roman" w:cstheme="minorHAnsi"/>
          <w:color w:val="000000"/>
          <w:lang w:val="en-CA"/>
        </w:rPr>
        <w:t xml:space="preserve"> round</w:t>
      </w:r>
      <w:r w:rsidR="004640BA">
        <w:rPr>
          <w:rFonts w:eastAsia="Times New Roman" w:cstheme="minorHAnsi"/>
          <w:color w:val="000000"/>
          <w:lang w:val="en-CA"/>
        </w:rPr>
        <w:t>.</w:t>
      </w:r>
      <w:r w:rsidR="004640BA" w:rsidRPr="003649B8">
        <w:rPr>
          <w:rFonts w:eastAsia="Times New Roman" w:cstheme="minorHAnsi"/>
          <w:color w:val="000000"/>
          <w:lang w:val="en-CA"/>
        </w:rPr>
        <w:t xml:space="preserve"> </w:t>
      </w:r>
      <w:r w:rsidR="004640BA">
        <w:rPr>
          <w:rFonts w:eastAsia="Times New Roman" w:cstheme="minorHAnsi"/>
          <w:color w:val="000000"/>
          <w:lang w:val="en-CA"/>
        </w:rPr>
        <w:t xml:space="preserve">These are times when meerkats are foraging freely within their territory and are </w:t>
      </w:r>
      <w:r w:rsidR="004640BA">
        <w:rPr>
          <w:rFonts w:eastAsia="Times New Roman" w:cstheme="minorHAnsi"/>
          <w:color w:val="000000"/>
          <w:lang w:val="en-CA"/>
        </w:rPr>
        <w:lastRenderedPageBreak/>
        <w:t>usually the most active.</w:t>
      </w:r>
      <w:r w:rsidR="0047277B" w:rsidRPr="003649B8">
        <w:rPr>
          <w:rFonts w:eastAsia="Times New Roman" w:cstheme="minorHAnsi"/>
          <w:color w:val="000000"/>
          <w:lang w:val="en-CA"/>
        </w:rPr>
        <w:t xml:space="preserve"> Recording duration </w:t>
      </w:r>
      <w:r w:rsidR="004640BA">
        <w:rPr>
          <w:rFonts w:eastAsia="Times New Roman" w:cstheme="minorHAnsi"/>
          <w:color w:val="000000"/>
          <w:lang w:val="en-CA"/>
        </w:rPr>
        <w:t>for a single deployment</w:t>
      </w:r>
      <w:r w:rsidR="00457A6B">
        <w:rPr>
          <w:rFonts w:eastAsia="Times New Roman" w:cstheme="minorHAnsi"/>
          <w:color w:val="000000"/>
          <w:lang w:val="en-CA"/>
        </w:rPr>
        <w:t xml:space="preserve"> round</w:t>
      </w:r>
      <w:r w:rsidR="004640BA">
        <w:rPr>
          <w:rFonts w:eastAsia="Times New Roman" w:cstheme="minorHAnsi"/>
          <w:color w:val="000000"/>
          <w:lang w:val="en-CA"/>
        </w:rPr>
        <w:t xml:space="preserve"> </w:t>
      </w:r>
      <w:r w:rsidR="0047277B" w:rsidRPr="003649B8">
        <w:rPr>
          <w:rFonts w:eastAsia="Times New Roman" w:cstheme="minorHAnsi"/>
          <w:color w:val="000000"/>
          <w:lang w:val="en-CA"/>
        </w:rPr>
        <w:t xml:space="preserve">ranged from </w:t>
      </w:r>
      <w:r w:rsidR="009249ED" w:rsidRPr="003649B8">
        <w:rPr>
          <w:rFonts w:eastAsia="Times New Roman" w:cstheme="minorHAnsi"/>
          <w:color w:val="000000"/>
          <w:lang w:val="en-CA"/>
        </w:rPr>
        <w:t>6 days to 1</w:t>
      </w:r>
      <w:r w:rsidR="004640BA">
        <w:rPr>
          <w:rFonts w:eastAsia="Times New Roman" w:cstheme="minorHAnsi"/>
          <w:color w:val="000000"/>
          <w:lang w:val="en-CA"/>
        </w:rPr>
        <w:t>0</w:t>
      </w:r>
      <w:r w:rsidR="009249ED" w:rsidRPr="003649B8">
        <w:rPr>
          <w:rFonts w:eastAsia="Times New Roman" w:cstheme="minorHAnsi"/>
          <w:color w:val="000000"/>
          <w:lang w:val="en-CA"/>
        </w:rPr>
        <w:t xml:space="preserve"> days </w:t>
      </w:r>
      <w:r w:rsidR="004640BA">
        <w:rPr>
          <w:rFonts w:eastAsia="Times New Roman" w:cstheme="minorHAnsi"/>
          <w:color w:val="000000"/>
          <w:lang w:val="en-CA"/>
        </w:rPr>
        <w:t xml:space="preserve">depending </w:t>
      </w:r>
      <w:r w:rsidR="00D31AE1">
        <w:rPr>
          <w:rFonts w:eastAsia="Times New Roman" w:cstheme="minorHAnsi"/>
          <w:color w:val="000000"/>
          <w:lang w:val="en-CA"/>
        </w:rPr>
        <w:t>on GPS-battery life.</w:t>
      </w:r>
    </w:p>
    <w:p w14:paraId="0FD005E4" w14:textId="014CCBC6" w:rsidR="00C17A45" w:rsidDel="008A44BD" w:rsidRDefault="00C17A45" w:rsidP="0047277B">
      <w:pPr>
        <w:spacing w:after="240" w:line="360" w:lineRule="auto"/>
        <w:jc w:val="both"/>
        <w:rPr>
          <w:del w:id="37" w:author="Alie Ashbury" w:date="2021-11-24T10:58:00Z"/>
          <w:rFonts w:eastAsia="Times New Roman" w:cstheme="minorHAnsi"/>
          <w:color w:val="000000"/>
          <w:lang w:val="en-CA"/>
        </w:rPr>
      </w:pPr>
    </w:p>
    <w:p w14:paraId="67E61FCA" w14:textId="3682A7E6" w:rsidR="00C17A45" w:rsidRPr="003649B8" w:rsidDel="008A44BD" w:rsidRDefault="00C17A45" w:rsidP="0047277B">
      <w:pPr>
        <w:spacing w:after="240" w:line="360" w:lineRule="auto"/>
        <w:jc w:val="both"/>
        <w:rPr>
          <w:del w:id="38" w:author="Alie Ashbury" w:date="2021-11-24T10:58:00Z"/>
          <w:rFonts w:eastAsia="Times New Roman" w:cstheme="minorHAnsi"/>
          <w:color w:val="000000"/>
          <w:lang w:val="en-CA"/>
        </w:rPr>
      </w:pPr>
    </w:p>
    <w:p w14:paraId="4CFA6FF6" w14:textId="5D82574A" w:rsidR="009249ED" w:rsidRPr="003649B8" w:rsidRDefault="009249ED" w:rsidP="009249ED">
      <w:pPr>
        <w:spacing w:before="320" w:after="80" w:line="360" w:lineRule="auto"/>
        <w:jc w:val="both"/>
        <w:outlineLvl w:val="2"/>
        <w:rPr>
          <w:rFonts w:eastAsia="Times New Roman" w:cstheme="minorHAnsi"/>
          <w:b/>
          <w:bCs/>
          <w:i/>
          <w:lang w:val="en-CA"/>
        </w:rPr>
      </w:pPr>
      <w:r w:rsidRPr="003649B8">
        <w:rPr>
          <w:rFonts w:eastAsia="Times New Roman" w:cstheme="minorHAnsi"/>
          <w:i/>
          <w:color w:val="434343"/>
          <w:lang w:val="en-CA"/>
        </w:rPr>
        <w:t>Focal recordings of untagged individuals</w:t>
      </w:r>
      <w:r w:rsidR="003C106C" w:rsidRPr="003649B8">
        <w:rPr>
          <w:rFonts w:eastAsia="Times New Roman" w:cstheme="minorHAnsi"/>
          <w:i/>
          <w:color w:val="434343"/>
          <w:lang w:val="en-CA"/>
        </w:rPr>
        <w:t xml:space="preserve"> and scans</w:t>
      </w:r>
    </w:p>
    <w:p w14:paraId="517D3F83" w14:textId="54FE5AE0" w:rsidR="009249ED" w:rsidRPr="003649B8" w:rsidRDefault="009249ED" w:rsidP="009249ED">
      <w:pPr>
        <w:spacing w:after="0" w:line="360" w:lineRule="auto"/>
        <w:jc w:val="both"/>
        <w:rPr>
          <w:rFonts w:eastAsia="Times New Roman" w:cstheme="minorHAnsi"/>
          <w:lang w:val="en-CA"/>
        </w:rPr>
      </w:pPr>
      <w:r w:rsidRPr="003649B8">
        <w:rPr>
          <w:rFonts w:eastAsia="Times New Roman" w:cstheme="minorHAnsi"/>
          <w:color w:val="000000"/>
          <w:lang w:val="en-US"/>
        </w:rPr>
        <w:t>Some non-juvenile individuals that could not be collared via the methods described above</w:t>
      </w:r>
      <w:r w:rsidRPr="003649B8">
        <w:rPr>
          <w:rFonts w:eastAsia="Times New Roman" w:cstheme="minorHAnsi"/>
          <w:color w:val="000000"/>
          <w:lang w:val="en-CA"/>
        </w:rPr>
        <w:t xml:space="preserve"> were instead continuously recorded by a human observer. A GPS tag equivalent to those deployed in collars was strapped to the end of a telescopic pole and thus kept within 1 meter of the foraging meerkat for the duration of each session</w:t>
      </w:r>
      <w:r w:rsidRPr="003649B8">
        <w:rPr>
          <w:rFonts w:eastAsia="Times New Roman" w:cstheme="minorHAnsi"/>
          <w:color w:val="000000"/>
          <w:lang w:val="en-US"/>
        </w:rPr>
        <w:t xml:space="preserve">. </w:t>
      </w:r>
      <w:r w:rsidR="00457A6B">
        <w:rPr>
          <w:rFonts w:eastAsia="Times New Roman" w:cstheme="minorHAnsi"/>
          <w:color w:val="000000"/>
          <w:lang w:val="en-US"/>
        </w:rPr>
        <w:t>We then</w:t>
      </w:r>
      <w:r w:rsidRPr="003649B8">
        <w:rPr>
          <w:rFonts w:eastAsia="Times New Roman" w:cstheme="minorHAnsi"/>
          <w:color w:val="000000"/>
          <w:lang w:val="en-US"/>
        </w:rPr>
        <w:t xml:space="preserve"> then processed</w:t>
      </w:r>
      <w:r w:rsidR="00457A6B">
        <w:rPr>
          <w:rFonts w:eastAsia="Times New Roman" w:cstheme="minorHAnsi"/>
          <w:color w:val="000000"/>
          <w:lang w:val="en-US"/>
        </w:rPr>
        <w:t xml:space="preserve"> the data of the uncollared</w:t>
      </w:r>
      <w:r w:rsidRPr="003649B8">
        <w:rPr>
          <w:rFonts w:eastAsia="Times New Roman" w:cstheme="minorHAnsi"/>
          <w:color w:val="000000"/>
          <w:lang w:val="en-US"/>
        </w:rPr>
        <w:t xml:space="preserve"> exactly in the same way as </w:t>
      </w:r>
      <w:r w:rsidR="00457A6B">
        <w:rPr>
          <w:rFonts w:eastAsia="Times New Roman" w:cstheme="minorHAnsi"/>
          <w:color w:val="000000"/>
          <w:lang w:val="en-US"/>
        </w:rPr>
        <w:t>data from meerkats wearing a</w:t>
      </w:r>
      <w:r w:rsidRPr="003649B8">
        <w:rPr>
          <w:rFonts w:eastAsia="Times New Roman" w:cstheme="minorHAnsi"/>
          <w:color w:val="000000"/>
          <w:lang w:val="en-US"/>
        </w:rPr>
        <w:t xml:space="preserve"> collar.</w:t>
      </w:r>
      <w:r w:rsidR="003C106C" w:rsidRPr="003649B8">
        <w:rPr>
          <w:rFonts w:eastAsia="Times New Roman" w:cstheme="minorHAnsi"/>
          <w:color w:val="000000"/>
          <w:lang w:val="en-US"/>
        </w:rPr>
        <w:t xml:space="preserve"> Another person perform</w:t>
      </w:r>
      <w:r w:rsidR="00457A6B">
        <w:rPr>
          <w:rFonts w:eastAsia="Times New Roman" w:cstheme="minorHAnsi"/>
          <w:color w:val="000000"/>
          <w:lang w:val="en-US"/>
        </w:rPr>
        <w:t>ed</w:t>
      </w:r>
      <w:r w:rsidR="003C106C" w:rsidRPr="003649B8">
        <w:rPr>
          <w:rFonts w:eastAsia="Times New Roman" w:cstheme="minorHAnsi"/>
          <w:color w:val="000000"/>
          <w:lang w:val="en-US"/>
        </w:rPr>
        <w:t xml:space="preserve"> scans by noting in a tablet when specific events would happen </w:t>
      </w:r>
      <w:r w:rsidR="005D4E8D">
        <w:rPr>
          <w:rFonts w:eastAsia="Times New Roman" w:cstheme="minorHAnsi"/>
          <w:color w:val="000000"/>
          <w:lang w:val="en-US"/>
        </w:rPr>
        <w:t xml:space="preserve">on an all-occurrence basis </w:t>
      </w:r>
      <w:r w:rsidR="003C106C" w:rsidRPr="003649B8">
        <w:rPr>
          <w:rFonts w:eastAsia="Times New Roman" w:cstheme="minorHAnsi"/>
          <w:color w:val="000000"/>
          <w:lang w:val="en-US"/>
        </w:rPr>
        <w:t xml:space="preserve">(predator alarm, encounter with another group, </w:t>
      </w:r>
      <w:proofErr w:type="spellStart"/>
      <w:r w:rsidR="003C106C" w:rsidRPr="003649B8">
        <w:rPr>
          <w:rFonts w:eastAsia="Times New Roman" w:cstheme="minorHAnsi"/>
          <w:color w:val="000000"/>
          <w:lang w:val="en-US"/>
        </w:rPr>
        <w:t>etc</w:t>
      </w:r>
      <w:proofErr w:type="spellEnd"/>
      <w:r w:rsidR="003C106C" w:rsidRPr="003649B8">
        <w:rPr>
          <w:rFonts w:eastAsia="Times New Roman" w:cstheme="minorHAnsi"/>
          <w:color w:val="000000"/>
          <w:lang w:val="en-US"/>
        </w:rPr>
        <w:t>…).</w:t>
      </w:r>
      <w:r w:rsidR="00D31AE1">
        <w:rPr>
          <w:rFonts w:eastAsia="Times New Roman" w:cstheme="minorHAnsi"/>
          <w:color w:val="000000"/>
          <w:lang w:val="en-US"/>
        </w:rPr>
        <w:t xml:space="preserve"> The numbers of meerkats which could be focal-followed depended on the number of persons available</w:t>
      </w:r>
      <w:r w:rsidR="009035B2">
        <w:rPr>
          <w:rFonts w:eastAsia="Times New Roman" w:cstheme="minorHAnsi"/>
          <w:color w:val="000000"/>
          <w:lang w:val="en-US"/>
        </w:rPr>
        <w:t xml:space="preserve"> (never more than 3)</w:t>
      </w:r>
      <w:r w:rsidR="00D31AE1">
        <w:rPr>
          <w:rFonts w:eastAsia="Times New Roman" w:cstheme="minorHAnsi"/>
          <w:color w:val="000000"/>
          <w:lang w:val="en-US"/>
        </w:rPr>
        <w:t xml:space="preserve">, therefore </w:t>
      </w:r>
      <w:r w:rsidR="00457A6B">
        <w:rPr>
          <w:rFonts w:eastAsia="Times New Roman" w:cstheme="minorHAnsi"/>
          <w:color w:val="000000"/>
          <w:lang w:val="en-US"/>
        </w:rPr>
        <w:t>not every non-juvenile could be recorded on every day, especially as GPS tags started failing due to low battery towards the end of the deployment round.</w:t>
      </w:r>
    </w:p>
    <w:p w14:paraId="56F48AD4" w14:textId="5BE384DC" w:rsidR="009249ED" w:rsidRPr="003649B8" w:rsidRDefault="00307D20" w:rsidP="00D27F62">
      <w:pPr>
        <w:spacing w:before="320" w:after="80" w:line="360" w:lineRule="auto"/>
        <w:jc w:val="both"/>
        <w:outlineLvl w:val="2"/>
        <w:rPr>
          <w:rFonts w:eastAsia="Times New Roman" w:cstheme="minorHAnsi"/>
          <w:i/>
          <w:color w:val="434343"/>
          <w:lang w:val="en-CA"/>
        </w:rPr>
      </w:pPr>
      <w:r w:rsidRPr="003649B8">
        <w:rPr>
          <w:rFonts w:eastAsia="Times New Roman" w:cstheme="minorHAnsi"/>
          <w:i/>
          <w:color w:val="434343"/>
          <w:lang w:val="en-CA"/>
        </w:rPr>
        <w:t>Data</w:t>
      </w:r>
      <w:r w:rsidR="00F85EAE" w:rsidRPr="003649B8">
        <w:rPr>
          <w:rFonts w:eastAsia="Times New Roman" w:cstheme="minorHAnsi"/>
          <w:i/>
          <w:color w:val="434343"/>
          <w:lang w:val="en-CA"/>
        </w:rPr>
        <w:t xml:space="preserve"> </w:t>
      </w:r>
      <w:r w:rsidR="003F452D" w:rsidRPr="003649B8">
        <w:rPr>
          <w:rFonts w:eastAsia="Times New Roman" w:cstheme="minorHAnsi"/>
          <w:i/>
          <w:color w:val="434343"/>
          <w:lang w:val="en-CA"/>
        </w:rPr>
        <w:t>pre-</w:t>
      </w:r>
      <w:r w:rsidR="00F85EAE" w:rsidRPr="003649B8">
        <w:rPr>
          <w:rFonts w:eastAsia="Times New Roman" w:cstheme="minorHAnsi"/>
          <w:i/>
          <w:color w:val="434343"/>
          <w:lang w:val="en-CA"/>
        </w:rPr>
        <w:t>processing</w:t>
      </w:r>
    </w:p>
    <w:p w14:paraId="663889FA" w14:textId="376123F2" w:rsidR="009249ED" w:rsidRPr="003649B8" w:rsidRDefault="005D4E8D" w:rsidP="009249ED">
      <w:pPr>
        <w:spacing w:before="240" w:after="240" w:line="360" w:lineRule="auto"/>
        <w:jc w:val="both"/>
        <w:rPr>
          <w:rFonts w:eastAsia="Times New Roman" w:cstheme="minorHAnsi"/>
          <w:color w:val="000000"/>
          <w:lang w:val="en-CA"/>
        </w:rPr>
      </w:pPr>
      <w:r>
        <w:rPr>
          <w:rFonts w:eastAsia="Times New Roman" w:cstheme="minorHAnsi"/>
          <w:color w:val="000000"/>
          <w:lang w:val="en-CA"/>
        </w:rPr>
        <w:t>T</w:t>
      </w:r>
      <w:r w:rsidRPr="003649B8">
        <w:rPr>
          <w:rFonts w:eastAsia="Times New Roman" w:cstheme="minorHAnsi"/>
          <w:color w:val="000000"/>
          <w:lang w:val="en-CA"/>
        </w:rPr>
        <w:t xml:space="preserve">o increase GPS reliability </w:t>
      </w:r>
      <w:r>
        <w:rPr>
          <w:rFonts w:eastAsia="Times New Roman" w:cstheme="minorHAnsi"/>
          <w:color w:val="000000"/>
          <w:lang w:val="en-CA"/>
        </w:rPr>
        <w:t>and</w:t>
      </w:r>
      <w:r w:rsidRPr="003649B8">
        <w:rPr>
          <w:rFonts w:eastAsia="Times New Roman" w:cstheme="minorHAnsi"/>
          <w:color w:val="000000"/>
          <w:lang w:val="en-CA"/>
        </w:rPr>
        <w:t xml:space="preserve"> reduce sampling biases</w:t>
      </w:r>
      <w:r>
        <w:rPr>
          <w:rFonts w:eastAsia="Times New Roman" w:cstheme="minorHAnsi"/>
          <w:color w:val="000000"/>
          <w:lang w:val="en-CA"/>
        </w:rPr>
        <w:t xml:space="preserve"> we pre-processed the data before subsequent analyses:</w:t>
      </w:r>
    </w:p>
    <w:p w14:paraId="16DEF3EC" w14:textId="6383DB17" w:rsidR="005D4E8D" w:rsidRPr="003649B8" w:rsidRDefault="005D4E8D" w:rsidP="009249ED">
      <w:pPr>
        <w:spacing w:before="240" w:after="240" w:line="360" w:lineRule="auto"/>
        <w:jc w:val="both"/>
        <w:rPr>
          <w:rFonts w:eastAsia="Times New Roman" w:cstheme="minorHAnsi"/>
          <w:lang w:val="en-CA"/>
        </w:rPr>
      </w:pPr>
      <w:r>
        <w:rPr>
          <w:rFonts w:eastAsia="Times New Roman" w:cstheme="minorHAnsi"/>
          <w:color w:val="000000"/>
          <w:lang w:val="en-CA"/>
        </w:rPr>
        <w:t>When GPS signals were not recorded continuously we discarded a</w:t>
      </w:r>
      <w:r w:rsidRPr="003649B8">
        <w:rPr>
          <w:rFonts w:eastAsia="Times New Roman" w:cstheme="minorHAnsi"/>
          <w:color w:val="000000"/>
          <w:lang w:val="en-CA"/>
        </w:rPr>
        <w:t xml:space="preserve">ll fixes taken 30s before </w:t>
      </w:r>
      <w:r>
        <w:rPr>
          <w:rFonts w:eastAsia="Times New Roman" w:cstheme="minorHAnsi"/>
          <w:color w:val="000000"/>
          <w:lang w:val="en-CA"/>
        </w:rPr>
        <w:t>signal loss</w:t>
      </w:r>
      <w:r w:rsidRPr="003649B8">
        <w:rPr>
          <w:rFonts w:eastAsia="Times New Roman" w:cstheme="minorHAnsi"/>
          <w:color w:val="000000"/>
          <w:lang w:val="en-CA"/>
        </w:rPr>
        <w:t xml:space="preserve"> and 30s after </w:t>
      </w:r>
      <w:r>
        <w:rPr>
          <w:rFonts w:eastAsia="Times New Roman" w:cstheme="minorHAnsi"/>
          <w:color w:val="000000"/>
          <w:lang w:val="en-CA"/>
        </w:rPr>
        <w:t>retrieval. Similarly, we removed fixes</w:t>
      </w:r>
      <w:r w:rsidRPr="003649B8">
        <w:rPr>
          <w:rFonts w:eastAsia="Times New Roman" w:cstheme="minorHAnsi"/>
          <w:color w:val="000000"/>
          <w:lang w:val="en-CA"/>
        </w:rPr>
        <w:t xml:space="preserve"> </w:t>
      </w:r>
      <w:r>
        <w:rPr>
          <w:rFonts w:eastAsia="Times New Roman" w:cstheme="minorHAnsi"/>
          <w:color w:val="000000"/>
          <w:lang w:val="en-CA"/>
        </w:rPr>
        <w:t>with</w:t>
      </w:r>
      <w:r w:rsidRPr="003649B8">
        <w:rPr>
          <w:rFonts w:eastAsia="Times New Roman" w:cstheme="minorHAnsi"/>
          <w:color w:val="000000"/>
          <w:lang w:val="en-CA"/>
        </w:rPr>
        <w:t xml:space="preserve"> </w:t>
      </w:r>
      <w:r w:rsidRPr="003649B8">
        <w:rPr>
          <w:rFonts w:eastAsia="Times New Roman" w:cstheme="minorHAnsi"/>
          <w:color w:val="000000"/>
          <w:lang w:val="en-US"/>
        </w:rPr>
        <w:t>fewer</w:t>
      </w:r>
      <w:r w:rsidRPr="003649B8">
        <w:rPr>
          <w:rFonts w:eastAsia="Times New Roman" w:cstheme="minorHAnsi"/>
          <w:color w:val="000000"/>
          <w:lang w:val="en-CA"/>
        </w:rPr>
        <w:t xml:space="preserve"> than 5 satellites</w:t>
      </w:r>
      <w:r>
        <w:rPr>
          <w:rFonts w:eastAsia="Times New Roman" w:cstheme="minorHAnsi"/>
          <w:color w:val="000000"/>
          <w:lang w:val="en-CA"/>
        </w:rPr>
        <w:t xml:space="preserve"> detected</w:t>
      </w:r>
      <w:r w:rsidRPr="003649B8">
        <w:rPr>
          <w:rFonts w:eastAsia="Times New Roman" w:cstheme="minorHAnsi"/>
          <w:color w:val="000000"/>
          <w:lang w:val="en-CA"/>
        </w:rPr>
        <w:t xml:space="preserve">.  </w:t>
      </w:r>
      <w:r>
        <w:rPr>
          <w:rFonts w:eastAsia="Times New Roman" w:cstheme="minorHAnsi"/>
          <w:color w:val="000000"/>
          <w:lang w:val="en-CA"/>
        </w:rPr>
        <w:t>We also removed</w:t>
      </w:r>
      <w:r w:rsidRPr="003649B8">
        <w:rPr>
          <w:rFonts w:eastAsia="Times New Roman" w:cstheme="minorHAnsi"/>
          <w:color w:val="000000"/>
          <w:lang w:val="en-CA"/>
        </w:rPr>
        <w:t xml:space="preserve"> data</w:t>
      </w:r>
      <w:r>
        <w:rPr>
          <w:rFonts w:eastAsia="Times New Roman" w:cstheme="minorHAnsi"/>
          <w:color w:val="000000"/>
          <w:lang w:val="en-CA"/>
        </w:rPr>
        <w:t xml:space="preserve"> suggesting</w:t>
      </w:r>
      <w:r w:rsidRPr="003649B8">
        <w:rPr>
          <w:rFonts w:eastAsia="Times New Roman" w:cstheme="minorHAnsi"/>
          <w:color w:val="000000"/>
          <w:lang w:val="en-CA"/>
        </w:rPr>
        <w:t xml:space="preserve"> </w:t>
      </w:r>
      <w:commentRangeStart w:id="39"/>
      <w:r w:rsidRPr="003649B8">
        <w:rPr>
          <w:rFonts w:eastAsia="Times New Roman" w:cstheme="minorHAnsi"/>
          <w:color w:val="000000"/>
          <w:lang w:val="en-US"/>
        </w:rPr>
        <w:t>unrealistic speeds</w:t>
      </w:r>
      <w:ins w:id="40" w:author="Alie Ashbury" w:date="2021-11-24T11:00:00Z">
        <w:r w:rsidR="00A36D95">
          <w:rPr>
            <w:rFonts w:eastAsia="Times New Roman" w:cstheme="minorHAnsi"/>
            <w:color w:val="000000"/>
            <w:lang w:val="en-US"/>
          </w:rPr>
          <w:t>, e.g.</w:t>
        </w:r>
      </w:ins>
      <w:del w:id="41" w:author="Alie Ashbury" w:date="2021-11-24T11:00:00Z">
        <w:r w:rsidDel="00A36D95">
          <w:rPr>
            <w:rFonts w:eastAsia="Times New Roman" w:cstheme="minorHAnsi"/>
            <w:color w:val="000000"/>
            <w:lang w:val="en-US"/>
          </w:rPr>
          <w:delText xml:space="preserve"> such</w:delText>
        </w:r>
      </w:del>
      <w:r>
        <w:rPr>
          <w:rFonts w:eastAsia="Times New Roman" w:cstheme="minorHAnsi"/>
          <w:color w:val="000000"/>
          <w:lang w:val="en-US"/>
        </w:rPr>
        <w:t xml:space="preserve"> a distance of more than 10 m</w:t>
      </w:r>
      <w:r w:rsidRPr="003649B8">
        <w:rPr>
          <w:rFonts w:eastAsia="Times New Roman" w:cstheme="minorHAnsi"/>
          <w:color w:val="000000"/>
          <w:lang w:val="en-CA"/>
        </w:rPr>
        <w:t xml:space="preserve"> between 2 </w:t>
      </w:r>
      <w:r>
        <w:rPr>
          <w:rFonts w:eastAsia="Times New Roman" w:cstheme="minorHAnsi"/>
          <w:color w:val="000000"/>
          <w:lang w:val="en-CA"/>
        </w:rPr>
        <w:t>one</w:t>
      </w:r>
      <w:r w:rsidRPr="003649B8">
        <w:rPr>
          <w:rFonts w:eastAsia="Times New Roman" w:cstheme="minorHAnsi"/>
          <w:color w:val="000000"/>
          <w:lang w:val="en-CA"/>
        </w:rPr>
        <w:t>-</w:t>
      </w:r>
      <w:commentRangeEnd w:id="39"/>
      <w:r w:rsidR="00A36D95">
        <w:rPr>
          <w:rStyle w:val="CommentReference"/>
          <w:lang w:val="en-CA" w:bidi="he-IL"/>
        </w:rPr>
        <w:commentReference w:id="39"/>
      </w:r>
      <w:r w:rsidRPr="003649B8">
        <w:rPr>
          <w:rFonts w:eastAsia="Times New Roman" w:cstheme="minorHAnsi"/>
          <w:color w:val="000000"/>
          <w:lang w:val="en-CA"/>
        </w:rPr>
        <w:t>second fixes,</w:t>
      </w:r>
      <w:r w:rsidRPr="003649B8">
        <w:rPr>
          <w:rFonts w:eastAsia="Times New Roman" w:cstheme="minorHAnsi"/>
          <w:color w:val="000000"/>
          <w:lang w:val="en-US"/>
        </w:rPr>
        <w:t xml:space="preserve"> </w:t>
      </w:r>
      <w:r>
        <w:rPr>
          <w:rFonts w:eastAsia="Times New Roman" w:cstheme="minorHAnsi"/>
          <w:color w:val="000000"/>
          <w:lang w:val="en-US"/>
        </w:rPr>
        <w:t xml:space="preserve">as these </w:t>
      </w:r>
      <w:r w:rsidRPr="003649B8">
        <w:rPr>
          <w:rFonts w:eastAsia="Times New Roman" w:cstheme="minorHAnsi"/>
          <w:color w:val="000000"/>
          <w:lang w:val="en-US"/>
        </w:rPr>
        <w:t>likely represent</w:t>
      </w:r>
      <w:r>
        <w:rPr>
          <w:rFonts w:eastAsia="Times New Roman" w:cstheme="minorHAnsi"/>
          <w:color w:val="000000"/>
          <w:lang w:val="en-US"/>
        </w:rPr>
        <w:t>ed</w:t>
      </w:r>
      <w:r w:rsidRPr="003649B8">
        <w:rPr>
          <w:rFonts w:eastAsia="Times New Roman" w:cstheme="minorHAnsi"/>
          <w:color w:val="000000"/>
          <w:lang w:val="en-US"/>
        </w:rPr>
        <w:t xml:space="preserve"> GPS errors</w:t>
      </w:r>
      <w:r w:rsidRPr="003649B8">
        <w:rPr>
          <w:rFonts w:eastAsia="Times New Roman" w:cstheme="minorHAnsi"/>
          <w:color w:val="000000"/>
          <w:lang w:val="en-CA"/>
        </w:rPr>
        <w:t>. Coordinates were converted from WGS84 to UTM S34 to allow for easier spatial analyses.</w:t>
      </w:r>
    </w:p>
    <w:p w14:paraId="4F503C30" w14:textId="5EF91141" w:rsidR="00307D20" w:rsidRPr="003649B8" w:rsidRDefault="00307D20" w:rsidP="00D27F62">
      <w:pPr>
        <w:spacing w:before="240" w:after="240" w:line="360" w:lineRule="auto"/>
        <w:jc w:val="both"/>
        <w:rPr>
          <w:rFonts w:eastAsia="Times New Roman" w:cstheme="minorHAnsi"/>
          <w:color w:val="000000"/>
          <w:lang w:val="en-CA"/>
        </w:rPr>
      </w:pPr>
      <w:r w:rsidRPr="003649B8">
        <w:rPr>
          <w:rFonts w:eastAsia="Times New Roman" w:cstheme="minorHAnsi"/>
          <w:color w:val="000000"/>
          <w:lang w:val="en-CA"/>
        </w:rPr>
        <w:t xml:space="preserve">Moments where less than 2/3 of the non-juveniles </w:t>
      </w:r>
      <w:r w:rsidR="005D4E8D">
        <w:rPr>
          <w:rFonts w:eastAsia="Times New Roman" w:cstheme="minorHAnsi"/>
          <w:color w:val="000000"/>
          <w:lang w:val="en-CA"/>
        </w:rPr>
        <w:t xml:space="preserve">present </w:t>
      </w:r>
      <w:r w:rsidRPr="003649B8">
        <w:rPr>
          <w:rFonts w:eastAsia="Times New Roman" w:cstheme="minorHAnsi"/>
          <w:color w:val="000000"/>
          <w:lang w:val="en-CA"/>
        </w:rPr>
        <w:t xml:space="preserve">were recorded were removed to reduce the impacts of “invisible” individuals. </w:t>
      </w:r>
    </w:p>
    <w:p w14:paraId="114AFF87" w14:textId="20BE0186" w:rsidR="00307D20" w:rsidRPr="003649B8" w:rsidRDefault="005D4E8D" w:rsidP="00D27F62">
      <w:pPr>
        <w:spacing w:before="240" w:after="240" w:line="360" w:lineRule="auto"/>
        <w:jc w:val="both"/>
        <w:rPr>
          <w:rFonts w:eastAsia="Times New Roman" w:cstheme="minorHAnsi"/>
          <w:color w:val="000000"/>
          <w:lang w:val="en-CA"/>
        </w:rPr>
      </w:pPr>
      <w:r>
        <w:rPr>
          <w:rFonts w:eastAsia="Times New Roman" w:cstheme="minorHAnsi"/>
          <w:noProof/>
          <w:color w:val="000000"/>
          <w:lang w:val="en-CA"/>
        </w:rPr>
        <w:t>Specific</w:t>
      </w:r>
      <w:r w:rsidR="00307D20" w:rsidRPr="003649B8">
        <w:rPr>
          <w:rFonts w:eastAsia="Times New Roman" w:cstheme="minorHAnsi"/>
          <w:color w:val="000000"/>
          <w:lang w:val="en-CA"/>
        </w:rPr>
        <w:t xml:space="preserve"> contexts</w:t>
      </w:r>
      <w:r w:rsidR="003C106C" w:rsidRPr="003649B8">
        <w:rPr>
          <w:rFonts w:eastAsia="Times New Roman" w:cstheme="minorHAnsi"/>
          <w:color w:val="000000"/>
          <w:lang w:val="en-CA"/>
        </w:rPr>
        <w:t xml:space="preserve"> likely to be non-representative of typical meerkat group movement during foraging </w:t>
      </w:r>
      <w:r w:rsidR="003F452D" w:rsidRPr="003649B8">
        <w:rPr>
          <w:rFonts w:eastAsia="Times New Roman" w:cstheme="minorHAnsi"/>
          <w:color w:val="000000"/>
          <w:lang w:val="en-CA"/>
        </w:rPr>
        <w:t>were removed</w:t>
      </w:r>
      <w:r w:rsidR="003C106C" w:rsidRPr="003649B8">
        <w:rPr>
          <w:rFonts w:eastAsia="Times New Roman" w:cstheme="minorHAnsi"/>
          <w:color w:val="000000"/>
          <w:lang w:val="en-CA"/>
        </w:rPr>
        <w:t>. These included predator alarms and encounters with other groups (identified using scan data) as well as group splits (standard deviation of all the inter-individual distances at a given moment larger than the 90% quantile over all time points for this group).</w:t>
      </w:r>
    </w:p>
    <w:p w14:paraId="1364EB35" w14:textId="79E27C43" w:rsidR="003F452D" w:rsidRDefault="003F452D" w:rsidP="00D27F62">
      <w:pPr>
        <w:spacing w:before="240" w:after="240" w:line="360" w:lineRule="auto"/>
        <w:jc w:val="both"/>
        <w:rPr>
          <w:rFonts w:eastAsia="Times New Roman" w:cstheme="minorHAnsi"/>
          <w:lang w:val="en-CA"/>
        </w:rPr>
      </w:pPr>
    </w:p>
    <w:p w14:paraId="00C616D9" w14:textId="48537EFA" w:rsidR="00C17A45" w:rsidRDefault="00C17A45" w:rsidP="00D27F62">
      <w:pPr>
        <w:spacing w:before="240" w:after="240" w:line="360" w:lineRule="auto"/>
        <w:jc w:val="both"/>
        <w:rPr>
          <w:rFonts w:eastAsia="Times New Roman" w:cstheme="minorHAnsi"/>
          <w:lang w:val="en-CA"/>
        </w:rPr>
      </w:pPr>
    </w:p>
    <w:p w14:paraId="463B1D67" w14:textId="77777777" w:rsidR="00C17A45" w:rsidRPr="003649B8" w:rsidRDefault="00C17A45" w:rsidP="00D27F62">
      <w:pPr>
        <w:spacing w:before="240" w:after="240" w:line="360" w:lineRule="auto"/>
        <w:jc w:val="both"/>
        <w:rPr>
          <w:rFonts w:eastAsia="Times New Roman" w:cstheme="minorHAnsi"/>
          <w:lang w:val="en-CA"/>
        </w:rPr>
      </w:pPr>
    </w:p>
    <w:p w14:paraId="5E262B29" w14:textId="6FEBCA9E" w:rsidR="00F85EAE" w:rsidRPr="003649B8" w:rsidRDefault="00F85EAE" w:rsidP="00D27F62">
      <w:pPr>
        <w:spacing w:before="360" w:after="120" w:line="360" w:lineRule="auto"/>
        <w:jc w:val="both"/>
        <w:outlineLvl w:val="1"/>
        <w:rPr>
          <w:rFonts w:eastAsia="Times New Roman" w:cstheme="minorHAnsi"/>
          <w:b/>
          <w:color w:val="000000"/>
          <w:lang w:val="en-CA"/>
        </w:rPr>
      </w:pPr>
      <w:r w:rsidRPr="003649B8">
        <w:rPr>
          <w:rFonts w:eastAsia="Times New Roman" w:cstheme="minorHAnsi"/>
          <w:b/>
          <w:color w:val="000000"/>
          <w:lang w:val="en-CA"/>
        </w:rPr>
        <w:t>Analysis</w:t>
      </w:r>
    </w:p>
    <w:p w14:paraId="43C8FEF7" w14:textId="7F15304B" w:rsidR="00EA0487" w:rsidRPr="003649B8" w:rsidRDefault="00EA0487" w:rsidP="00D27F62">
      <w:pPr>
        <w:spacing w:before="360" w:after="120" w:line="360" w:lineRule="auto"/>
        <w:jc w:val="both"/>
        <w:outlineLvl w:val="1"/>
        <w:rPr>
          <w:rFonts w:eastAsia="Times New Roman" w:cstheme="minorHAnsi"/>
          <w:bCs/>
          <w:lang w:val="en-CA"/>
        </w:rPr>
      </w:pPr>
      <w:r w:rsidRPr="003649B8">
        <w:rPr>
          <w:rFonts w:eastAsia="Times New Roman" w:cstheme="minorHAnsi"/>
          <w:bCs/>
          <w:color w:val="000000"/>
          <w:lang w:val="en-CA"/>
        </w:rPr>
        <w:t>Calculating movement characteristics</w:t>
      </w:r>
      <w:r w:rsidR="00C1089B">
        <w:rPr>
          <w:rFonts w:eastAsia="Times New Roman" w:cstheme="minorHAnsi"/>
          <w:bCs/>
          <w:color w:val="000000"/>
          <w:lang w:val="en-CA"/>
        </w:rPr>
        <w:t xml:space="preserve"> (figure 2)</w:t>
      </w:r>
      <w:r w:rsidRPr="003649B8">
        <w:rPr>
          <w:rFonts w:eastAsia="Times New Roman" w:cstheme="minorHAnsi"/>
          <w:bCs/>
          <w:color w:val="000000"/>
          <w:lang w:val="en-CA"/>
        </w:rPr>
        <w:t>:</w:t>
      </w:r>
    </w:p>
    <w:p w14:paraId="740C495A" w14:textId="00949D8C" w:rsidR="00F85EAE" w:rsidRPr="00E93D04" w:rsidRDefault="00EA0487" w:rsidP="00D27F62">
      <w:pPr>
        <w:pStyle w:val="ListParagraph"/>
        <w:numPr>
          <w:ilvl w:val="0"/>
          <w:numId w:val="4"/>
        </w:numPr>
        <w:spacing w:after="0" w:line="360" w:lineRule="auto"/>
        <w:jc w:val="both"/>
        <w:rPr>
          <w:rFonts w:eastAsia="Times New Roman" w:cstheme="minorHAnsi"/>
          <w:lang w:val="en-CA"/>
        </w:rPr>
      </w:pPr>
      <w:r w:rsidRPr="00E93D04">
        <w:rPr>
          <w:rFonts w:eastAsia="Times New Roman" w:cstheme="minorHAnsi"/>
          <w:lang w:val="en-CA"/>
        </w:rPr>
        <w:t xml:space="preserve">The centroid track was computed by averaging the position of all individuals recorded at </w:t>
      </w:r>
      <w:commentRangeStart w:id="42"/>
      <w:r w:rsidRPr="00E93D04">
        <w:rPr>
          <w:rFonts w:eastAsia="Times New Roman" w:cstheme="minorHAnsi"/>
          <w:lang w:val="en-CA"/>
        </w:rPr>
        <w:t xml:space="preserve">any </w:t>
      </w:r>
      <w:commentRangeEnd w:id="42"/>
      <w:r w:rsidR="000D3B2D" w:rsidRPr="00E93D04">
        <w:rPr>
          <w:rStyle w:val="CommentReference"/>
          <w:lang w:val="en-CA" w:bidi="he-IL"/>
        </w:rPr>
        <w:commentReference w:id="42"/>
      </w:r>
      <w:commentRangeStart w:id="43"/>
      <w:r w:rsidRPr="00E93D04">
        <w:rPr>
          <w:rFonts w:eastAsia="Times New Roman" w:cstheme="minorHAnsi"/>
          <w:lang w:val="en-CA"/>
        </w:rPr>
        <w:t>moment</w:t>
      </w:r>
      <w:commentRangeEnd w:id="43"/>
      <w:r w:rsidR="000D3B2D" w:rsidRPr="00E93D04">
        <w:rPr>
          <w:rStyle w:val="CommentReference"/>
          <w:lang w:val="en-CA" w:bidi="he-IL"/>
        </w:rPr>
        <w:commentReference w:id="43"/>
      </w:r>
      <w:r w:rsidRPr="00E93D04">
        <w:rPr>
          <w:rFonts w:eastAsia="Times New Roman" w:cstheme="minorHAnsi"/>
          <w:lang w:val="en-CA"/>
        </w:rPr>
        <w:t xml:space="preserve"> in time. </w:t>
      </w:r>
      <w:r w:rsidR="00CE5D37" w:rsidRPr="00E93D04">
        <w:rPr>
          <w:rFonts w:eastAsia="Times New Roman" w:cstheme="minorHAnsi"/>
          <w:lang w:val="en-CA"/>
        </w:rPr>
        <w:t xml:space="preserve">At any </w:t>
      </w:r>
      <w:r w:rsidRPr="00E93D04">
        <w:rPr>
          <w:rFonts w:eastAsia="Times New Roman" w:cstheme="minorHAnsi"/>
          <w:lang w:val="en-CA"/>
        </w:rPr>
        <w:t>moment</w:t>
      </w:r>
      <w:r w:rsidR="00CE5D37" w:rsidRPr="00E93D04">
        <w:rPr>
          <w:rFonts w:eastAsia="Times New Roman" w:cstheme="minorHAnsi"/>
          <w:lang w:val="en-CA"/>
        </w:rPr>
        <w:t xml:space="preserve"> in time, the velocity vector (direction </w:t>
      </w:r>
      <w:del w:id="44" w:author="Alie Ashbury" w:date="2021-11-24T11:30:00Z">
        <w:r w:rsidR="00CE5D37" w:rsidRPr="00E93D04" w:rsidDel="00CB6E3F">
          <w:rPr>
            <w:rFonts w:eastAsia="Times New Roman" w:cstheme="minorHAnsi"/>
            <w:lang w:val="en-CA"/>
          </w:rPr>
          <w:delText>+</w:delText>
        </w:r>
      </w:del>
      <w:ins w:id="45" w:author="Alie Ashbury" w:date="2021-11-24T11:30:00Z">
        <w:r w:rsidR="00CB6E3F" w:rsidRPr="00E93D04">
          <w:rPr>
            <w:rFonts w:eastAsia="Times New Roman" w:cstheme="minorHAnsi"/>
            <w:lang w:val="en-CA"/>
          </w:rPr>
          <w:t>and</w:t>
        </w:r>
      </w:ins>
      <w:r w:rsidR="00CE5D37" w:rsidRPr="00E93D04">
        <w:rPr>
          <w:rFonts w:eastAsia="Times New Roman" w:cstheme="minorHAnsi"/>
          <w:lang w:val="en-CA"/>
        </w:rPr>
        <w:t xml:space="preserve"> speed) of the centroid was calculated from its position 10 meters in the past, as well as 10 meters into the future</w:t>
      </w:r>
    </w:p>
    <w:p w14:paraId="6F0919F4" w14:textId="1933C570" w:rsidR="00EA0487" w:rsidRPr="00E93D04" w:rsidRDefault="00EA0487" w:rsidP="00D27F62">
      <w:pPr>
        <w:pStyle w:val="ListParagraph"/>
        <w:numPr>
          <w:ilvl w:val="0"/>
          <w:numId w:val="4"/>
        </w:numPr>
        <w:spacing w:after="0" w:line="360" w:lineRule="auto"/>
        <w:jc w:val="both"/>
        <w:rPr>
          <w:ins w:id="46" w:author="Alie Ashbury" w:date="2021-11-24T11:29:00Z"/>
          <w:rFonts w:eastAsia="Times New Roman" w:cstheme="minorHAnsi"/>
          <w:lang w:val="en-CA"/>
        </w:rPr>
      </w:pPr>
      <w:r w:rsidRPr="00E93D04">
        <w:rPr>
          <w:rFonts w:eastAsia="Times New Roman" w:cstheme="minorHAnsi"/>
          <w:lang w:val="en-CA"/>
        </w:rPr>
        <w:t xml:space="preserve">At any point in time, the position of each individual, as well as their velocity vector to 10 meters into the </w:t>
      </w:r>
      <w:commentRangeStart w:id="47"/>
      <w:r w:rsidRPr="00E93D04">
        <w:rPr>
          <w:rFonts w:eastAsia="Times New Roman" w:cstheme="minorHAnsi"/>
          <w:lang w:val="en-CA"/>
        </w:rPr>
        <w:t>future</w:t>
      </w:r>
      <w:commentRangeEnd w:id="47"/>
      <w:r w:rsidR="00492EBE">
        <w:rPr>
          <w:rStyle w:val="CommentReference"/>
          <w:lang w:val="en-CA" w:bidi="he-IL"/>
        </w:rPr>
        <w:commentReference w:id="47"/>
      </w:r>
      <w:r w:rsidRPr="00E93D04">
        <w:rPr>
          <w:rFonts w:eastAsia="Times New Roman" w:cstheme="minorHAnsi"/>
          <w:lang w:val="en-CA"/>
        </w:rPr>
        <w:t xml:space="preserve">, were calculated relative to the group’s past direction of travel. </w:t>
      </w:r>
    </w:p>
    <w:p w14:paraId="78122038" w14:textId="5BDCC8DF" w:rsidR="00E93D04" w:rsidRPr="00582B40" w:rsidRDefault="00D769F4" w:rsidP="00D769F4">
      <w:pPr>
        <w:spacing w:after="0" w:line="360" w:lineRule="auto"/>
        <w:jc w:val="both"/>
        <w:rPr>
          <w:rFonts w:eastAsia="Times New Roman" w:cstheme="minorHAnsi"/>
          <w:lang w:val="en-CA"/>
        </w:rPr>
      </w:pPr>
      <w:commentRangeStart w:id="48"/>
      <w:r w:rsidRPr="00582B40">
        <w:rPr>
          <w:rFonts w:eastAsia="Times New Roman" w:cstheme="minorHAnsi"/>
          <w:lang w:val="en-CA"/>
        </w:rPr>
        <w:t>We first calculated groups’ and individuals’’ movement characteristics by discretizing and summarizing the direction and speed of their travel</w:t>
      </w:r>
      <w:r w:rsidR="00C22E6C" w:rsidRPr="00582B40">
        <w:rPr>
          <w:rFonts w:eastAsia="Times New Roman" w:cstheme="minorHAnsi"/>
          <w:lang w:val="en-CA"/>
        </w:rPr>
        <w:t xml:space="preserve"> (Fig. </w:t>
      </w:r>
      <w:del w:id="49" w:author="Alie Ashbury" w:date="2021-11-24T12:47:00Z">
        <w:r w:rsidR="00C22E6C" w:rsidRPr="00582B40" w:rsidDel="00B72559">
          <w:rPr>
            <w:rFonts w:eastAsia="Times New Roman" w:cstheme="minorHAnsi"/>
            <w:lang w:val="en-CA"/>
          </w:rPr>
          <w:delText>2</w:delText>
        </w:r>
      </w:del>
      <w:ins w:id="50" w:author="Alie Ashbury" w:date="2021-11-24T12:47:00Z">
        <w:r w:rsidR="00B72559">
          <w:rPr>
            <w:rFonts w:eastAsia="Times New Roman" w:cstheme="minorHAnsi"/>
            <w:lang w:val="en-CA"/>
          </w:rPr>
          <w:t>1</w:t>
        </w:r>
      </w:ins>
      <w:r w:rsidR="00C22E6C" w:rsidRPr="00582B40">
        <w:rPr>
          <w:rFonts w:eastAsia="Times New Roman" w:cstheme="minorHAnsi"/>
          <w:lang w:val="en-CA"/>
        </w:rPr>
        <w:t>)</w:t>
      </w:r>
      <w:r w:rsidRPr="00582B40">
        <w:rPr>
          <w:rFonts w:eastAsia="Times New Roman" w:cstheme="minorHAnsi"/>
          <w:lang w:val="en-CA"/>
        </w:rPr>
        <w:t xml:space="preserve">. </w:t>
      </w:r>
      <w:r w:rsidR="00CB6E3F" w:rsidRPr="00E93D04">
        <w:rPr>
          <w:rFonts w:eastAsia="Times New Roman" w:cstheme="minorHAnsi"/>
          <w:lang w:val="en-CA"/>
        </w:rPr>
        <w:t xml:space="preserve">A </w:t>
      </w:r>
      <w:r w:rsidR="00CB6E3F" w:rsidRPr="00582B40">
        <w:rPr>
          <w:rFonts w:eastAsia="Times New Roman" w:cstheme="minorHAnsi"/>
          <w:b/>
          <w:bCs/>
          <w:lang w:val="en-CA"/>
        </w:rPr>
        <w:t>group’s centroid track</w:t>
      </w:r>
      <w:r w:rsidR="00CB6E3F" w:rsidRPr="00E93D04">
        <w:rPr>
          <w:rFonts w:eastAsia="Times New Roman" w:cstheme="minorHAnsi"/>
          <w:lang w:val="en-CA"/>
        </w:rPr>
        <w:t xml:space="preserve"> was computed by </w:t>
      </w:r>
      <w:r w:rsidRPr="00582B40">
        <w:rPr>
          <w:rFonts w:eastAsia="Times New Roman" w:cstheme="minorHAnsi"/>
          <w:lang w:val="en-CA"/>
        </w:rPr>
        <w:t xml:space="preserve">first </w:t>
      </w:r>
      <w:r w:rsidR="00CB6E3F" w:rsidRPr="00E93D04">
        <w:rPr>
          <w:rFonts w:eastAsia="Times New Roman" w:cstheme="minorHAnsi"/>
          <w:lang w:val="en-CA"/>
        </w:rPr>
        <w:t xml:space="preserve">averaging the position of all individuals recorded at each time point. For every time point, </w:t>
      </w:r>
      <w:r w:rsidRPr="00582B40">
        <w:rPr>
          <w:rFonts w:eastAsia="Times New Roman" w:cstheme="minorHAnsi"/>
          <w:lang w:val="en-CA"/>
        </w:rPr>
        <w:t xml:space="preserve">we then calculated </w:t>
      </w:r>
      <w:r w:rsidR="00CB6E3F" w:rsidRPr="00E93D04">
        <w:rPr>
          <w:rFonts w:eastAsia="Times New Roman" w:cstheme="minorHAnsi"/>
          <w:lang w:val="en-CA"/>
        </w:rPr>
        <w:t xml:space="preserve">two velocity vectors  of the centroid: the past velocity vector was </w:t>
      </w:r>
      <w:r w:rsidR="00FD43C3">
        <w:rPr>
          <w:rFonts w:eastAsia="Times New Roman" w:cstheme="minorHAnsi"/>
          <w:lang w:val="en-CA"/>
        </w:rPr>
        <w:t xml:space="preserve">the direction and speed </w:t>
      </w:r>
      <w:r w:rsidR="00CB6E3F" w:rsidRPr="00E93D04">
        <w:rPr>
          <w:rFonts w:eastAsia="Times New Roman" w:cstheme="minorHAnsi"/>
          <w:lang w:val="en-CA"/>
        </w:rPr>
        <w:t xml:space="preserve">measured </w:t>
      </w:r>
      <w:r w:rsidR="00A945F3" w:rsidRPr="00E93D04">
        <w:rPr>
          <w:rFonts w:eastAsia="Times New Roman" w:cstheme="minorHAnsi"/>
          <w:lang w:val="en-CA"/>
        </w:rPr>
        <w:t xml:space="preserve">from </w:t>
      </w:r>
      <w:r w:rsidRPr="00582B40">
        <w:rPr>
          <w:rFonts w:eastAsia="Times New Roman" w:cstheme="minorHAnsi"/>
          <w:lang w:val="en-CA"/>
        </w:rPr>
        <w:t>that time point’s</w:t>
      </w:r>
      <w:r w:rsidR="00A945F3" w:rsidRPr="00E93D04">
        <w:rPr>
          <w:rFonts w:eastAsia="Times New Roman" w:cstheme="minorHAnsi"/>
          <w:lang w:val="en-CA"/>
        </w:rPr>
        <w:t xml:space="preserve"> position to the most recent position that was at least 10 meters away, and the future velocity vector was </w:t>
      </w:r>
      <w:r w:rsidR="00FD43C3">
        <w:rPr>
          <w:rFonts w:eastAsia="Times New Roman" w:cstheme="minorHAnsi"/>
          <w:lang w:val="en-CA"/>
        </w:rPr>
        <w:t xml:space="preserve">the direction and speed </w:t>
      </w:r>
      <w:r w:rsidR="00A945F3" w:rsidRPr="00E93D04">
        <w:rPr>
          <w:rFonts w:eastAsia="Times New Roman" w:cstheme="minorHAnsi"/>
          <w:lang w:val="en-CA"/>
        </w:rPr>
        <w:t xml:space="preserve">measured from </w:t>
      </w:r>
      <w:r w:rsidRPr="00582B40">
        <w:rPr>
          <w:rFonts w:eastAsia="Times New Roman" w:cstheme="minorHAnsi"/>
          <w:lang w:val="en-CA"/>
        </w:rPr>
        <w:t>that time point’s</w:t>
      </w:r>
      <w:r w:rsidR="00A945F3" w:rsidRPr="00E93D04">
        <w:rPr>
          <w:rFonts w:eastAsia="Times New Roman" w:cstheme="minorHAnsi"/>
          <w:lang w:val="en-CA"/>
        </w:rPr>
        <w:t xml:space="preserve"> position to the soonest upcoming position that is at least 10 meters away. </w:t>
      </w:r>
      <w:r w:rsidR="00E93D04" w:rsidRPr="00582B40">
        <w:rPr>
          <w:rFonts w:eastAsia="Times New Roman" w:cstheme="minorHAnsi"/>
          <w:lang w:val="en-CA"/>
        </w:rPr>
        <w:t xml:space="preserve">For each time step, </w:t>
      </w:r>
      <w:r w:rsidR="00582B40">
        <w:rPr>
          <w:rFonts w:eastAsia="Times New Roman" w:cstheme="minorHAnsi"/>
          <w:lang w:val="en-CA"/>
        </w:rPr>
        <w:t>the movement of the group was defined as either turning left or turning right, and either speeding up or slowing down, based on the</w:t>
      </w:r>
      <w:r w:rsidR="00492EBE">
        <w:rPr>
          <w:rFonts w:eastAsia="Times New Roman" w:cstheme="minorHAnsi"/>
          <w:lang w:val="en-CA"/>
        </w:rPr>
        <w:t xml:space="preserve"> relative difference between the group centroid</w:t>
      </w:r>
      <w:r w:rsidR="00582B40">
        <w:rPr>
          <w:rFonts w:eastAsia="Times New Roman" w:cstheme="minorHAnsi"/>
          <w:lang w:val="en-CA"/>
        </w:rPr>
        <w:t xml:space="preserve"> future velocity </w:t>
      </w:r>
      <w:r w:rsidR="005C0DD3">
        <w:rPr>
          <w:rFonts w:eastAsia="Times New Roman" w:cstheme="minorHAnsi"/>
          <w:lang w:val="en-CA"/>
        </w:rPr>
        <w:t>vector</w:t>
      </w:r>
      <w:r w:rsidR="00582B40">
        <w:rPr>
          <w:rFonts w:eastAsia="Times New Roman" w:cstheme="minorHAnsi"/>
          <w:lang w:val="en-CA"/>
        </w:rPr>
        <w:t xml:space="preserve"> </w:t>
      </w:r>
      <w:r w:rsidR="00492EBE">
        <w:rPr>
          <w:rFonts w:eastAsia="Times New Roman" w:cstheme="minorHAnsi"/>
          <w:lang w:val="en-CA"/>
        </w:rPr>
        <w:t>and past velocity vector. T</w:t>
      </w:r>
      <w:r w:rsidR="00E93D04" w:rsidRPr="00582B40">
        <w:rPr>
          <w:rFonts w:eastAsia="Times New Roman" w:cstheme="minorHAnsi"/>
          <w:lang w:val="en-CA"/>
        </w:rPr>
        <w:t>he group</w:t>
      </w:r>
      <w:del w:id="51" w:author="Alie Ashbury" w:date="2021-11-24T12:14:00Z">
        <w:r w:rsidR="00E93D04" w:rsidRPr="00582B40" w:rsidDel="00492EBE">
          <w:rPr>
            <w:rFonts w:eastAsia="Times New Roman" w:cstheme="minorHAnsi"/>
            <w:lang w:val="en-CA"/>
          </w:rPr>
          <w:delText>’s</w:delText>
        </w:r>
      </w:del>
      <w:ins w:id="52" w:author="Alie Ashbury" w:date="2021-11-24T12:14:00Z">
        <w:r w:rsidR="00492EBE">
          <w:rPr>
            <w:rFonts w:eastAsia="Times New Roman" w:cstheme="minorHAnsi"/>
            <w:lang w:val="en-CA"/>
          </w:rPr>
          <w:t xml:space="preserve"> </w:t>
        </w:r>
      </w:ins>
      <w:del w:id="53" w:author="Alie Ashbury" w:date="2021-11-24T12:14:00Z">
        <w:r w:rsidR="00E93D04" w:rsidRPr="00582B40" w:rsidDel="00492EBE">
          <w:rPr>
            <w:rFonts w:eastAsia="Times New Roman" w:cstheme="minorHAnsi"/>
            <w:lang w:val="en-CA"/>
          </w:rPr>
          <w:delText xml:space="preserve"> </w:delText>
        </w:r>
      </w:del>
      <w:r w:rsidR="00E93D04" w:rsidRPr="00582B40">
        <w:rPr>
          <w:rFonts w:eastAsia="Times New Roman" w:cstheme="minorHAnsi"/>
          <w:lang w:val="en-CA"/>
        </w:rPr>
        <w:t>centroid</w:t>
      </w:r>
      <w:r w:rsidR="00E93D04">
        <w:rPr>
          <w:rFonts w:eastAsia="Times New Roman" w:cstheme="minorHAnsi"/>
          <w:lang w:val="en-CA"/>
        </w:rPr>
        <w:t>’</w:t>
      </w:r>
      <w:del w:id="54" w:author="Alie Ashbury" w:date="2021-11-24T12:14:00Z">
        <w:r w:rsidR="00E93D04" w:rsidDel="00492EBE">
          <w:rPr>
            <w:rFonts w:eastAsia="Times New Roman" w:cstheme="minorHAnsi"/>
            <w:lang w:val="en-CA"/>
          </w:rPr>
          <w:delText>s</w:delText>
        </w:r>
        <w:r w:rsidR="00E93D04" w:rsidRPr="00582B40" w:rsidDel="00492EBE">
          <w:rPr>
            <w:rFonts w:eastAsia="Times New Roman" w:cstheme="minorHAnsi"/>
            <w:lang w:val="en-CA"/>
          </w:rPr>
          <w:delText xml:space="preserve"> </w:delText>
        </w:r>
      </w:del>
      <w:ins w:id="55" w:author="Alie Ashbury" w:date="2021-11-24T12:14:00Z">
        <w:r w:rsidR="00492EBE">
          <w:rPr>
            <w:rFonts w:eastAsia="Times New Roman" w:cstheme="minorHAnsi"/>
            <w:lang w:val="en-CA"/>
          </w:rPr>
          <w:t xml:space="preserve"> </w:t>
        </w:r>
      </w:ins>
      <w:r w:rsidR="00E93D04" w:rsidRPr="00582B40">
        <w:rPr>
          <w:rFonts w:eastAsia="Times New Roman" w:cstheme="minorHAnsi"/>
          <w:lang w:val="en-CA"/>
        </w:rPr>
        <w:t xml:space="preserve">past velocity vector was </w:t>
      </w:r>
      <w:r w:rsidR="00492EBE">
        <w:rPr>
          <w:rFonts w:eastAsia="Times New Roman" w:cstheme="minorHAnsi"/>
          <w:lang w:val="en-CA"/>
        </w:rPr>
        <w:t xml:space="preserve">also </w:t>
      </w:r>
      <w:r w:rsidR="00E93D04" w:rsidRPr="00582B40">
        <w:rPr>
          <w:rFonts w:eastAsia="Times New Roman" w:cstheme="minorHAnsi"/>
          <w:lang w:val="en-CA"/>
        </w:rPr>
        <w:t>used to define an orthonormal basis relative to which the position and mov</w:t>
      </w:r>
      <w:r w:rsidR="00E93D04">
        <w:rPr>
          <w:rFonts w:eastAsia="Times New Roman" w:cstheme="minorHAnsi"/>
          <w:lang w:val="en-CA"/>
        </w:rPr>
        <w:t>e</w:t>
      </w:r>
      <w:r w:rsidR="00E93D04" w:rsidRPr="00582B40">
        <w:rPr>
          <w:rFonts w:eastAsia="Times New Roman" w:cstheme="minorHAnsi"/>
          <w:lang w:val="en-CA"/>
        </w:rPr>
        <w:t>ment of all individuals could be compared.</w:t>
      </w:r>
      <w:r w:rsidR="00492EBE">
        <w:rPr>
          <w:rFonts w:eastAsia="Times New Roman" w:cstheme="minorHAnsi"/>
          <w:lang w:val="en-CA"/>
        </w:rPr>
        <w:t xml:space="preserve"> </w:t>
      </w:r>
      <w:commentRangeStart w:id="56"/>
      <w:r w:rsidR="00492EBE">
        <w:rPr>
          <w:rFonts w:eastAsia="Times New Roman" w:cstheme="minorHAnsi"/>
          <w:lang w:val="en-CA"/>
        </w:rPr>
        <w:t>For this, w</w:t>
      </w:r>
      <w:r w:rsidRPr="00582B40">
        <w:rPr>
          <w:rFonts w:eastAsia="Times New Roman" w:cstheme="minorHAnsi"/>
          <w:lang w:val="en-CA"/>
        </w:rPr>
        <w:t xml:space="preserve">e also calculated </w:t>
      </w:r>
      <w:r w:rsidRPr="00582B40">
        <w:rPr>
          <w:rFonts w:eastAsia="Times New Roman" w:cstheme="minorHAnsi"/>
          <w:b/>
          <w:bCs/>
          <w:lang w:val="en-CA"/>
        </w:rPr>
        <w:t>individual’s tracks</w:t>
      </w:r>
      <w:r w:rsidRPr="00582B40">
        <w:rPr>
          <w:rFonts w:eastAsia="Times New Roman" w:cstheme="minorHAnsi"/>
          <w:lang w:val="en-CA"/>
        </w:rPr>
        <w:t xml:space="preserve"> in the same way</w:t>
      </w:r>
      <w:r w:rsidR="00492EBE">
        <w:rPr>
          <w:rFonts w:eastAsia="Times New Roman" w:cstheme="minorHAnsi"/>
          <w:lang w:val="en-CA"/>
        </w:rPr>
        <w:t xml:space="preserve"> as the group centroid track</w:t>
      </w:r>
      <w:r w:rsidRPr="00582B40">
        <w:rPr>
          <w:rFonts w:eastAsia="Times New Roman" w:cstheme="minorHAnsi"/>
          <w:lang w:val="en-CA"/>
        </w:rPr>
        <w:t xml:space="preserve">: we calculated </w:t>
      </w:r>
      <w:r w:rsidR="00492EBE">
        <w:rPr>
          <w:rFonts w:eastAsia="Times New Roman" w:cstheme="minorHAnsi"/>
          <w:lang w:val="en-CA"/>
        </w:rPr>
        <w:t>the past and future</w:t>
      </w:r>
      <w:r w:rsidR="00A945F3" w:rsidRPr="00E93D04">
        <w:rPr>
          <w:rFonts w:eastAsia="Times New Roman" w:cstheme="minorHAnsi"/>
          <w:lang w:val="en-CA"/>
        </w:rPr>
        <w:t xml:space="preserve"> velocity vectors for each individual at each time point.</w:t>
      </w:r>
      <w:commentRangeEnd w:id="48"/>
      <w:r w:rsidR="00492EBE">
        <w:rPr>
          <w:rStyle w:val="CommentReference"/>
          <w:lang w:val="en-CA" w:bidi="he-IL"/>
        </w:rPr>
        <w:commentReference w:id="48"/>
      </w:r>
      <w:commentRangeEnd w:id="56"/>
      <w:r w:rsidR="00FD43C3">
        <w:rPr>
          <w:rStyle w:val="CommentReference"/>
          <w:lang w:val="en-CA" w:bidi="he-IL"/>
        </w:rPr>
        <w:commentReference w:id="56"/>
      </w:r>
    </w:p>
    <w:p w14:paraId="737B262C" w14:textId="7809A508" w:rsidR="006806C8" w:rsidRPr="002B7CBE" w:rsidRDefault="006806C8" w:rsidP="002B7CBE">
      <w:pPr>
        <w:spacing w:after="0" w:line="360" w:lineRule="auto"/>
        <w:jc w:val="both"/>
        <w:rPr>
          <w:rFonts w:eastAsia="Times New Roman" w:cstheme="minorHAnsi"/>
          <w:lang w:val="en-CA"/>
        </w:rPr>
      </w:pPr>
    </w:p>
    <w:p w14:paraId="5E6D1E84" w14:textId="0A0FC905" w:rsidR="00EA0487" w:rsidRPr="003649B8" w:rsidRDefault="00EA0487" w:rsidP="00D27F62">
      <w:pPr>
        <w:spacing w:after="0" w:line="360" w:lineRule="auto"/>
        <w:jc w:val="both"/>
        <w:rPr>
          <w:rFonts w:eastAsia="Times New Roman" w:cstheme="minorHAnsi"/>
          <w:lang w:val="en-CA"/>
        </w:rPr>
      </w:pPr>
      <w:r w:rsidRPr="003649B8">
        <w:rPr>
          <w:rFonts w:eastAsia="Times New Roman" w:cstheme="minorHAnsi"/>
          <w:lang w:val="en-CA"/>
        </w:rPr>
        <w:t xml:space="preserve">In order to assess </w:t>
      </w:r>
      <w:r w:rsidR="006806C8" w:rsidRPr="003649B8">
        <w:rPr>
          <w:rFonts w:eastAsia="Times New Roman" w:cstheme="minorHAnsi"/>
          <w:lang w:val="en-CA"/>
        </w:rPr>
        <w:t>how individual</w:t>
      </w:r>
      <w:r w:rsidR="003C106C" w:rsidRPr="003649B8">
        <w:rPr>
          <w:rFonts w:eastAsia="Times New Roman" w:cstheme="minorHAnsi"/>
          <w:lang w:val="en-CA"/>
        </w:rPr>
        <w:t>s</w:t>
      </w:r>
      <w:ins w:id="57" w:author="Alie Ashbury" w:date="2021-11-24T11:26:00Z">
        <w:r w:rsidR="00CB6E3F">
          <w:rPr>
            <w:rFonts w:eastAsia="Times New Roman" w:cstheme="minorHAnsi"/>
            <w:lang w:val="en-CA"/>
          </w:rPr>
          <w:t>’</w:t>
        </w:r>
      </w:ins>
      <w:r w:rsidR="006806C8" w:rsidRPr="003649B8">
        <w:rPr>
          <w:rFonts w:eastAsia="Times New Roman" w:cstheme="minorHAnsi"/>
          <w:lang w:val="en-CA"/>
        </w:rPr>
        <w:t xml:space="preserve"> movement affect</w:t>
      </w:r>
      <w:ins w:id="58" w:author="Alie Ashbury" w:date="2021-11-24T11:44:00Z">
        <w:r w:rsidR="00C22E6C">
          <w:rPr>
            <w:rFonts w:eastAsia="Times New Roman" w:cstheme="minorHAnsi"/>
            <w:lang w:val="en-CA"/>
          </w:rPr>
          <w:t>s</w:t>
        </w:r>
      </w:ins>
      <w:r w:rsidR="006806C8" w:rsidRPr="003649B8">
        <w:rPr>
          <w:rFonts w:eastAsia="Times New Roman" w:cstheme="minorHAnsi"/>
          <w:lang w:val="en-CA"/>
        </w:rPr>
        <w:t xml:space="preserve"> the movement of the group as a whole, we </w:t>
      </w:r>
      <w:ins w:id="59" w:author="Alie Ashbury" w:date="2021-11-24T11:45:00Z">
        <w:r w:rsidR="00C22E6C">
          <w:rPr>
            <w:rFonts w:eastAsia="Times New Roman" w:cstheme="minorHAnsi"/>
            <w:lang w:val="en-CA"/>
          </w:rPr>
          <w:t xml:space="preserve">compared groups’ centroid tracks with individuals’ tracks. We </w:t>
        </w:r>
      </w:ins>
      <w:r w:rsidR="006806C8" w:rsidRPr="003649B8">
        <w:rPr>
          <w:rFonts w:eastAsia="Times New Roman" w:cstheme="minorHAnsi"/>
          <w:lang w:val="en-CA"/>
        </w:rPr>
        <w:t xml:space="preserve">defined </w:t>
      </w:r>
      <w:r w:rsidR="00807A33">
        <w:rPr>
          <w:rFonts w:eastAsia="Times New Roman" w:cstheme="minorHAnsi"/>
          <w:lang w:val="en-CA"/>
        </w:rPr>
        <w:t xml:space="preserve">the following </w:t>
      </w:r>
      <w:r w:rsidR="006806C8" w:rsidRPr="003649B8">
        <w:rPr>
          <w:rFonts w:eastAsia="Times New Roman" w:cstheme="minorHAnsi"/>
          <w:lang w:val="en-CA"/>
        </w:rPr>
        <w:t>metric</w:t>
      </w:r>
      <w:r w:rsidR="00807A33">
        <w:rPr>
          <w:rFonts w:eastAsia="Times New Roman" w:cstheme="minorHAnsi"/>
          <w:lang w:val="en-CA"/>
        </w:rPr>
        <w:t>s</w:t>
      </w:r>
      <w:r w:rsidR="006806C8" w:rsidRPr="003649B8">
        <w:rPr>
          <w:rFonts w:eastAsia="Times New Roman" w:cstheme="minorHAnsi"/>
          <w:lang w:val="en-CA"/>
        </w:rPr>
        <w:t xml:space="preserve"> likely to reflect patterns of influence:</w:t>
      </w:r>
    </w:p>
    <w:p w14:paraId="3311EC75" w14:textId="0AD8916F" w:rsidR="00770083" w:rsidRPr="003649B8" w:rsidRDefault="00770083" w:rsidP="00D27F62">
      <w:pPr>
        <w:spacing w:after="0" w:line="360" w:lineRule="auto"/>
        <w:jc w:val="both"/>
        <w:rPr>
          <w:rFonts w:eastAsia="Times New Roman" w:cstheme="minorHAnsi"/>
          <w:lang w:val="en-CA"/>
        </w:rPr>
      </w:pPr>
    </w:p>
    <w:p w14:paraId="1B1C9BA4" w14:textId="329327C4" w:rsidR="006806C8" w:rsidRPr="003649B8" w:rsidRDefault="002A6B35" w:rsidP="00D27F62">
      <w:pPr>
        <w:pStyle w:val="ListParagraph"/>
        <w:numPr>
          <w:ilvl w:val="0"/>
          <w:numId w:val="5"/>
        </w:numPr>
        <w:spacing w:after="0" w:line="360" w:lineRule="auto"/>
        <w:jc w:val="both"/>
        <w:rPr>
          <w:rFonts w:eastAsia="Times New Roman" w:cstheme="minorHAnsi"/>
          <w:lang w:val="en-CA"/>
        </w:rPr>
      </w:pPr>
      <w:r w:rsidRPr="003649B8">
        <w:rPr>
          <w:rFonts w:eastAsia="Times New Roman" w:cstheme="minorHAnsi"/>
          <w:b/>
          <w:bCs/>
          <w:lang w:val="en-CA"/>
        </w:rPr>
        <w:lastRenderedPageBreak/>
        <w:t>Time in front</w:t>
      </w:r>
      <w:r w:rsidR="006806C8" w:rsidRPr="003649B8">
        <w:rPr>
          <w:rFonts w:eastAsia="Times New Roman" w:cstheme="minorHAnsi"/>
          <w:lang w:val="en-CA"/>
        </w:rPr>
        <w:t xml:space="preserve">: </w:t>
      </w:r>
      <w:ins w:id="60" w:author="Alie Ashbury" w:date="2021-11-24T12:20:00Z">
        <w:r w:rsidR="007F4BDA">
          <w:rPr>
            <w:rFonts w:eastAsia="Times New Roman" w:cstheme="minorHAnsi"/>
            <w:lang w:val="en-CA"/>
          </w:rPr>
          <w:t xml:space="preserve">the </w:t>
        </w:r>
      </w:ins>
      <w:r w:rsidR="006806C8" w:rsidRPr="003649B8">
        <w:rPr>
          <w:rFonts w:eastAsia="Times New Roman" w:cstheme="minorHAnsi"/>
          <w:lang w:val="en-CA"/>
        </w:rPr>
        <w:t>proportion of time spent by a given individual in the front half of the group (relative to the group</w:t>
      </w:r>
      <w:ins w:id="61" w:author="Alie Ashbury" w:date="2021-11-24T11:27:00Z">
        <w:r w:rsidR="00CB6E3F">
          <w:rPr>
            <w:rFonts w:eastAsia="Times New Roman" w:cstheme="minorHAnsi"/>
            <w:lang w:val="en-CA"/>
          </w:rPr>
          <w:t>’s</w:t>
        </w:r>
      </w:ins>
      <w:r w:rsidR="006806C8" w:rsidRPr="003649B8">
        <w:rPr>
          <w:rFonts w:eastAsia="Times New Roman" w:cstheme="minorHAnsi"/>
          <w:lang w:val="en-CA"/>
        </w:rPr>
        <w:t xml:space="preserve"> past direction of travel). This reflects influence on the assumption that leading individuals should be more often in the front of the group.</w:t>
      </w:r>
    </w:p>
    <w:p w14:paraId="21807E77" w14:textId="660EF384" w:rsidR="006806C8" w:rsidRPr="003649B8" w:rsidRDefault="006806C8" w:rsidP="00D27F62">
      <w:pPr>
        <w:pStyle w:val="ListParagraph"/>
        <w:numPr>
          <w:ilvl w:val="0"/>
          <w:numId w:val="5"/>
        </w:numPr>
        <w:spacing w:after="0" w:line="360" w:lineRule="auto"/>
        <w:jc w:val="both"/>
        <w:rPr>
          <w:rFonts w:eastAsia="Times New Roman" w:cstheme="minorHAnsi"/>
          <w:lang w:val="en-CA"/>
        </w:rPr>
      </w:pPr>
      <w:r w:rsidRPr="003649B8">
        <w:rPr>
          <w:rFonts w:eastAsia="Times New Roman" w:cstheme="minorHAnsi"/>
          <w:b/>
          <w:bCs/>
          <w:lang w:val="en-CA"/>
        </w:rPr>
        <w:t>Turning influence</w:t>
      </w:r>
      <w:r w:rsidR="00F85D18" w:rsidRPr="003649B8">
        <w:rPr>
          <w:rFonts w:eastAsia="Times New Roman" w:cstheme="minorHAnsi"/>
          <w:b/>
          <w:bCs/>
          <w:lang w:val="en-CA"/>
        </w:rPr>
        <w:t>s</w:t>
      </w:r>
      <w:r w:rsidRPr="003649B8">
        <w:rPr>
          <w:rFonts w:eastAsia="Times New Roman" w:cstheme="minorHAnsi"/>
          <w:lang w:val="en-CA"/>
        </w:rPr>
        <w:t xml:space="preserve">: </w:t>
      </w:r>
      <w:r w:rsidR="00F85D18" w:rsidRPr="003649B8">
        <w:rPr>
          <w:rFonts w:eastAsia="Times New Roman" w:cstheme="minorHAnsi"/>
          <w:lang w:val="en-CA"/>
        </w:rPr>
        <w:t>two</w:t>
      </w:r>
      <w:r w:rsidRPr="003649B8">
        <w:rPr>
          <w:rFonts w:eastAsia="Times New Roman" w:cstheme="minorHAnsi"/>
          <w:lang w:val="en-CA"/>
        </w:rPr>
        <w:t xml:space="preserve"> metric</w:t>
      </w:r>
      <w:r w:rsidR="00F85D18" w:rsidRPr="003649B8">
        <w:rPr>
          <w:rFonts w:eastAsia="Times New Roman" w:cstheme="minorHAnsi"/>
          <w:lang w:val="en-CA"/>
        </w:rPr>
        <w:t>s to</w:t>
      </w:r>
      <w:r w:rsidRPr="003649B8">
        <w:rPr>
          <w:rFonts w:eastAsia="Times New Roman" w:cstheme="minorHAnsi"/>
          <w:lang w:val="en-CA"/>
        </w:rPr>
        <w:t xml:space="preserve"> measure the probability that the group’s direction of movement is influenced </w:t>
      </w:r>
      <w:r w:rsidR="008B3EAF" w:rsidRPr="003649B8">
        <w:rPr>
          <w:rFonts w:eastAsia="Times New Roman" w:cstheme="minorHAnsi"/>
          <w:lang w:val="en-CA"/>
        </w:rPr>
        <w:t xml:space="preserve">by a given individual. At any </w:t>
      </w:r>
      <w:r w:rsidR="00F85D18" w:rsidRPr="003649B8">
        <w:rPr>
          <w:rFonts w:eastAsia="Times New Roman" w:cstheme="minorHAnsi"/>
          <w:lang w:val="en-CA"/>
        </w:rPr>
        <w:t>time t, the group’s future direction of travel (relative to it</w:t>
      </w:r>
      <w:del w:id="62" w:author="Alie Ashbury" w:date="2021-11-24T11:27:00Z">
        <w:r w:rsidR="00F85D18" w:rsidRPr="003649B8" w:rsidDel="00CB6E3F">
          <w:rPr>
            <w:rFonts w:eastAsia="Times New Roman" w:cstheme="minorHAnsi"/>
            <w:lang w:val="en-CA"/>
          </w:rPr>
          <w:delText>’</w:delText>
        </w:r>
      </w:del>
      <w:r w:rsidR="00F85D18" w:rsidRPr="003649B8">
        <w:rPr>
          <w:rFonts w:eastAsia="Times New Roman" w:cstheme="minorHAnsi"/>
          <w:lang w:val="en-CA"/>
        </w:rPr>
        <w:t xml:space="preserve">s past direction of travel) was binarized as either turning left or turning right. We then looked at the probability </w:t>
      </w:r>
      <w:r w:rsidR="0031116C">
        <w:rPr>
          <w:rFonts w:eastAsia="Times New Roman" w:cstheme="minorHAnsi"/>
          <w:lang w:val="en-CA"/>
        </w:rPr>
        <w:t>of the</w:t>
      </w:r>
      <w:r w:rsidR="00F85D18" w:rsidRPr="003649B8">
        <w:rPr>
          <w:rFonts w:eastAsia="Times New Roman" w:cstheme="minorHAnsi"/>
          <w:lang w:val="en-CA"/>
        </w:rPr>
        <w:t xml:space="preserve"> group turning right as a function of </w:t>
      </w:r>
      <w:del w:id="63" w:author="Alie Ashbury" w:date="2021-11-24T11:27:00Z">
        <w:r w:rsidR="00F85D18" w:rsidRPr="003649B8" w:rsidDel="00CB6E3F">
          <w:rPr>
            <w:rFonts w:eastAsia="Times New Roman" w:cstheme="minorHAnsi"/>
            <w:lang w:val="en-CA"/>
          </w:rPr>
          <w:delText xml:space="preserve">either </w:delText>
        </w:r>
      </w:del>
      <w:ins w:id="64" w:author="Alie Ashbury" w:date="2021-11-24T11:27:00Z">
        <w:r w:rsidR="00CB6E3F">
          <w:rPr>
            <w:rFonts w:eastAsia="Times New Roman" w:cstheme="minorHAnsi"/>
            <w:lang w:val="en-CA"/>
          </w:rPr>
          <w:t>an</w:t>
        </w:r>
        <w:r w:rsidR="00CB6E3F" w:rsidRPr="003649B8">
          <w:rPr>
            <w:rFonts w:eastAsia="Times New Roman" w:cstheme="minorHAnsi"/>
            <w:lang w:val="en-CA"/>
          </w:rPr>
          <w:t xml:space="preserve"> </w:t>
        </w:r>
      </w:ins>
      <w:r w:rsidR="00F85D18" w:rsidRPr="003649B8">
        <w:rPr>
          <w:rFonts w:eastAsia="Times New Roman" w:cstheme="minorHAnsi"/>
          <w:lang w:val="en-CA"/>
        </w:rPr>
        <w:t>individual’s left-right position</w:t>
      </w:r>
      <w:r w:rsidR="00770083" w:rsidRPr="003649B8">
        <w:rPr>
          <w:rFonts w:eastAsia="Times New Roman" w:cstheme="minorHAnsi"/>
          <w:lang w:val="en-CA"/>
        </w:rPr>
        <w:t xml:space="preserve"> at time t</w:t>
      </w:r>
      <w:r w:rsidR="00F85D18" w:rsidRPr="003649B8">
        <w:rPr>
          <w:rFonts w:eastAsia="Times New Roman" w:cstheme="minorHAnsi"/>
          <w:lang w:val="en-CA"/>
        </w:rPr>
        <w:t xml:space="preserve"> (</w:t>
      </w:r>
      <w:del w:id="65" w:author="Alie Ashbury" w:date="2021-11-25T10:12:00Z">
        <w:r w:rsidR="00F85D18" w:rsidRPr="003649B8" w:rsidDel="00FD43C3">
          <w:rPr>
            <w:rFonts w:eastAsia="Times New Roman" w:cstheme="minorHAnsi"/>
            <w:lang w:val="en-CA"/>
          </w:rPr>
          <w:delText>=</w:delText>
        </w:r>
      </w:del>
      <w:commentRangeStart w:id="66"/>
      <w:r w:rsidR="00F85D18" w:rsidRPr="003649B8">
        <w:rPr>
          <w:rFonts w:eastAsia="Times New Roman" w:cstheme="minorHAnsi"/>
          <w:b/>
          <w:bCs/>
          <w:lang w:val="en-CA"/>
        </w:rPr>
        <w:t>position turning influence</w:t>
      </w:r>
      <w:commentRangeEnd w:id="66"/>
      <w:r w:rsidR="009020E5">
        <w:rPr>
          <w:rStyle w:val="CommentReference"/>
          <w:lang w:val="en-CA" w:bidi="he-IL"/>
        </w:rPr>
        <w:commentReference w:id="66"/>
      </w:r>
      <w:r w:rsidR="00F85D18" w:rsidRPr="003649B8">
        <w:rPr>
          <w:rFonts w:eastAsia="Times New Roman" w:cstheme="minorHAnsi"/>
          <w:lang w:val="en-CA"/>
        </w:rPr>
        <w:t xml:space="preserve">) </w:t>
      </w:r>
      <w:del w:id="67" w:author="Alie Ashbury" w:date="2021-11-24T11:27:00Z">
        <w:r w:rsidR="00F85D18" w:rsidRPr="003649B8" w:rsidDel="00CB6E3F">
          <w:rPr>
            <w:rFonts w:eastAsia="Times New Roman" w:cstheme="minorHAnsi"/>
            <w:lang w:val="en-CA"/>
          </w:rPr>
          <w:delText xml:space="preserve">or </w:delText>
        </w:r>
      </w:del>
      <w:ins w:id="68" w:author="Alie Ashbury" w:date="2021-11-24T11:27:00Z">
        <w:r w:rsidR="00CB6E3F">
          <w:rPr>
            <w:rFonts w:eastAsia="Times New Roman" w:cstheme="minorHAnsi"/>
            <w:lang w:val="en-CA"/>
          </w:rPr>
          <w:t>and</w:t>
        </w:r>
      </w:ins>
      <w:ins w:id="69" w:author="Alie Ashbury" w:date="2021-11-24T11:28:00Z">
        <w:r w:rsidR="00CB6E3F">
          <w:rPr>
            <w:rFonts w:eastAsia="Times New Roman" w:cstheme="minorHAnsi"/>
            <w:lang w:val="en-CA"/>
          </w:rPr>
          <w:t xml:space="preserve"> an</w:t>
        </w:r>
      </w:ins>
      <w:ins w:id="70" w:author="Alie Ashbury" w:date="2021-11-24T11:27:00Z">
        <w:r w:rsidR="00CB6E3F" w:rsidRPr="003649B8">
          <w:rPr>
            <w:rFonts w:eastAsia="Times New Roman" w:cstheme="minorHAnsi"/>
            <w:lang w:val="en-CA"/>
          </w:rPr>
          <w:t xml:space="preserve"> </w:t>
        </w:r>
      </w:ins>
      <w:r w:rsidR="00F85D18" w:rsidRPr="003649B8">
        <w:rPr>
          <w:rFonts w:eastAsia="Times New Roman" w:cstheme="minorHAnsi"/>
          <w:lang w:val="en-CA"/>
        </w:rPr>
        <w:t xml:space="preserve">individual’s left-right speed </w:t>
      </w:r>
      <w:r w:rsidR="00770083" w:rsidRPr="003649B8">
        <w:rPr>
          <w:rFonts w:eastAsia="Times New Roman" w:cstheme="minorHAnsi"/>
          <w:lang w:val="en-CA"/>
        </w:rPr>
        <w:t>at time t</w:t>
      </w:r>
      <w:r w:rsidR="00F15CE6" w:rsidRPr="003649B8">
        <w:rPr>
          <w:rFonts w:eastAsia="Times New Roman" w:cstheme="minorHAnsi"/>
          <w:lang w:val="en-CA"/>
        </w:rPr>
        <w:t xml:space="preserve"> </w:t>
      </w:r>
      <w:r w:rsidR="00F85D18" w:rsidRPr="003649B8">
        <w:rPr>
          <w:rFonts w:eastAsia="Times New Roman" w:cstheme="minorHAnsi"/>
          <w:lang w:val="en-CA"/>
        </w:rPr>
        <w:t>(</w:t>
      </w:r>
      <w:del w:id="71" w:author="Alie Ashbury" w:date="2021-11-25T10:12:00Z">
        <w:r w:rsidR="00F85D18" w:rsidRPr="003649B8" w:rsidDel="00FD43C3">
          <w:rPr>
            <w:rFonts w:eastAsia="Times New Roman" w:cstheme="minorHAnsi"/>
            <w:lang w:val="en-CA"/>
          </w:rPr>
          <w:delText>=</w:delText>
        </w:r>
      </w:del>
      <w:r w:rsidR="00F85D18" w:rsidRPr="003649B8">
        <w:rPr>
          <w:rFonts w:eastAsia="Times New Roman" w:cstheme="minorHAnsi"/>
          <w:b/>
          <w:bCs/>
          <w:lang w:val="en-CA"/>
        </w:rPr>
        <w:t>movement turning influence</w:t>
      </w:r>
      <w:r w:rsidR="00F85D18" w:rsidRPr="003649B8">
        <w:rPr>
          <w:rFonts w:eastAsia="Times New Roman" w:cstheme="minorHAnsi"/>
          <w:lang w:val="en-CA"/>
        </w:rPr>
        <w:t>)</w:t>
      </w:r>
      <w:r w:rsidR="00770083" w:rsidRPr="003649B8">
        <w:rPr>
          <w:rFonts w:eastAsia="Times New Roman" w:cstheme="minorHAnsi"/>
          <w:lang w:val="en-CA"/>
        </w:rPr>
        <w:t>. See figure 2 below.</w:t>
      </w:r>
      <w:r w:rsidR="00F159E0" w:rsidRPr="003649B8">
        <w:rPr>
          <w:rFonts w:eastAsia="Times New Roman" w:cstheme="minorHAnsi"/>
          <w:lang w:val="en-CA"/>
        </w:rPr>
        <w:t xml:space="preserve"> One advantage of this methods is that it could potentially identify individuals leading from the back of the group.</w:t>
      </w:r>
    </w:p>
    <w:p w14:paraId="163EF8A5" w14:textId="1256420B" w:rsidR="00770083" w:rsidRDefault="00F85D18" w:rsidP="00D27F62">
      <w:pPr>
        <w:pStyle w:val="ListParagraph"/>
        <w:numPr>
          <w:ilvl w:val="0"/>
          <w:numId w:val="5"/>
        </w:numPr>
        <w:spacing w:after="0" w:line="360" w:lineRule="auto"/>
        <w:jc w:val="both"/>
        <w:rPr>
          <w:rFonts w:eastAsia="Times New Roman" w:cstheme="minorHAnsi"/>
          <w:lang w:val="en-CA"/>
        </w:rPr>
      </w:pPr>
      <w:r w:rsidRPr="003649B8">
        <w:rPr>
          <w:rFonts w:eastAsia="Times New Roman" w:cstheme="minorHAnsi"/>
          <w:b/>
          <w:bCs/>
          <w:lang w:val="en-CA"/>
        </w:rPr>
        <w:t>Speeding influences</w:t>
      </w:r>
      <w:r w:rsidRPr="003649B8">
        <w:rPr>
          <w:rFonts w:eastAsia="Times New Roman" w:cstheme="minorHAnsi"/>
          <w:lang w:val="en-CA"/>
        </w:rPr>
        <w:t>: two metrics to measure the probability that the group’s speed is influenced by a given individual. At any time t, the group’s speed (relative to it</w:t>
      </w:r>
      <w:del w:id="72" w:author="Alie Ashbury" w:date="2021-11-24T11:28:00Z">
        <w:r w:rsidRPr="003649B8" w:rsidDel="00CB6E3F">
          <w:rPr>
            <w:rFonts w:eastAsia="Times New Roman" w:cstheme="minorHAnsi"/>
            <w:lang w:val="en-CA"/>
          </w:rPr>
          <w:delText>’</w:delText>
        </w:r>
      </w:del>
      <w:r w:rsidRPr="003649B8">
        <w:rPr>
          <w:rFonts w:eastAsia="Times New Roman" w:cstheme="minorHAnsi"/>
          <w:lang w:val="en-CA"/>
        </w:rPr>
        <w:t xml:space="preserve">s past speed) was binarized as either speeding up or slowing down. We then looked at the probability that the group had of </w:t>
      </w:r>
      <w:r w:rsidR="00770083" w:rsidRPr="003649B8">
        <w:rPr>
          <w:rFonts w:eastAsia="Times New Roman" w:cstheme="minorHAnsi"/>
          <w:lang w:val="en-CA"/>
        </w:rPr>
        <w:t>speeding up</w:t>
      </w:r>
      <w:r w:rsidRPr="003649B8">
        <w:rPr>
          <w:rFonts w:eastAsia="Times New Roman" w:cstheme="minorHAnsi"/>
          <w:lang w:val="en-CA"/>
        </w:rPr>
        <w:t xml:space="preserve"> as a function of </w:t>
      </w:r>
      <w:del w:id="73" w:author="Alie Ashbury" w:date="2021-11-24T11:29:00Z">
        <w:r w:rsidRPr="003649B8" w:rsidDel="00CB6E3F">
          <w:rPr>
            <w:rFonts w:eastAsia="Times New Roman" w:cstheme="minorHAnsi"/>
            <w:lang w:val="en-CA"/>
          </w:rPr>
          <w:delText xml:space="preserve">either </w:delText>
        </w:r>
      </w:del>
      <w:ins w:id="74" w:author="Alie Ashbury" w:date="2021-11-24T11:29:00Z">
        <w:r w:rsidR="00CB6E3F">
          <w:rPr>
            <w:rFonts w:eastAsia="Times New Roman" w:cstheme="minorHAnsi"/>
            <w:lang w:val="en-CA"/>
          </w:rPr>
          <w:t>an</w:t>
        </w:r>
        <w:r w:rsidR="00CB6E3F" w:rsidRPr="003649B8">
          <w:rPr>
            <w:rFonts w:eastAsia="Times New Roman" w:cstheme="minorHAnsi"/>
            <w:lang w:val="en-CA"/>
          </w:rPr>
          <w:t xml:space="preserve"> </w:t>
        </w:r>
      </w:ins>
      <w:r w:rsidRPr="003649B8">
        <w:rPr>
          <w:rFonts w:eastAsia="Times New Roman" w:cstheme="minorHAnsi"/>
          <w:lang w:val="en-CA"/>
        </w:rPr>
        <w:t xml:space="preserve">individual’s </w:t>
      </w:r>
      <w:r w:rsidR="00770083" w:rsidRPr="003649B8">
        <w:rPr>
          <w:rFonts w:eastAsia="Times New Roman" w:cstheme="minorHAnsi"/>
          <w:lang w:val="en-CA"/>
        </w:rPr>
        <w:t>front-back</w:t>
      </w:r>
      <w:r w:rsidRPr="003649B8">
        <w:rPr>
          <w:rFonts w:eastAsia="Times New Roman" w:cstheme="minorHAnsi"/>
          <w:lang w:val="en-CA"/>
        </w:rPr>
        <w:t xml:space="preserve"> position</w:t>
      </w:r>
      <w:r w:rsidR="00770083" w:rsidRPr="003649B8">
        <w:rPr>
          <w:rFonts w:eastAsia="Times New Roman" w:cstheme="minorHAnsi"/>
          <w:lang w:val="en-CA"/>
        </w:rPr>
        <w:t xml:space="preserve"> at time t</w:t>
      </w:r>
      <w:r w:rsidRPr="003649B8">
        <w:rPr>
          <w:rFonts w:eastAsia="Times New Roman" w:cstheme="minorHAnsi"/>
          <w:lang w:val="en-CA"/>
        </w:rPr>
        <w:t xml:space="preserve"> (</w:t>
      </w:r>
      <w:del w:id="75" w:author="Alie Ashbury" w:date="2021-11-25T10:12:00Z">
        <w:r w:rsidRPr="003649B8" w:rsidDel="00FD43C3">
          <w:rPr>
            <w:rFonts w:eastAsia="Times New Roman" w:cstheme="minorHAnsi"/>
            <w:lang w:val="en-CA"/>
          </w:rPr>
          <w:delText>=</w:delText>
        </w:r>
      </w:del>
      <w:r w:rsidRPr="003649B8">
        <w:rPr>
          <w:rFonts w:eastAsia="Times New Roman" w:cstheme="minorHAnsi"/>
          <w:b/>
          <w:bCs/>
          <w:lang w:val="en-CA"/>
        </w:rPr>
        <w:t xml:space="preserve">position </w:t>
      </w:r>
      <w:r w:rsidR="00770083" w:rsidRPr="003649B8">
        <w:rPr>
          <w:rFonts w:eastAsia="Times New Roman" w:cstheme="minorHAnsi"/>
          <w:b/>
          <w:bCs/>
          <w:lang w:val="en-CA"/>
        </w:rPr>
        <w:t>speeding</w:t>
      </w:r>
      <w:r w:rsidRPr="003649B8">
        <w:rPr>
          <w:rFonts w:eastAsia="Times New Roman" w:cstheme="minorHAnsi"/>
          <w:b/>
          <w:bCs/>
          <w:lang w:val="en-CA"/>
        </w:rPr>
        <w:t xml:space="preserve"> influence</w:t>
      </w:r>
      <w:r w:rsidRPr="003649B8">
        <w:rPr>
          <w:rFonts w:eastAsia="Times New Roman" w:cstheme="minorHAnsi"/>
          <w:lang w:val="en-CA"/>
        </w:rPr>
        <w:t xml:space="preserve">) </w:t>
      </w:r>
      <w:del w:id="76" w:author="Alie Ashbury" w:date="2021-11-24T11:29:00Z">
        <w:r w:rsidRPr="003649B8" w:rsidDel="00CB6E3F">
          <w:rPr>
            <w:rFonts w:eastAsia="Times New Roman" w:cstheme="minorHAnsi"/>
            <w:lang w:val="en-CA"/>
          </w:rPr>
          <w:delText xml:space="preserve">or </w:delText>
        </w:r>
      </w:del>
      <w:ins w:id="77" w:author="Alie Ashbury" w:date="2021-11-24T11:29:00Z">
        <w:r w:rsidR="00CB6E3F">
          <w:rPr>
            <w:rFonts w:eastAsia="Times New Roman" w:cstheme="minorHAnsi"/>
            <w:lang w:val="en-CA"/>
          </w:rPr>
          <w:t>and an</w:t>
        </w:r>
        <w:r w:rsidR="00CB6E3F" w:rsidRPr="003649B8">
          <w:rPr>
            <w:rFonts w:eastAsia="Times New Roman" w:cstheme="minorHAnsi"/>
            <w:lang w:val="en-CA"/>
          </w:rPr>
          <w:t xml:space="preserve"> </w:t>
        </w:r>
      </w:ins>
      <w:r w:rsidRPr="003649B8">
        <w:rPr>
          <w:rFonts w:eastAsia="Times New Roman" w:cstheme="minorHAnsi"/>
          <w:lang w:val="en-CA"/>
        </w:rPr>
        <w:t xml:space="preserve">individual’s </w:t>
      </w:r>
      <w:r w:rsidR="00770083" w:rsidRPr="003649B8">
        <w:rPr>
          <w:rFonts w:eastAsia="Times New Roman" w:cstheme="minorHAnsi"/>
          <w:lang w:val="en-CA"/>
        </w:rPr>
        <w:t>front-back</w:t>
      </w:r>
      <w:r w:rsidRPr="003649B8">
        <w:rPr>
          <w:rFonts w:eastAsia="Times New Roman" w:cstheme="minorHAnsi"/>
          <w:lang w:val="en-CA"/>
        </w:rPr>
        <w:t xml:space="preserve"> speed</w:t>
      </w:r>
      <w:r w:rsidR="00770083" w:rsidRPr="003649B8">
        <w:rPr>
          <w:rFonts w:eastAsia="Times New Roman" w:cstheme="minorHAnsi"/>
          <w:lang w:val="en-CA"/>
        </w:rPr>
        <w:t xml:space="preserve"> at time t</w:t>
      </w:r>
      <w:r w:rsidRPr="003649B8">
        <w:rPr>
          <w:rFonts w:eastAsia="Times New Roman" w:cstheme="minorHAnsi"/>
          <w:lang w:val="en-CA"/>
        </w:rPr>
        <w:t xml:space="preserve"> (</w:t>
      </w:r>
      <w:del w:id="78" w:author="Alie Ashbury" w:date="2021-11-25T10:12:00Z">
        <w:r w:rsidRPr="003649B8" w:rsidDel="00FD43C3">
          <w:rPr>
            <w:rFonts w:eastAsia="Times New Roman" w:cstheme="minorHAnsi"/>
            <w:lang w:val="en-CA"/>
          </w:rPr>
          <w:delText>=</w:delText>
        </w:r>
      </w:del>
      <w:r w:rsidRPr="003649B8">
        <w:rPr>
          <w:rFonts w:eastAsia="Times New Roman" w:cstheme="minorHAnsi"/>
          <w:b/>
          <w:bCs/>
          <w:lang w:val="en-CA"/>
        </w:rPr>
        <w:t xml:space="preserve">movement </w:t>
      </w:r>
      <w:r w:rsidR="00770083" w:rsidRPr="003649B8">
        <w:rPr>
          <w:rFonts w:eastAsia="Times New Roman" w:cstheme="minorHAnsi"/>
          <w:b/>
          <w:bCs/>
          <w:lang w:val="en-CA"/>
        </w:rPr>
        <w:t>speeding</w:t>
      </w:r>
      <w:r w:rsidRPr="003649B8">
        <w:rPr>
          <w:rFonts w:eastAsia="Times New Roman" w:cstheme="minorHAnsi"/>
          <w:b/>
          <w:bCs/>
          <w:lang w:val="en-CA"/>
        </w:rPr>
        <w:t xml:space="preserve"> influence</w:t>
      </w:r>
      <w:r w:rsidRPr="003649B8">
        <w:rPr>
          <w:rFonts w:eastAsia="Times New Roman" w:cstheme="minorHAnsi"/>
          <w:lang w:val="en-CA"/>
        </w:rPr>
        <w:t>)</w:t>
      </w:r>
    </w:p>
    <w:p w14:paraId="575C72DB" w14:textId="22B926BC" w:rsidR="00F82420" w:rsidRDefault="00F82420" w:rsidP="00F82420">
      <w:pPr>
        <w:spacing w:after="0" w:line="360" w:lineRule="auto"/>
        <w:jc w:val="both"/>
        <w:rPr>
          <w:rFonts w:eastAsia="Times New Roman" w:cstheme="minorHAnsi"/>
          <w:lang w:val="en-CA"/>
        </w:rPr>
      </w:pPr>
    </w:p>
    <w:p w14:paraId="340FAFB9" w14:textId="14DA045F" w:rsidR="00F82420" w:rsidRDefault="00F82420" w:rsidP="00F82420">
      <w:pPr>
        <w:spacing w:after="0" w:line="360" w:lineRule="auto"/>
        <w:jc w:val="both"/>
        <w:rPr>
          <w:rFonts w:eastAsia="Times New Roman" w:cstheme="minorHAnsi"/>
          <w:lang w:val="en-CA"/>
        </w:rPr>
      </w:pPr>
    </w:p>
    <w:p w14:paraId="0AE66B42" w14:textId="41CB1DA8" w:rsidR="00F82420" w:rsidRDefault="00F82420" w:rsidP="00F82420">
      <w:pPr>
        <w:spacing w:after="0" w:line="360" w:lineRule="auto"/>
        <w:jc w:val="both"/>
        <w:rPr>
          <w:rFonts w:eastAsia="Times New Roman" w:cstheme="minorHAnsi"/>
          <w:lang w:val="en-CA"/>
        </w:rPr>
      </w:pPr>
    </w:p>
    <w:p w14:paraId="283D85C2" w14:textId="7607D44B" w:rsidR="00F82420" w:rsidRPr="00F82420" w:rsidRDefault="003B5494" w:rsidP="00F82420">
      <w:pPr>
        <w:spacing w:after="0" w:line="360" w:lineRule="auto"/>
        <w:jc w:val="both"/>
        <w:rPr>
          <w:rFonts w:eastAsia="Times New Roman" w:cstheme="minorHAnsi"/>
          <w:lang w:val="en-CA"/>
        </w:rPr>
      </w:pPr>
      <w:r>
        <w:rPr>
          <w:rFonts w:eastAsia="Times New Roman" w:cstheme="minorHAnsi"/>
          <w:noProof/>
          <w:lang w:val="en-CA"/>
        </w:rPr>
        <w:drawing>
          <wp:inline distT="0" distB="0" distL="0" distR="0" wp14:anchorId="277C989B" wp14:editId="1FBB8C27">
            <wp:extent cx="5707380" cy="1988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67"/>
                    <a:stretch/>
                  </pic:blipFill>
                  <pic:spPr bwMode="auto">
                    <a:xfrm>
                      <a:off x="0" y="0"/>
                      <a:ext cx="5707380" cy="1988820"/>
                    </a:xfrm>
                    <a:prstGeom prst="rect">
                      <a:avLst/>
                    </a:prstGeom>
                    <a:noFill/>
                    <a:ln>
                      <a:noFill/>
                    </a:ln>
                    <a:extLst>
                      <a:ext uri="{53640926-AAD7-44D8-BBD7-CCE9431645EC}">
                        <a14:shadowObscured xmlns:a14="http://schemas.microsoft.com/office/drawing/2010/main"/>
                      </a:ext>
                    </a:extLst>
                  </pic:spPr>
                </pic:pic>
              </a:graphicData>
            </a:graphic>
          </wp:inline>
        </w:drawing>
      </w:r>
    </w:p>
    <w:p w14:paraId="1E4B20F0" w14:textId="6F103F7D" w:rsidR="00C7159E" w:rsidRPr="009E4EE9" w:rsidRDefault="00F82420" w:rsidP="009E4EE9">
      <w:pPr>
        <w:spacing w:after="0" w:line="240" w:lineRule="auto"/>
        <w:jc w:val="both"/>
        <w:rPr>
          <w:rFonts w:ascii="Arial" w:eastAsia="Times New Roman" w:hAnsi="Arial" w:cs="Arial"/>
          <w:sz w:val="16"/>
          <w:lang w:val="en-CA"/>
        </w:rPr>
      </w:pPr>
      <w:r w:rsidRPr="009E4EE9">
        <w:rPr>
          <w:rFonts w:ascii="Arial" w:eastAsia="Times New Roman" w:hAnsi="Arial" w:cs="Arial"/>
          <w:sz w:val="16"/>
          <w:lang w:val="en-CA"/>
        </w:rPr>
        <w:t xml:space="preserve">Figure </w:t>
      </w:r>
      <w:del w:id="79" w:author="Alie Ashbury" w:date="2021-11-24T12:47:00Z">
        <w:r w:rsidR="009E4EE9" w:rsidDel="00B72559">
          <w:rPr>
            <w:rFonts w:ascii="Arial" w:eastAsia="Times New Roman" w:hAnsi="Arial" w:cs="Arial"/>
            <w:sz w:val="16"/>
            <w:lang w:val="en-CA"/>
          </w:rPr>
          <w:delText>2</w:delText>
        </w:r>
        <w:r w:rsidRPr="009E4EE9" w:rsidDel="00B72559">
          <w:rPr>
            <w:rFonts w:ascii="Arial" w:eastAsia="Times New Roman" w:hAnsi="Arial" w:cs="Arial"/>
            <w:sz w:val="16"/>
            <w:lang w:val="en-CA"/>
          </w:rPr>
          <w:delText>.</w:delText>
        </w:r>
      </w:del>
      <w:ins w:id="80" w:author="Alie Ashbury" w:date="2021-11-24T12:47:00Z">
        <w:r w:rsidR="00B72559">
          <w:rPr>
            <w:rFonts w:ascii="Arial" w:eastAsia="Times New Roman" w:hAnsi="Arial" w:cs="Arial"/>
            <w:sz w:val="16"/>
            <w:lang w:val="en-CA"/>
          </w:rPr>
          <w:t>1</w:t>
        </w:r>
      </w:ins>
      <w:r w:rsidRPr="009E4EE9">
        <w:rPr>
          <w:rFonts w:ascii="Arial" w:eastAsia="Times New Roman" w:hAnsi="Arial" w:cs="Arial"/>
          <w:sz w:val="16"/>
          <w:lang w:val="en-CA"/>
        </w:rPr>
        <w:t xml:space="preserve"> Summary of </w:t>
      </w:r>
      <w:r w:rsidR="002B7CBE" w:rsidRPr="009E4EE9">
        <w:rPr>
          <w:rFonts w:ascii="Arial" w:eastAsia="Times New Roman" w:hAnsi="Arial" w:cs="Arial"/>
          <w:sz w:val="16"/>
          <w:lang w:val="en-CA"/>
        </w:rPr>
        <w:t>data processing for a given time point. (a) Portions of meerkat movement trajectories collected from GPS collars. Green and blue lines represent the trajectories of two example individuals over a 20 minutes interval. Black line represents the trajectory of the group centroid over the same time-interval, obtained by averaging the coordinates of every individuals in the group (only two individuals represented). (b</w:t>
      </w:r>
      <w:r w:rsidR="009E4EE9" w:rsidRPr="009E4EE9">
        <w:rPr>
          <w:rFonts w:ascii="Arial" w:eastAsia="Times New Roman" w:hAnsi="Arial" w:cs="Arial"/>
          <w:sz w:val="16"/>
          <w:lang w:val="en-CA"/>
        </w:rPr>
        <w:t>) At time t, velocity vectors are calculated from the points 10 meters in the past and 10 meters in the future.</w:t>
      </w:r>
      <w:r w:rsidR="00687E4D">
        <w:rPr>
          <w:rFonts w:ascii="Arial" w:eastAsia="Times New Roman" w:hAnsi="Arial" w:cs="Arial"/>
          <w:sz w:val="16"/>
          <w:lang w:val="en-CA"/>
        </w:rPr>
        <w:t xml:space="preserve"> Lighter symbols represent positions earlier in time, darker ones represent symbols later in time.</w:t>
      </w:r>
      <w:r w:rsidR="009E4EE9" w:rsidRPr="009E4EE9">
        <w:rPr>
          <w:rFonts w:ascii="Arial" w:eastAsia="Times New Roman" w:hAnsi="Arial" w:cs="Arial"/>
          <w:sz w:val="16"/>
          <w:lang w:val="en-CA"/>
        </w:rPr>
        <w:t xml:space="preserve"> (c) The velocity vector of the centroid from the past is used to define an orthonormal basis (dashed line) relative to which the position and movement of all individuals are calculated. Based on the centroid velocity vector from the future, the group is defined as either turning left or turning right, and either speeding up or slowing down at time t. Influence metrics are derived from the individual velocity vectors from the </w:t>
      </w:r>
      <w:commentRangeStart w:id="81"/>
      <w:r w:rsidR="009E4EE9" w:rsidRPr="009E4EE9">
        <w:rPr>
          <w:rFonts w:ascii="Arial" w:eastAsia="Times New Roman" w:hAnsi="Arial" w:cs="Arial"/>
          <w:sz w:val="16"/>
          <w:lang w:val="en-CA"/>
        </w:rPr>
        <w:t>past</w:t>
      </w:r>
      <w:commentRangeEnd w:id="81"/>
      <w:r w:rsidR="007F4BDA">
        <w:rPr>
          <w:rStyle w:val="CommentReference"/>
          <w:lang w:val="en-CA" w:bidi="he-IL"/>
        </w:rPr>
        <w:commentReference w:id="81"/>
      </w:r>
      <w:r w:rsidR="009E4EE9" w:rsidRPr="009E4EE9">
        <w:rPr>
          <w:rFonts w:ascii="Arial" w:eastAsia="Times New Roman" w:hAnsi="Arial" w:cs="Arial"/>
          <w:sz w:val="16"/>
          <w:lang w:val="en-CA"/>
        </w:rPr>
        <w:t>. In this example, the blue individual would have a positive position turning influence at time t because it was on the right side of the group before the group turned right, but a negative movement turning influence because it was moving towards the left before the group turned right. It is the opposite for the green individual.</w:t>
      </w:r>
    </w:p>
    <w:p w14:paraId="25952CE6" w14:textId="77777777" w:rsidR="00F82420" w:rsidRPr="003649B8" w:rsidRDefault="00F82420" w:rsidP="00D27F62">
      <w:pPr>
        <w:spacing w:after="0" w:line="360" w:lineRule="auto"/>
        <w:jc w:val="both"/>
        <w:rPr>
          <w:rFonts w:eastAsia="Times New Roman" w:cstheme="minorHAnsi"/>
          <w:lang w:val="en-CA"/>
        </w:rPr>
      </w:pPr>
    </w:p>
    <w:p w14:paraId="384BE3D1" w14:textId="59F74E9A" w:rsidR="003F452D" w:rsidRPr="003649B8" w:rsidRDefault="00770083" w:rsidP="00D27F62">
      <w:pPr>
        <w:spacing w:after="0" w:line="360" w:lineRule="auto"/>
        <w:jc w:val="both"/>
        <w:rPr>
          <w:rFonts w:eastAsia="Times New Roman" w:cstheme="minorHAnsi"/>
          <w:lang w:val="en-CA"/>
        </w:rPr>
      </w:pPr>
      <w:r w:rsidRPr="003649B8">
        <w:rPr>
          <w:rFonts w:eastAsia="Times New Roman" w:cstheme="minorHAnsi"/>
          <w:lang w:val="en-CA"/>
        </w:rPr>
        <w:lastRenderedPageBreak/>
        <w:t>Modelling turning and speeding influences:</w:t>
      </w:r>
    </w:p>
    <w:p w14:paraId="631EAE24" w14:textId="72495FF8" w:rsidR="00770083" w:rsidRPr="003649B8" w:rsidRDefault="00770083" w:rsidP="00D27F62">
      <w:pPr>
        <w:spacing w:after="0" w:line="360" w:lineRule="auto"/>
        <w:jc w:val="both"/>
        <w:rPr>
          <w:rFonts w:eastAsia="Times New Roman" w:cstheme="minorHAnsi"/>
          <w:lang w:val="en-CA"/>
        </w:rPr>
      </w:pPr>
    </w:p>
    <w:p w14:paraId="17725B1C" w14:textId="76AF9F33" w:rsidR="008B3EAF" w:rsidRPr="003649B8" w:rsidRDefault="00C7159E" w:rsidP="00D27F62">
      <w:pPr>
        <w:spacing w:after="0" w:line="360" w:lineRule="auto"/>
        <w:jc w:val="both"/>
        <w:rPr>
          <w:rFonts w:eastAsia="Times New Roman" w:cstheme="minorHAnsi"/>
          <w:lang w:val="en-CA"/>
        </w:rPr>
      </w:pPr>
      <w:r w:rsidRPr="003649B8">
        <w:rPr>
          <w:rFonts w:eastAsia="Times New Roman" w:cstheme="minorHAnsi"/>
          <w:noProof/>
        </w:rPr>
        <mc:AlternateContent>
          <mc:Choice Requires="wps">
            <w:drawing>
              <wp:anchor distT="0" distB="0" distL="114300" distR="114300" simplePos="0" relativeHeight="251661312" behindDoc="0" locked="0" layoutInCell="1" allowOverlap="1" wp14:anchorId="09ED9045" wp14:editId="7CC70173">
                <wp:simplePos x="0" y="0"/>
                <wp:positionH relativeFrom="margin">
                  <wp:align>left</wp:align>
                </wp:positionH>
                <wp:positionV relativeFrom="paragraph">
                  <wp:posOffset>520700</wp:posOffset>
                </wp:positionV>
                <wp:extent cx="5591175" cy="523240"/>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591175" cy="523240"/>
                        </a:xfrm>
                        <a:prstGeom prst="rect">
                          <a:avLst/>
                        </a:prstGeom>
                        <a:noFill/>
                      </wps:spPr>
                      <wps:txbx>
                        <w:txbxContent>
                          <w:p w14:paraId="3E115E7B" w14:textId="461DF16D" w:rsidR="009E4EE9" w:rsidRDefault="009E4EE9"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8"/>
                                  <w:szCs w:val="48"/>
                                  <w:lang w:val="en-US"/>
                                </w:rPr>
                                <m:t> f</m:t>
                              </m:r>
                              <m:d>
                                <m:dPr>
                                  <m:ctrlPr>
                                    <w:rPr>
                                      <w:rFonts w:ascii="Cambria Math" w:eastAsia="Cambria Math" w:hAnsi="Cambria Math"/>
                                      <w:i/>
                                      <w:iCs/>
                                      <w:color w:val="000000" w:themeColor="text1"/>
                                      <w:kern w:val="24"/>
                                      <w:sz w:val="48"/>
                                      <w:szCs w:val="48"/>
                                      <w:lang w:val="en-US"/>
                                    </w:rPr>
                                  </m:ctrlPr>
                                </m:dPr>
                                <m:e>
                                  <m:r>
                                    <w:rPr>
                                      <w:rFonts w:ascii="Cambria Math" w:eastAsia="Cambria Math" w:hAnsi="Cambria Math"/>
                                      <w:color w:val="000000" w:themeColor="text1"/>
                                      <w:kern w:val="24"/>
                                      <w:sz w:val="48"/>
                                      <w:szCs w:val="48"/>
                                      <w:lang w:val="en-US"/>
                                    </w:rPr>
                                    <m:t>x</m:t>
                                  </m:r>
                                </m:e>
                              </m:d>
                              <m:r>
                                <w:rPr>
                                  <w:rFonts w:ascii="Cambria Math" w:eastAsia="Cambria Math" w:hAnsi="Cambria Math"/>
                                  <w:color w:val="000000" w:themeColor="text1"/>
                                  <w:kern w:val="24"/>
                                  <w:sz w:val="48"/>
                                  <w:szCs w:val="48"/>
                                  <w:lang w:val="en-US"/>
                                </w:rPr>
                                <m:t>= </m:t>
                              </m:r>
                              <m:r>
                                <m:rPr>
                                  <m:sty m:val="bi"/>
                                </m:rPr>
                                <w:rPr>
                                  <w:rFonts w:ascii="Cambria Math" w:eastAsia="Cambria Math" w:hAnsi="Cambria Math"/>
                                  <w:color w:val="000000" w:themeColor="text1"/>
                                  <w:kern w:val="24"/>
                                  <w:sz w:val="48"/>
                                  <w:szCs w:val="48"/>
                                  <w:lang w:val="en-US"/>
                                </w:rPr>
                                <m:t>α</m:t>
                              </m:r>
                              <m:r>
                                <w:rPr>
                                  <w:rFonts w:ascii="Cambria Math" w:eastAsia="Cambria Math" w:hAnsi="Cambria Math"/>
                                  <w:color w:val="000000" w:themeColor="text1"/>
                                  <w:kern w:val="24"/>
                                  <w:sz w:val="48"/>
                                  <w:szCs w:val="48"/>
                                </w:rPr>
                                <m:t> </m:t>
                              </m:r>
                              <m:f>
                                <m:fPr>
                                  <m:ctrlPr>
                                    <w:rPr>
                                      <w:rFonts w:ascii="Cambria Math" w:eastAsia="Cambria Math" w:hAnsi="Cambria Math"/>
                                      <w:i/>
                                      <w:iCs/>
                                      <w:color w:val="000000" w:themeColor="text1"/>
                                      <w:kern w:val="24"/>
                                      <w:sz w:val="48"/>
                                      <w:szCs w:val="48"/>
                                      <w:lang w:val="el-GR"/>
                                    </w:rPr>
                                  </m:ctrlPr>
                                </m:fPr>
                                <m:num>
                                  <m:r>
                                    <w:rPr>
                                      <w:rFonts w:ascii="Cambria Math" w:eastAsia="Cambria Math" w:hAnsi="Cambria Math"/>
                                      <w:color w:val="000000" w:themeColor="text1"/>
                                      <w:kern w:val="24"/>
                                      <w:sz w:val="48"/>
                                      <w:szCs w:val="48"/>
                                    </w:rPr>
                                    <m:t>1</m:t>
                                  </m:r>
                                </m:num>
                                <m:den>
                                  <m:r>
                                    <w:rPr>
                                      <w:rFonts w:ascii="Cambria Math" w:eastAsia="Cambria Math" w:hAnsi="Cambria Math"/>
                                      <w:color w:val="000000" w:themeColor="text1"/>
                                      <w:kern w:val="24"/>
                                      <w:sz w:val="48"/>
                                      <w:szCs w:val="48"/>
                                      <w:lang w:val="en-US"/>
                                    </w:rPr>
                                    <m:t>1+</m:t>
                                  </m:r>
                                  <m:sSup>
                                    <m:sSupPr>
                                      <m:ctrlPr>
                                        <w:rPr>
                                          <w:rFonts w:ascii="Cambria Math" w:eastAsia="Cambria Math" w:hAnsi="Cambria Math"/>
                                          <w:i/>
                                          <w:iCs/>
                                          <w:color w:val="000000" w:themeColor="text1"/>
                                          <w:kern w:val="24"/>
                                          <w:sz w:val="48"/>
                                          <w:szCs w:val="48"/>
                                          <w:lang w:val="en-US"/>
                                        </w:rPr>
                                      </m:ctrlPr>
                                    </m:sSupPr>
                                    <m:e>
                                      <m:r>
                                        <w:rPr>
                                          <w:rFonts w:ascii="Cambria Math" w:eastAsia="Cambria Math" w:hAnsi="Cambria Math"/>
                                          <w:color w:val="000000" w:themeColor="text1"/>
                                          <w:kern w:val="24"/>
                                          <w:sz w:val="48"/>
                                          <w:szCs w:val="48"/>
                                          <w:lang w:val="en-US"/>
                                        </w:rPr>
                                        <m:t>e</m:t>
                                      </m:r>
                                    </m:e>
                                    <m:sup>
                                      <m:r>
                                        <w:rPr>
                                          <w:rFonts w:ascii="Cambria Math" w:eastAsia="Cambria Math" w:hAnsi="Cambria Math"/>
                                          <w:color w:val="000000" w:themeColor="text1"/>
                                          <w:kern w:val="24"/>
                                          <w:sz w:val="48"/>
                                          <w:szCs w:val="48"/>
                                          <w:lang w:val="en-US"/>
                                        </w:rPr>
                                        <m:t>-</m:t>
                                      </m:r>
                                      <m:r>
                                        <m:rPr>
                                          <m:sty m:val="bi"/>
                                        </m:rPr>
                                        <w:rPr>
                                          <w:rFonts w:ascii="Cambria Math" w:eastAsia="Cambria Math" w:hAnsi="Cambria Math"/>
                                          <w:color w:val="000000" w:themeColor="text1"/>
                                          <w:kern w:val="24"/>
                                          <w:sz w:val="48"/>
                                          <w:szCs w:val="48"/>
                                          <w:lang w:val="en-US"/>
                                        </w:rPr>
                                        <m:t>β</m:t>
                                      </m:r>
                                      <m:r>
                                        <w:rPr>
                                          <w:rFonts w:ascii="Cambria Math" w:eastAsia="Cambria Math" w:hAnsi="Cambria Math"/>
                                          <w:color w:val="000000" w:themeColor="text1"/>
                                          <w:kern w:val="24"/>
                                          <w:sz w:val="48"/>
                                          <w:szCs w:val="48"/>
                                          <w:lang w:val="en-US"/>
                                        </w:rPr>
                                        <m:t>x</m:t>
                                      </m:r>
                                    </m:sup>
                                  </m:sSup>
                                </m:den>
                              </m:f>
                              <m:r>
                                <w:rPr>
                                  <w:rFonts w:ascii="Cambria Math" w:eastAsia="Cambria Math" w:hAnsi="Cambria Math"/>
                                  <w:color w:val="000000" w:themeColor="text1"/>
                                  <w:kern w:val="24"/>
                                  <w:sz w:val="48"/>
                                  <w:szCs w:val="48"/>
                                  <w:lang w:val="el-GR"/>
                                </w:rPr>
                                <m:t xml:space="preserve"> </m:t>
                              </m:r>
                              <m:r>
                                <w:rPr>
                                  <w:rFonts w:ascii="Cambria Math" w:hAnsi="Cambria Math"/>
                                  <w:color w:val="000000" w:themeColor="text1"/>
                                  <w:kern w:val="24"/>
                                  <w:sz w:val="48"/>
                                  <w:szCs w:val="48"/>
                                  <w:lang w:val="en-US"/>
                                </w:rPr>
                                <m:t>+ </m:t>
                              </m:r>
                              <m:r>
                                <w:rPr>
                                  <w:rFonts w:ascii="Cambria Math" w:hAnsi="Cambria Math"/>
                                  <w:color w:val="000000" w:themeColor="text1"/>
                                  <w:kern w:val="24"/>
                                  <w:sz w:val="48"/>
                                  <w:szCs w:val="48"/>
                                </w:rPr>
                                <m:t> </m:t>
                              </m:r>
                              <m:r>
                                <w:rPr>
                                  <w:rFonts w:ascii="Cambria Math" w:hAnsi="Cambria Math"/>
                                  <w:color w:val="000000" w:themeColor="text1"/>
                                  <w:kern w:val="24"/>
                                  <w:sz w:val="48"/>
                                  <w:szCs w:val="48"/>
                                  <w:lang w:val="en-US"/>
                                </w:rPr>
                                <m:t>0.5 (1-</m:t>
                              </m:r>
                              <m:r>
                                <m:rPr>
                                  <m:sty m:val="bi"/>
                                </m:rPr>
                                <w:rPr>
                                  <w:rFonts w:ascii="Cambria Math" w:eastAsia="Cambria Math" w:hAnsi="Cambria Math"/>
                                  <w:color w:val="000000" w:themeColor="text1"/>
                                  <w:kern w:val="24"/>
                                  <w:sz w:val="48"/>
                                  <w:szCs w:val="48"/>
                                  <w:lang w:val="en-US"/>
                                </w:rPr>
                                <m:t>α)</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09ED9045" id="TextBox 20" o:spid="_x0000_s1037" type="#_x0000_t202" style="position:absolute;left:0;text-align:left;margin-left:0;margin-top:41pt;width:440.25pt;height:41.2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" filled="f" stroked="f">
                <v:textbox style="mso-fit-shape-to-text:t" inset="0,0,0,0">
                  <w:txbxContent>
                    <w:p w14:paraId="3E115E7B" w14:textId="461DF16D" w:rsidR="009E4EE9" w:rsidRDefault="009E4EE9"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8"/>
                            <w:szCs w:val="48"/>
                            <w:lang w:val="en-US"/>
                          </w:rPr>
                          <m:t> f</m:t>
                        </m:r>
                        <m:d>
                          <m:dPr>
                            <m:ctrlPr>
                              <w:rPr>
                                <w:rFonts w:ascii="Cambria Math" w:eastAsia="Cambria Math" w:hAnsi="Cambria Math"/>
                                <w:i/>
                                <w:iCs/>
                                <w:color w:val="000000" w:themeColor="text1"/>
                                <w:kern w:val="24"/>
                                <w:sz w:val="48"/>
                                <w:szCs w:val="48"/>
                                <w:lang w:val="en-US"/>
                              </w:rPr>
                            </m:ctrlPr>
                          </m:dPr>
                          <m:e>
                            <m:r>
                              <w:rPr>
                                <w:rFonts w:ascii="Cambria Math" w:eastAsia="Cambria Math" w:hAnsi="Cambria Math"/>
                                <w:color w:val="000000" w:themeColor="text1"/>
                                <w:kern w:val="24"/>
                                <w:sz w:val="48"/>
                                <w:szCs w:val="48"/>
                                <w:lang w:val="en-US"/>
                              </w:rPr>
                              <m:t>x</m:t>
                            </m:r>
                          </m:e>
                        </m:d>
                        <m:r>
                          <w:rPr>
                            <w:rFonts w:ascii="Cambria Math" w:eastAsia="Cambria Math" w:hAnsi="Cambria Math"/>
                            <w:color w:val="000000" w:themeColor="text1"/>
                            <w:kern w:val="24"/>
                            <w:sz w:val="48"/>
                            <w:szCs w:val="48"/>
                            <w:lang w:val="en-US"/>
                          </w:rPr>
                          <m:t>= </m:t>
                        </m:r>
                        <m:r>
                          <m:rPr>
                            <m:sty m:val="bi"/>
                          </m:rPr>
                          <w:rPr>
                            <w:rFonts w:ascii="Cambria Math" w:eastAsia="Cambria Math" w:hAnsi="Cambria Math"/>
                            <w:color w:val="000000" w:themeColor="text1"/>
                            <w:kern w:val="24"/>
                            <w:sz w:val="48"/>
                            <w:szCs w:val="48"/>
                            <w:lang w:val="en-US"/>
                          </w:rPr>
                          <m:t>α</m:t>
                        </m:r>
                        <m:r>
                          <w:rPr>
                            <w:rFonts w:ascii="Cambria Math" w:eastAsia="Cambria Math" w:hAnsi="Cambria Math"/>
                            <w:color w:val="000000" w:themeColor="text1"/>
                            <w:kern w:val="24"/>
                            <w:sz w:val="48"/>
                            <w:szCs w:val="48"/>
                          </w:rPr>
                          <m:t> </m:t>
                        </m:r>
                        <m:f>
                          <m:fPr>
                            <m:ctrlPr>
                              <w:rPr>
                                <w:rFonts w:ascii="Cambria Math" w:eastAsia="Cambria Math" w:hAnsi="Cambria Math"/>
                                <w:i/>
                                <w:iCs/>
                                <w:color w:val="000000" w:themeColor="text1"/>
                                <w:kern w:val="24"/>
                                <w:sz w:val="48"/>
                                <w:szCs w:val="48"/>
                                <w:lang w:val="el-GR"/>
                              </w:rPr>
                            </m:ctrlPr>
                          </m:fPr>
                          <m:num>
                            <m:r>
                              <w:rPr>
                                <w:rFonts w:ascii="Cambria Math" w:eastAsia="Cambria Math" w:hAnsi="Cambria Math"/>
                                <w:color w:val="000000" w:themeColor="text1"/>
                                <w:kern w:val="24"/>
                                <w:sz w:val="48"/>
                                <w:szCs w:val="48"/>
                              </w:rPr>
                              <m:t>1</m:t>
                            </m:r>
                          </m:num>
                          <m:den>
                            <m:r>
                              <w:rPr>
                                <w:rFonts w:ascii="Cambria Math" w:eastAsia="Cambria Math" w:hAnsi="Cambria Math"/>
                                <w:color w:val="000000" w:themeColor="text1"/>
                                <w:kern w:val="24"/>
                                <w:sz w:val="48"/>
                                <w:szCs w:val="48"/>
                                <w:lang w:val="en-US"/>
                              </w:rPr>
                              <m:t>1+</m:t>
                            </m:r>
                            <m:sSup>
                              <m:sSupPr>
                                <m:ctrlPr>
                                  <w:rPr>
                                    <w:rFonts w:ascii="Cambria Math" w:eastAsia="Cambria Math" w:hAnsi="Cambria Math"/>
                                    <w:i/>
                                    <w:iCs/>
                                    <w:color w:val="000000" w:themeColor="text1"/>
                                    <w:kern w:val="24"/>
                                    <w:sz w:val="48"/>
                                    <w:szCs w:val="48"/>
                                    <w:lang w:val="en-US"/>
                                  </w:rPr>
                                </m:ctrlPr>
                              </m:sSupPr>
                              <m:e>
                                <m:r>
                                  <w:rPr>
                                    <w:rFonts w:ascii="Cambria Math" w:eastAsia="Cambria Math" w:hAnsi="Cambria Math"/>
                                    <w:color w:val="000000" w:themeColor="text1"/>
                                    <w:kern w:val="24"/>
                                    <w:sz w:val="48"/>
                                    <w:szCs w:val="48"/>
                                    <w:lang w:val="en-US"/>
                                  </w:rPr>
                                  <m:t>e</m:t>
                                </m:r>
                              </m:e>
                              <m:sup>
                                <m:r>
                                  <w:rPr>
                                    <w:rFonts w:ascii="Cambria Math" w:eastAsia="Cambria Math" w:hAnsi="Cambria Math"/>
                                    <w:color w:val="000000" w:themeColor="text1"/>
                                    <w:kern w:val="24"/>
                                    <w:sz w:val="48"/>
                                    <w:szCs w:val="48"/>
                                    <w:lang w:val="en-US"/>
                                  </w:rPr>
                                  <m:t>-</m:t>
                                </m:r>
                                <m:r>
                                  <m:rPr>
                                    <m:sty m:val="bi"/>
                                  </m:rPr>
                                  <w:rPr>
                                    <w:rFonts w:ascii="Cambria Math" w:eastAsia="Cambria Math" w:hAnsi="Cambria Math"/>
                                    <w:color w:val="000000" w:themeColor="text1"/>
                                    <w:kern w:val="24"/>
                                    <w:sz w:val="48"/>
                                    <w:szCs w:val="48"/>
                                    <w:lang w:val="en-US"/>
                                  </w:rPr>
                                  <m:t>β</m:t>
                                </m:r>
                                <m:r>
                                  <w:rPr>
                                    <w:rFonts w:ascii="Cambria Math" w:eastAsia="Cambria Math" w:hAnsi="Cambria Math"/>
                                    <w:color w:val="000000" w:themeColor="text1"/>
                                    <w:kern w:val="24"/>
                                    <w:sz w:val="48"/>
                                    <w:szCs w:val="48"/>
                                    <w:lang w:val="en-US"/>
                                  </w:rPr>
                                  <m:t>x</m:t>
                                </m:r>
                              </m:sup>
                            </m:sSup>
                          </m:den>
                        </m:f>
                        <m:r>
                          <w:rPr>
                            <w:rFonts w:ascii="Cambria Math" w:eastAsia="Cambria Math" w:hAnsi="Cambria Math"/>
                            <w:color w:val="000000" w:themeColor="text1"/>
                            <w:kern w:val="24"/>
                            <w:sz w:val="48"/>
                            <w:szCs w:val="48"/>
                            <w:lang w:val="el-GR"/>
                          </w:rPr>
                          <m:t xml:space="preserve"> </m:t>
                        </m:r>
                        <m:r>
                          <w:rPr>
                            <w:rFonts w:ascii="Cambria Math" w:hAnsi="Cambria Math"/>
                            <w:color w:val="000000" w:themeColor="text1"/>
                            <w:kern w:val="24"/>
                            <w:sz w:val="48"/>
                            <w:szCs w:val="48"/>
                            <w:lang w:val="en-US"/>
                          </w:rPr>
                          <m:t>+ </m:t>
                        </m:r>
                        <m:r>
                          <w:rPr>
                            <w:rFonts w:ascii="Cambria Math" w:hAnsi="Cambria Math"/>
                            <w:color w:val="000000" w:themeColor="text1"/>
                            <w:kern w:val="24"/>
                            <w:sz w:val="48"/>
                            <w:szCs w:val="48"/>
                          </w:rPr>
                          <m:t> </m:t>
                        </m:r>
                        <m:r>
                          <w:rPr>
                            <w:rFonts w:ascii="Cambria Math" w:hAnsi="Cambria Math"/>
                            <w:color w:val="000000" w:themeColor="text1"/>
                            <w:kern w:val="24"/>
                            <w:sz w:val="48"/>
                            <w:szCs w:val="48"/>
                            <w:lang w:val="en-US"/>
                          </w:rPr>
                          <m:t>0.5 (1-</m:t>
                        </m:r>
                        <m:r>
                          <m:rPr>
                            <m:sty m:val="bi"/>
                          </m:rPr>
                          <w:rPr>
                            <w:rFonts w:ascii="Cambria Math" w:eastAsia="Cambria Math" w:hAnsi="Cambria Math"/>
                            <w:color w:val="000000" w:themeColor="text1"/>
                            <w:kern w:val="24"/>
                            <w:sz w:val="48"/>
                            <w:szCs w:val="48"/>
                            <w:lang w:val="en-US"/>
                          </w:rPr>
                          <m:t>α)</m:t>
                        </m:r>
                      </m:oMath>
                      <w:r>
                        <w:rPr>
                          <w:rFonts w:hAnsi="Calibri"/>
                          <w:i/>
                          <w:iCs/>
                          <w:color w:val="000000" w:themeColor="text1"/>
                          <w:kern w:val="24"/>
                          <w:sz w:val="48"/>
                          <w:szCs w:val="48"/>
                          <w:lang w:val="en-US"/>
                        </w:rPr>
                        <w:t xml:space="preserve">   </w:t>
                      </w:r>
                    </w:p>
                  </w:txbxContent>
                </v:textbox>
                <w10:wrap anchorx="margin"/>
              </v:shape>
            </w:pict>
          </mc:Fallback>
        </mc:AlternateContent>
      </w:r>
      <w:r w:rsidR="00770083" w:rsidRPr="003649B8">
        <w:rPr>
          <w:rFonts w:eastAsia="Times New Roman" w:cstheme="minorHAnsi"/>
          <w:lang w:val="en-CA"/>
        </w:rPr>
        <w:t xml:space="preserve">The </w:t>
      </w:r>
      <w:commentRangeStart w:id="82"/>
      <w:r w:rsidR="0051536E">
        <w:rPr>
          <w:rFonts w:eastAsia="Times New Roman" w:cstheme="minorHAnsi"/>
          <w:lang w:val="en-CA"/>
        </w:rPr>
        <w:t>four</w:t>
      </w:r>
      <w:r w:rsidR="00770083" w:rsidRPr="003649B8">
        <w:rPr>
          <w:rFonts w:eastAsia="Times New Roman" w:cstheme="minorHAnsi"/>
          <w:lang w:val="en-CA"/>
        </w:rPr>
        <w:t xml:space="preserve"> </w:t>
      </w:r>
      <w:commentRangeEnd w:id="82"/>
      <w:r w:rsidR="007F4BDA">
        <w:rPr>
          <w:rStyle w:val="CommentReference"/>
          <w:lang w:val="en-CA" w:bidi="he-IL"/>
        </w:rPr>
        <w:commentReference w:id="82"/>
      </w:r>
      <w:commentRangeStart w:id="83"/>
      <w:r w:rsidR="00770083" w:rsidRPr="003649B8">
        <w:rPr>
          <w:rFonts w:eastAsia="Times New Roman" w:cstheme="minorHAnsi"/>
          <w:lang w:val="en-CA"/>
        </w:rPr>
        <w:t xml:space="preserve">measures of influence </w:t>
      </w:r>
      <w:commentRangeEnd w:id="83"/>
      <w:r w:rsidR="005C14A0">
        <w:rPr>
          <w:rStyle w:val="CommentReference"/>
          <w:lang w:val="en-CA" w:bidi="he-IL"/>
        </w:rPr>
        <w:commentReference w:id="83"/>
      </w:r>
      <w:r w:rsidR="00770083" w:rsidRPr="003649B8">
        <w:rPr>
          <w:rFonts w:eastAsia="Times New Roman" w:cstheme="minorHAnsi"/>
          <w:lang w:val="en-CA"/>
        </w:rPr>
        <w:t xml:space="preserve">were modelled by a modified version of </w:t>
      </w:r>
      <w:r w:rsidRPr="003649B8">
        <w:rPr>
          <w:rFonts w:eastAsia="Times New Roman" w:cstheme="minorHAnsi"/>
          <w:lang w:val="en-CA"/>
        </w:rPr>
        <w:t>the</w:t>
      </w:r>
      <w:r w:rsidR="00770083" w:rsidRPr="003649B8">
        <w:rPr>
          <w:rFonts w:eastAsia="Times New Roman" w:cstheme="minorHAnsi"/>
          <w:lang w:val="en-CA"/>
        </w:rPr>
        <w:t xml:space="preserve"> logistic function</w:t>
      </w:r>
      <w:r w:rsidRPr="003649B8">
        <w:rPr>
          <w:rFonts w:eastAsia="Times New Roman" w:cstheme="minorHAnsi"/>
          <w:lang w:val="en-CA"/>
        </w:rPr>
        <w:t xml:space="preserve">, allowing the curve to have horizontal asymptotes before 0 and 1: </w:t>
      </w:r>
    </w:p>
    <w:p w14:paraId="5512EE43" w14:textId="28048078" w:rsidR="00C7159E" w:rsidRPr="003649B8" w:rsidRDefault="00687E4D" w:rsidP="00D27F62">
      <w:pPr>
        <w:spacing w:after="0" w:line="360" w:lineRule="auto"/>
        <w:jc w:val="both"/>
        <w:rPr>
          <w:rFonts w:eastAsia="Times New Roman" w:cstheme="minorHAnsi"/>
          <w:lang w:val="en-CA"/>
        </w:rPr>
      </w:pPr>
      <w:r>
        <w:rPr>
          <w:rFonts w:eastAsia="Times New Roman" w:cstheme="minorHAnsi"/>
          <w:noProof/>
          <w:lang w:val="en-CA"/>
        </w:rPr>
        <mc:AlternateContent>
          <mc:Choice Requires="wps">
            <w:drawing>
              <wp:anchor distT="0" distB="0" distL="114300" distR="114300" simplePos="0" relativeHeight="251667456" behindDoc="0" locked="0" layoutInCell="1" allowOverlap="1" wp14:anchorId="4FC13A29" wp14:editId="401DF322">
                <wp:simplePos x="0" y="0"/>
                <wp:positionH relativeFrom="column">
                  <wp:posOffset>2769870</wp:posOffset>
                </wp:positionH>
                <wp:positionV relativeFrom="paragraph">
                  <wp:posOffset>29210</wp:posOffset>
                </wp:positionV>
                <wp:extent cx="1527810" cy="601980"/>
                <wp:effectExtent l="19050" t="19050" r="15240" b="26670"/>
                <wp:wrapNone/>
                <wp:docPr id="17" name="Rectangle 17"/>
                <wp:cNvGraphicFramePr/>
                <a:graphic xmlns:a="http://schemas.openxmlformats.org/drawingml/2006/main">
                  <a:graphicData uri="http://schemas.microsoft.com/office/word/2010/wordprocessingShape">
                    <wps:wsp>
                      <wps:cNvSpPr/>
                      <wps:spPr>
                        <a:xfrm>
                          <a:off x="0" y="0"/>
                          <a:ext cx="1527810" cy="60198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AA9624" id="Rectangle 17" o:spid="_x0000_s1026" style="position:absolute;margin-left:218.1pt;margin-top:2.3pt;width:120.3pt;height:47.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" filled="f" strokecolor="#0070c0" strokeweight="2.25pt"/>
            </w:pict>
          </mc:Fallback>
        </mc:AlternateContent>
      </w:r>
      <w:r>
        <w:rPr>
          <w:rFonts w:eastAsia="Times New Roman" w:cstheme="minorHAnsi"/>
          <w:noProof/>
          <w:lang w:val="en-CA"/>
        </w:rPr>
        <mc:AlternateContent>
          <mc:Choice Requires="wps">
            <w:drawing>
              <wp:anchor distT="0" distB="0" distL="114300" distR="114300" simplePos="0" relativeHeight="251665408" behindDoc="0" locked="0" layoutInCell="1" allowOverlap="1" wp14:anchorId="2993CE85" wp14:editId="5EF393AD">
                <wp:simplePos x="0" y="0"/>
                <wp:positionH relativeFrom="column">
                  <wp:posOffset>1112520</wp:posOffset>
                </wp:positionH>
                <wp:positionV relativeFrom="paragraph">
                  <wp:posOffset>10160</wp:posOffset>
                </wp:positionV>
                <wp:extent cx="1196340" cy="601980"/>
                <wp:effectExtent l="19050" t="19050" r="22860" b="26670"/>
                <wp:wrapNone/>
                <wp:docPr id="16" name="Rectangle 16"/>
                <wp:cNvGraphicFramePr/>
                <a:graphic xmlns:a="http://schemas.openxmlformats.org/drawingml/2006/main">
                  <a:graphicData uri="http://schemas.microsoft.com/office/word/2010/wordprocessingShape">
                    <wps:wsp>
                      <wps:cNvSpPr/>
                      <wps:spPr>
                        <a:xfrm>
                          <a:off x="0" y="0"/>
                          <a:ext cx="1196340" cy="6019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8D698" id="Rectangle 16" o:spid="_x0000_s1026" style="position:absolute;margin-left:87.6pt;margin-top:.8pt;width:94.2pt;height:47.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" filled="f" strokecolor="red" strokeweight="2.25pt"/>
            </w:pict>
          </mc:Fallback>
        </mc:AlternateContent>
      </w:r>
    </w:p>
    <w:p w14:paraId="31BA4260" w14:textId="5066C299" w:rsidR="008B3EAF" w:rsidRPr="003649B8" w:rsidRDefault="008B3EAF" w:rsidP="00D27F62">
      <w:pPr>
        <w:spacing w:after="0" w:line="360" w:lineRule="auto"/>
        <w:jc w:val="both"/>
        <w:rPr>
          <w:rFonts w:eastAsia="Times New Roman" w:cstheme="minorHAnsi"/>
          <w:lang w:val="en-CA"/>
        </w:rPr>
      </w:pPr>
    </w:p>
    <w:p w14:paraId="4BA7B3BF" w14:textId="69A475F4" w:rsidR="008B3EAF" w:rsidRDefault="008B3EAF" w:rsidP="00D27F62">
      <w:pPr>
        <w:spacing w:after="0" w:line="360" w:lineRule="auto"/>
        <w:jc w:val="both"/>
        <w:rPr>
          <w:rFonts w:eastAsia="Times New Roman" w:cstheme="minorHAnsi"/>
          <w:lang w:val="en-CA"/>
        </w:rPr>
      </w:pPr>
    </w:p>
    <w:p w14:paraId="5EC08923" w14:textId="265EDDEE" w:rsidR="00185AF8" w:rsidRDefault="00185AF8" w:rsidP="00D27F62">
      <w:pPr>
        <w:spacing w:after="0" w:line="360" w:lineRule="auto"/>
        <w:jc w:val="both"/>
        <w:rPr>
          <w:rFonts w:eastAsia="Times New Roman" w:cstheme="minorHAnsi"/>
          <w:lang w:val="en-CA"/>
        </w:rPr>
      </w:pPr>
      <w:commentRangeStart w:id="84"/>
      <w:r>
        <w:rPr>
          <w:rFonts w:eastAsia="Times New Roman" w:cstheme="minorHAnsi"/>
          <w:lang w:val="en-CA"/>
        </w:rPr>
        <w:t>The</w:t>
      </w:r>
      <w:commentRangeEnd w:id="84"/>
      <w:r w:rsidR="005C14A0">
        <w:rPr>
          <w:rStyle w:val="CommentReference"/>
          <w:lang w:val="en-CA" w:bidi="he-IL"/>
        </w:rPr>
        <w:commentReference w:id="84"/>
      </w:r>
      <w:r>
        <w:rPr>
          <w:rFonts w:eastAsia="Times New Roman" w:cstheme="minorHAnsi"/>
          <w:lang w:val="en-CA"/>
        </w:rPr>
        <w:t xml:space="preserve"> variable x represents one of the four individual metrics </w:t>
      </w:r>
      <w:del w:id="85" w:author="Alie Ashbury" w:date="2021-11-25T10:21:00Z">
        <w:r w:rsidDel="0063621D">
          <w:rPr>
            <w:rFonts w:eastAsia="Times New Roman" w:cstheme="minorHAnsi"/>
            <w:lang w:val="en-CA"/>
          </w:rPr>
          <w:delText xml:space="preserve">which </w:delText>
        </w:r>
      </w:del>
      <w:ins w:id="86" w:author="Alie Ashbury" w:date="2021-11-25T10:21:00Z">
        <w:r w:rsidR="0063621D">
          <w:rPr>
            <w:rFonts w:eastAsia="Times New Roman" w:cstheme="minorHAnsi"/>
            <w:lang w:val="en-CA"/>
          </w:rPr>
          <w:t>of</w:t>
        </w:r>
        <w:r w:rsidR="0063621D">
          <w:rPr>
            <w:rFonts w:eastAsia="Times New Roman" w:cstheme="minorHAnsi"/>
            <w:lang w:val="en-CA"/>
          </w:rPr>
          <w:t xml:space="preserve"> </w:t>
        </w:r>
      </w:ins>
      <w:r>
        <w:rPr>
          <w:rFonts w:eastAsia="Times New Roman" w:cstheme="minorHAnsi"/>
          <w:lang w:val="en-CA"/>
        </w:rPr>
        <w:t xml:space="preserve">influence </w:t>
      </w:r>
      <w:del w:id="87" w:author="Alie Ashbury" w:date="2021-11-25T10:22:00Z">
        <w:r w:rsidDel="0063621D">
          <w:rPr>
            <w:rFonts w:eastAsia="Times New Roman" w:cstheme="minorHAnsi"/>
            <w:lang w:val="en-CA"/>
          </w:rPr>
          <w:delText xml:space="preserve">on group decision </w:delText>
        </w:r>
      </w:del>
      <w:ins w:id="88" w:author="Alie Ashbury" w:date="2021-11-25T10:22:00Z">
        <w:r w:rsidR="0063621D">
          <w:rPr>
            <w:rFonts w:eastAsia="Times New Roman" w:cstheme="minorHAnsi"/>
            <w:lang w:val="en-CA"/>
          </w:rPr>
          <w:t xml:space="preserve">that </w:t>
        </w:r>
      </w:ins>
      <w:r>
        <w:rPr>
          <w:rFonts w:eastAsia="Times New Roman" w:cstheme="minorHAnsi"/>
          <w:lang w:val="en-CA"/>
        </w:rPr>
        <w:t xml:space="preserve">we test: position along the left/right axis, speed along the left/right axis, position along the front/back axis, and difference with centroid speed along the front/back axis. F(x) is </w:t>
      </w:r>
      <w:del w:id="89" w:author="Alie Ashbury" w:date="2021-11-24T12:28:00Z">
        <w:r w:rsidDel="002420B2">
          <w:rPr>
            <w:rFonts w:eastAsia="Times New Roman" w:cstheme="minorHAnsi"/>
            <w:lang w:val="en-CA"/>
          </w:rPr>
          <w:delText xml:space="preserve">either </w:delText>
        </w:r>
      </w:del>
      <w:r>
        <w:rPr>
          <w:rFonts w:eastAsia="Times New Roman" w:cstheme="minorHAnsi"/>
          <w:lang w:val="en-CA"/>
        </w:rPr>
        <w:t xml:space="preserve">the outcome of </w:t>
      </w:r>
      <w:ins w:id="90" w:author="Alie Ashbury" w:date="2021-11-24T12:28:00Z">
        <w:r w:rsidR="002420B2">
          <w:rPr>
            <w:rFonts w:eastAsia="Times New Roman" w:cstheme="minorHAnsi"/>
            <w:lang w:val="en-CA"/>
          </w:rPr>
          <w:t xml:space="preserve">the </w:t>
        </w:r>
      </w:ins>
      <w:r>
        <w:rPr>
          <w:rFonts w:eastAsia="Times New Roman" w:cstheme="minorHAnsi"/>
          <w:lang w:val="en-CA"/>
        </w:rPr>
        <w:t>group decision, either the probability to turn right (</w:t>
      </w:r>
      <w:del w:id="91" w:author="Alie Ashbury" w:date="2021-11-25T10:22:00Z">
        <w:r w:rsidDel="0063621D">
          <w:rPr>
            <w:rFonts w:eastAsia="Times New Roman" w:cstheme="minorHAnsi"/>
            <w:lang w:val="en-CA"/>
          </w:rPr>
          <w:delText xml:space="preserve">first 2 </w:delText>
        </w:r>
        <w:r w:rsidR="00350B3C" w:rsidDel="0063621D">
          <w:rPr>
            <w:rFonts w:eastAsia="Times New Roman" w:cstheme="minorHAnsi"/>
            <w:lang w:val="en-CA"/>
          </w:rPr>
          <w:delText>metrics</w:delText>
        </w:r>
      </w:del>
      <w:ins w:id="92" w:author="Alie Ashbury" w:date="2021-11-25T10:22:00Z">
        <w:r w:rsidR="0063621D">
          <w:rPr>
            <w:rFonts w:eastAsia="Times New Roman" w:cstheme="minorHAnsi"/>
            <w:lang w:val="en-CA"/>
          </w:rPr>
          <w:t>position turning influence, movement turning influence</w:t>
        </w:r>
      </w:ins>
      <w:r w:rsidR="00350B3C">
        <w:rPr>
          <w:rFonts w:eastAsia="Times New Roman" w:cstheme="minorHAnsi"/>
          <w:lang w:val="en-CA"/>
        </w:rPr>
        <w:t>) o</w:t>
      </w:r>
      <w:ins w:id="93" w:author="Alie Ashbury" w:date="2021-11-24T12:28:00Z">
        <w:r w:rsidR="002420B2">
          <w:rPr>
            <w:rFonts w:eastAsia="Times New Roman" w:cstheme="minorHAnsi"/>
            <w:lang w:val="en-CA"/>
          </w:rPr>
          <w:t>r the</w:t>
        </w:r>
      </w:ins>
      <w:del w:id="94" w:author="Alie Ashbury" w:date="2021-11-24T12:28:00Z">
        <w:r w:rsidR="00350B3C" w:rsidDel="002420B2">
          <w:rPr>
            <w:rFonts w:eastAsia="Times New Roman" w:cstheme="minorHAnsi"/>
            <w:lang w:val="en-CA"/>
          </w:rPr>
          <w:delText>f</w:delText>
        </w:r>
      </w:del>
      <w:r w:rsidR="00350B3C">
        <w:rPr>
          <w:rFonts w:eastAsia="Times New Roman" w:cstheme="minorHAnsi"/>
          <w:lang w:val="en-CA"/>
        </w:rPr>
        <w:t xml:space="preserve"> probability to speed up (</w:t>
      </w:r>
      <w:del w:id="95" w:author="Alie Ashbury" w:date="2021-11-25T10:22:00Z">
        <w:r w:rsidR="00350B3C" w:rsidDel="0063621D">
          <w:rPr>
            <w:rFonts w:eastAsia="Times New Roman" w:cstheme="minorHAnsi"/>
            <w:lang w:val="en-CA"/>
          </w:rPr>
          <w:delText>last two metrics</w:delText>
        </w:r>
      </w:del>
      <w:ins w:id="96" w:author="Alie Ashbury" w:date="2021-11-25T10:22:00Z">
        <w:r w:rsidR="0063621D">
          <w:rPr>
            <w:rFonts w:eastAsia="Times New Roman" w:cstheme="minorHAnsi"/>
            <w:lang w:val="en-CA"/>
          </w:rPr>
          <w:t xml:space="preserve">position </w:t>
        </w:r>
      </w:ins>
      <w:ins w:id="97" w:author="Alie Ashbury" w:date="2021-11-25T10:23:00Z">
        <w:r w:rsidR="0063621D">
          <w:rPr>
            <w:rFonts w:eastAsia="Times New Roman" w:cstheme="minorHAnsi"/>
            <w:lang w:val="en-CA"/>
          </w:rPr>
          <w:t>speeding influence, movement speeding influence</w:t>
        </w:r>
      </w:ins>
      <w:r w:rsidR="00350B3C">
        <w:rPr>
          <w:rFonts w:eastAsia="Times New Roman" w:cstheme="minorHAnsi"/>
          <w:lang w:val="en-CA"/>
        </w:rPr>
        <w:t>)</w:t>
      </w:r>
      <w:ins w:id="98" w:author="Alie Ashbury" w:date="2021-11-24T12:28:00Z">
        <w:r w:rsidR="002420B2">
          <w:rPr>
            <w:rFonts w:eastAsia="Times New Roman" w:cstheme="minorHAnsi"/>
            <w:lang w:val="en-CA"/>
          </w:rPr>
          <w:t>.</w:t>
        </w:r>
      </w:ins>
    </w:p>
    <w:p w14:paraId="1248D233" w14:textId="1834C193" w:rsidR="004A0D44" w:rsidRDefault="00185AF8" w:rsidP="00D27F62">
      <w:pPr>
        <w:spacing w:after="0" w:line="360" w:lineRule="auto"/>
        <w:jc w:val="both"/>
        <w:rPr>
          <w:rFonts w:eastAsia="Times New Roman" w:cstheme="minorHAnsi"/>
          <w:lang w:val="en-CA"/>
        </w:rPr>
      </w:pPr>
      <w:r>
        <w:rPr>
          <w:rFonts w:eastAsia="Times New Roman" w:cstheme="minorHAnsi"/>
          <w:lang w:val="en-CA"/>
        </w:rPr>
        <w:t xml:space="preserve">The first term of the equation (in red) represents the probability that the group decision (either turning left/right or speeding up/slowing down) </w:t>
      </w:r>
      <w:r w:rsidR="00350B3C">
        <w:rPr>
          <w:rFonts w:eastAsia="Times New Roman" w:cstheme="minorHAnsi"/>
          <w:lang w:val="en-CA"/>
        </w:rPr>
        <w:t>is influenced at time t by a given individual, with probability alpha. This term corresponds to a standard logistic function equation.</w:t>
      </w:r>
    </w:p>
    <w:p w14:paraId="22BD917F" w14:textId="69275BA6" w:rsidR="00350B3C" w:rsidRDefault="00350B3C" w:rsidP="00D27F62">
      <w:pPr>
        <w:spacing w:after="0" w:line="360" w:lineRule="auto"/>
        <w:jc w:val="both"/>
        <w:rPr>
          <w:rFonts w:eastAsia="Times New Roman" w:cstheme="minorHAnsi"/>
          <w:lang w:val="en-CA"/>
        </w:rPr>
      </w:pPr>
      <w:r>
        <w:rPr>
          <w:rFonts w:eastAsia="Times New Roman" w:cstheme="minorHAnsi"/>
          <w:lang w:val="en-CA"/>
        </w:rPr>
        <w:t>The second term (in blue) represents the probability that the group picks the decision at random, with a probability (1-alpha).</w:t>
      </w:r>
    </w:p>
    <w:p w14:paraId="0F6ED67C" w14:textId="558B9EB0" w:rsidR="00350B3C" w:rsidRDefault="00350B3C" w:rsidP="00D27F62">
      <w:pPr>
        <w:spacing w:after="0" w:line="360" w:lineRule="auto"/>
        <w:jc w:val="both"/>
        <w:rPr>
          <w:rFonts w:eastAsia="Times New Roman" w:cstheme="minorHAnsi"/>
          <w:lang w:val="en-CA"/>
        </w:rPr>
      </w:pPr>
      <w:r>
        <w:rPr>
          <w:rFonts w:eastAsia="Times New Roman" w:cstheme="minorHAnsi"/>
          <w:lang w:val="en-CA"/>
        </w:rPr>
        <w:t xml:space="preserve">Therefore, </w:t>
      </w:r>
      <w:del w:id="99" w:author="Alie Ashbury" w:date="2021-11-25T10:25:00Z">
        <w:r w:rsidDel="00201540">
          <w:rPr>
            <w:rFonts w:eastAsia="Times New Roman" w:cstheme="minorHAnsi"/>
            <w:lang w:val="en-CA"/>
          </w:rPr>
          <w:delText>the</w:delText>
        </w:r>
      </w:del>
      <w:ins w:id="100" w:author="Alie Ashbury" w:date="2021-11-25T10:25:00Z">
        <w:r w:rsidR="00201540">
          <w:rPr>
            <w:rFonts w:eastAsia="Times New Roman" w:cstheme="minorHAnsi"/>
            <w:lang w:val="en-CA"/>
          </w:rPr>
          <w:t>a</w:t>
        </w:r>
      </w:ins>
      <w:del w:id="101" w:author="Alie Ashbury" w:date="2021-11-24T12:48:00Z">
        <w:r w:rsidDel="00B72559">
          <w:rPr>
            <w:rFonts w:eastAsia="Times New Roman" w:cstheme="minorHAnsi"/>
            <w:lang w:val="en-CA"/>
          </w:rPr>
          <w:delText xml:space="preserve"> </w:delText>
        </w:r>
      </w:del>
      <w:ins w:id="102" w:author="Alie Ashbury" w:date="2021-11-24T12:48:00Z">
        <w:r w:rsidR="00B72559">
          <w:rPr>
            <w:rFonts w:eastAsia="Times New Roman" w:cstheme="minorHAnsi"/>
            <w:lang w:val="en-CA"/>
          </w:rPr>
          <w:t xml:space="preserve"> </w:t>
        </w:r>
      </w:ins>
      <w:r>
        <w:rPr>
          <w:rFonts w:eastAsia="Times New Roman" w:cstheme="minorHAnsi"/>
          <w:lang w:val="en-CA"/>
        </w:rPr>
        <w:t>higher</w:t>
      </w:r>
      <w:ins w:id="103" w:author="Alie Ashbury" w:date="2021-11-24T12:48:00Z">
        <w:r w:rsidR="00B72559">
          <w:rPr>
            <w:rFonts w:eastAsia="Times New Roman" w:cstheme="minorHAnsi"/>
            <w:lang w:val="en-CA"/>
          </w:rPr>
          <w:t xml:space="preserve"> value of</w:t>
        </w:r>
      </w:ins>
      <w:r>
        <w:rPr>
          <w:rFonts w:eastAsia="Times New Roman" w:cstheme="minorHAnsi"/>
          <w:lang w:val="en-CA"/>
        </w:rPr>
        <w:t xml:space="preserve"> alpha</w:t>
      </w:r>
      <w:ins w:id="104" w:author="Alie Ashbury" w:date="2021-11-25T10:25:00Z">
        <w:r w:rsidR="00201540">
          <w:rPr>
            <w:rFonts w:eastAsia="Times New Roman" w:cstheme="minorHAnsi"/>
            <w:lang w:val="en-CA"/>
          </w:rPr>
          <w:t xml:space="preserve"> indicates a</w:t>
        </w:r>
      </w:ins>
      <w:del w:id="105" w:author="Alie Ashbury" w:date="2021-11-25T10:25:00Z">
        <w:r w:rsidDel="00201540">
          <w:rPr>
            <w:rFonts w:eastAsia="Times New Roman" w:cstheme="minorHAnsi"/>
            <w:lang w:val="en-CA"/>
          </w:rPr>
          <w:delText>, the</w:delText>
        </w:r>
      </w:del>
      <w:r>
        <w:rPr>
          <w:rFonts w:eastAsia="Times New Roman" w:cstheme="minorHAnsi"/>
          <w:lang w:val="en-CA"/>
        </w:rPr>
        <w:t xml:space="preserve"> higher </w:t>
      </w:r>
      <w:del w:id="106" w:author="Alie Ashbury" w:date="2021-11-25T10:25:00Z">
        <w:r w:rsidDel="00201540">
          <w:rPr>
            <w:rFonts w:eastAsia="Times New Roman" w:cstheme="minorHAnsi"/>
            <w:lang w:val="en-CA"/>
          </w:rPr>
          <w:delText xml:space="preserve">the </w:delText>
        </w:r>
      </w:del>
      <w:r>
        <w:rPr>
          <w:rFonts w:eastAsia="Times New Roman" w:cstheme="minorHAnsi"/>
          <w:lang w:val="en-CA"/>
        </w:rPr>
        <w:t>influence of that given individual on the rest of the group.</w:t>
      </w:r>
    </w:p>
    <w:p w14:paraId="20303BDD" w14:textId="77777777" w:rsidR="00687E4D" w:rsidRPr="003649B8" w:rsidRDefault="00687E4D" w:rsidP="00D27F62">
      <w:pPr>
        <w:spacing w:after="0" w:line="360" w:lineRule="auto"/>
        <w:jc w:val="both"/>
        <w:rPr>
          <w:rFonts w:eastAsia="Times New Roman" w:cstheme="minorHAnsi"/>
          <w:lang w:val="en-CA"/>
        </w:rPr>
      </w:pPr>
    </w:p>
    <w:p w14:paraId="0E55DD37" w14:textId="2AA78742" w:rsidR="008B3EAF" w:rsidRPr="003649B8" w:rsidRDefault="00C7159E" w:rsidP="00D27F62">
      <w:pPr>
        <w:spacing w:after="0" w:line="360" w:lineRule="auto"/>
        <w:jc w:val="both"/>
        <w:rPr>
          <w:rFonts w:eastAsia="Times New Roman" w:cstheme="minorHAnsi"/>
          <w:lang w:val="en-CA"/>
        </w:rPr>
      </w:pPr>
      <w:r w:rsidRPr="003649B8">
        <w:rPr>
          <w:rFonts w:eastAsia="Times New Roman" w:cstheme="minorHAnsi"/>
          <w:lang w:val="en-CA"/>
        </w:rPr>
        <w:t>We fitted a curve separately for each individual</w:t>
      </w:r>
      <w:del w:id="107" w:author="Alie Ashbury" w:date="2021-11-25T10:25:00Z">
        <w:r w:rsidRPr="003649B8" w:rsidDel="00201540">
          <w:rPr>
            <w:rFonts w:eastAsia="Times New Roman" w:cstheme="minorHAnsi"/>
            <w:lang w:val="en-CA"/>
          </w:rPr>
          <w:delText xml:space="preserve"> and</w:delText>
        </w:r>
      </w:del>
      <w:ins w:id="108" w:author="Alie Ashbury" w:date="2021-11-25T10:25:00Z">
        <w:r w:rsidR="00201540">
          <w:rPr>
            <w:rFonts w:eastAsia="Times New Roman" w:cstheme="minorHAnsi"/>
            <w:lang w:val="en-CA"/>
          </w:rPr>
          <w:t>,</w:t>
        </w:r>
      </w:ins>
      <w:r w:rsidRPr="003649B8">
        <w:rPr>
          <w:rFonts w:eastAsia="Times New Roman" w:cstheme="minorHAnsi"/>
          <w:lang w:val="en-CA"/>
        </w:rPr>
        <w:t xml:space="preserve"> for each of the 4 influence metrics</w:t>
      </w:r>
      <w:r w:rsidR="00F15CE6" w:rsidRPr="003649B8">
        <w:rPr>
          <w:rFonts w:eastAsia="Times New Roman" w:cstheme="minorHAnsi"/>
          <w:lang w:val="en-CA"/>
        </w:rPr>
        <w:t>, by maximizing the log-likelihood</w:t>
      </w:r>
      <w:r w:rsidR="00CE5F5B" w:rsidRPr="003649B8">
        <w:rPr>
          <w:rFonts w:eastAsia="Times New Roman" w:cstheme="minorHAnsi"/>
          <w:lang w:val="en-CA"/>
        </w:rPr>
        <w:t xml:space="preserve"> (figure 2)</w:t>
      </w:r>
      <w:r w:rsidRPr="003649B8">
        <w:rPr>
          <w:rFonts w:eastAsia="Times New Roman" w:cstheme="minorHAnsi"/>
          <w:lang w:val="en-CA"/>
        </w:rPr>
        <w:t xml:space="preserve">. </w:t>
      </w:r>
      <w:commentRangeStart w:id="109"/>
      <w:r w:rsidRPr="003649B8">
        <w:rPr>
          <w:rFonts w:eastAsia="Times New Roman" w:cstheme="minorHAnsi"/>
          <w:lang w:val="en-CA"/>
        </w:rPr>
        <w:t>Then each curve was synthetized by an influence score taken to be the y-value for a given, fixed value of x (90% quantile across each individual).</w:t>
      </w:r>
      <w:commentRangeEnd w:id="109"/>
      <w:r w:rsidR="00B72559">
        <w:rPr>
          <w:rStyle w:val="CommentReference"/>
          <w:lang w:val="en-CA" w:bidi="he-IL"/>
        </w:rPr>
        <w:commentReference w:id="109"/>
      </w:r>
    </w:p>
    <w:p w14:paraId="6F1582CF" w14:textId="1A8B479D" w:rsidR="00B311AA" w:rsidRPr="003649B8" w:rsidRDefault="00B311AA" w:rsidP="00D27F62">
      <w:pPr>
        <w:spacing w:after="0" w:line="360" w:lineRule="auto"/>
        <w:jc w:val="both"/>
        <w:rPr>
          <w:rFonts w:eastAsia="Times New Roman" w:cstheme="minorHAnsi"/>
          <w:lang w:val="en-CA"/>
        </w:rPr>
      </w:pPr>
    </w:p>
    <w:p w14:paraId="4F61C974" w14:textId="77D2A00D" w:rsidR="00B311AA" w:rsidRDefault="00B311AA" w:rsidP="00D27F62">
      <w:pPr>
        <w:spacing w:after="0" w:line="360" w:lineRule="auto"/>
        <w:jc w:val="both"/>
        <w:rPr>
          <w:ins w:id="110" w:author="Alie Ashbury" w:date="2021-11-24T12:52:00Z"/>
          <w:rFonts w:eastAsia="Times New Roman" w:cstheme="minorHAnsi"/>
          <w:lang w:val="en-CA"/>
        </w:rPr>
      </w:pPr>
      <w:r w:rsidRPr="003649B8">
        <w:rPr>
          <w:rFonts w:eastAsia="Times New Roman" w:cstheme="minorHAnsi"/>
          <w:lang w:val="en-CA"/>
        </w:rPr>
        <w:t>We performed GLMM on these influence scores with status as a categorical predictor and group as a random effect to test if there were consistent differences between the influence of each status</w:t>
      </w:r>
      <w:commentRangeStart w:id="111"/>
      <w:r w:rsidRPr="003649B8">
        <w:rPr>
          <w:rFonts w:eastAsia="Times New Roman" w:cstheme="minorHAnsi"/>
          <w:lang w:val="en-CA"/>
        </w:rPr>
        <w:t>.</w:t>
      </w:r>
      <w:commentRangeEnd w:id="111"/>
      <w:r w:rsidR="00B72559">
        <w:rPr>
          <w:rStyle w:val="CommentReference"/>
          <w:lang w:val="en-CA" w:bidi="he-IL"/>
        </w:rPr>
        <w:commentReference w:id="111"/>
      </w:r>
    </w:p>
    <w:p w14:paraId="6652F806" w14:textId="5E6333EA" w:rsidR="00A67B27" w:rsidRDefault="00A67B27" w:rsidP="00D27F62">
      <w:pPr>
        <w:spacing w:after="0" w:line="360" w:lineRule="auto"/>
        <w:jc w:val="both"/>
        <w:rPr>
          <w:ins w:id="112" w:author="Alie Ashbury" w:date="2021-11-24T12:52:00Z"/>
          <w:rFonts w:eastAsia="Times New Roman" w:cstheme="minorHAnsi"/>
          <w:lang w:val="en-CA"/>
        </w:rPr>
      </w:pPr>
    </w:p>
    <w:p w14:paraId="1ECB6DA7" w14:textId="7C084FFE" w:rsidR="00A67B27" w:rsidRPr="003649B8" w:rsidRDefault="00A67B27" w:rsidP="00D27F62">
      <w:pPr>
        <w:spacing w:after="0" w:line="360" w:lineRule="auto"/>
        <w:jc w:val="both"/>
        <w:rPr>
          <w:rFonts w:eastAsia="Times New Roman" w:cstheme="minorHAnsi"/>
          <w:lang w:val="en-CA"/>
        </w:rPr>
      </w:pPr>
      <w:ins w:id="113" w:author="Alie Ashbury" w:date="2021-11-24T12:52:00Z">
        <w:r>
          <w:rPr>
            <w:rFonts w:eastAsia="Times New Roman" w:cstheme="minorHAnsi"/>
            <w:lang w:val="en-CA"/>
          </w:rPr>
          <w:t>…What about the 5</w:t>
        </w:r>
        <w:r w:rsidRPr="00A67B27">
          <w:rPr>
            <w:rFonts w:eastAsia="Times New Roman" w:cstheme="minorHAnsi"/>
            <w:vertAlign w:val="superscript"/>
            <w:lang w:val="en-CA"/>
            <w:rPrChange w:id="114" w:author="Alie Ashbury" w:date="2021-11-24T12:52:00Z">
              <w:rPr>
                <w:rFonts w:eastAsia="Times New Roman" w:cstheme="minorHAnsi"/>
                <w:lang w:val="en-CA"/>
              </w:rPr>
            </w:rPrChange>
          </w:rPr>
          <w:t>th</w:t>
        </w:r>
        <w:r>
          <w:rPr>
            <w:rFonts w:eastAsia="Times New Roman" w:cstheme="minorHAnsi"/>
            <w:lang w:val="en-CA"/>
          </w:rPr>
          <w:t xml:space="preserve"> influence metric? </w:t>
        </w:r>
        <w:commentRangeStart w:id="115"/>
        <w:r>
          <w:rPr>
            <w:rFonts w:eastAsia="Times New Roman" w:cstheme="minorHAnsi"/>
            <w:lang w:val="en-CA"/>
          </w:rPr>
          <w:t>‘time in front’</w:t>
        </w:r>
      </w:ins>
      <w:commentRangeEnd w:id="115"/>
      <w:ins w:id="116" w:author="Alie Ashbury" w:date="2021-11-24T13:27:00Z">
        <w:r w:rsidR="009020E5">
          <w:rPr>
            <w:rStyle w:val="CommentReference"/>
            <w:lang w:val="en-CA" w:bidi="he-IL"/>
          </w:rPr>
          <w:commentReference w:id="115"/>
        </w:r>
      </w:ins>
      <w:ins w:id="117" w:author="Alie Ashbury" w:date="2021-11-24T12:52:00Z">
        <w:r>
          <w:rPr>
            <w:rFonts w:eastAsia="Times New Roman" w:cstheme="minorHAnsi"/>
            <w:lang w:val="en-CA"/>
          </w:rPr>
          <w:t>?</w:t>
        </w:r>
      </w:ins>
      <w:ins w:id="118" w:author="Alie Ashbury" w:date="2021-11-24T12:54:00Z">
        <w:r>
          <w:rPr>
            <w:rFonts w:eastAsia="Times New Roman" w:cstheme="minorHAnsi"/>
            <w:lang w:val="en-CA"/>
          </w:rPr>
          <w:t xml:space="preserve"> how is this calculated, compared, modelled, </w:t>
        </w:r>
        <w:proofErr w:type="spellStart"/>
        <w:r>
          <w:rPr>
            <w:rFonts w:eastAsia="Times New Roman" w:cstheme="minorHAnsi"/>
            <w:lang w:val="en-CA"/>
          </w:rPr>
          <w:t>etc</w:t>
        </w:r>
        <w:proofErr w:type="spellEnd"/>
        <w:r>
          <w:rPr>
            <w:rFonts w:eastAsia="Times New Roman" w:cstheme="minorHAnsi"/>
            <w:lang w:val="en-CA"/>
          </w:rPr>
          <w:t>?</w:t>
        </w:r>
      </w:ins>
    </w:p>
    <w:p w14:paraId="4FC79757" w14:textId="78688ADE" w:rsidR="00DD2F55" w:rsidRPr="003649B8" w:rsidRDefault="00F82420" w:rsidP="00D27F62">
      <w:pPr>
        <w:spacing w:line="360" w:lineRule="auto"/>
        <w:jc w:val="both"/>
        <w:rPr>
          <w:rFonts w:cstheme="minorHAnsi"/>
          <w:lang w:val="en-CA"/>
        </w:rPr>
      </w:pPr>
      <w:r w:rsidRPr="003649B8">
        <w:rPr>
          <w:rFonts w:eastAsia="Times New Roman" w:cstheme="minorHAnsi"/>
          <w:noProof/>
        </w:rPr>
        <w:lastRenderedPageBreak/>
        <w:drawing>
          <wp:anchor distT="0" distB="0" distL="114300" distR="114300" simplePos="0" relativeHeight="251662336" behindDoc="0" locked="0" layoutInCell="1" allowOverlap="1" wp14:anchorId="421399FD" wp14:editId="0EE9A44F">
            <wp:simplePos x="0" y="0"/>
            <wp:positionH relativeFrom="column">
              <wp:posOffset>476431</wp:posOffset>
            </wp:positionH>
            <wp:positionV relativeFrom="paragraph">
              <wp:posOffset>217352</wp:posOffset>
            </wp:positionV>
            <wp:extent cx="3550920" cy="30480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0920" cy="3048000"/>
                    </a:xfrm>
                    <a:prstGeom prst="rect">
                      <a:avLst/>
                    </a:prstGeom>
                    <a:noFill/>
                    <a:ln>
                      <a:noFill/>
                    </a:ln>
                  </pic:spPr>
                </pic:pic>
              </a:graphicData>
            </a:graphic>
          </wp:anchor>
        </w:drawing>
      </w:r>
    </w:p>
    <w:p w14:paraId="005FB06C" w14:textId="77777777" w:rsidR="00F82420" w:rsidRPr="003649B8" w:rsidRDefault="00F82420" w:rsidP="00F82420">
      <w:pPr>
        <w:spacing w:after="0" w:line="240" w:lineRule="auto"/>
        <w:ind w:left="720"/>
        <w:jc w:val="both"/>
        <w:rPr>
          <w:rFonts w:ascii="Arial" w:eastAsia="Times New Roman" w:hAnsi="Arial" w:cs="Arial"/>
          <w:sz w:val="16"/>
          <w:szCs w:val="16"/>
          <w:lang w:val="en-CA"/>
        </w:rPr>
      </w:pPr>
      <w:r w:rsidRPr="003649B8">
        <w:rPr>
          <w:rFonts w:ascii="Arial" w:eastAsia="Times New Roman" w:hAnsi="Arial" w:cs="Arial"/>
          <w:sz w:val="16"/>
          <w:szCs w:val="16"/>
          <w:lang w:val="en-CA"/>
        </w:rPr>
        <w:t>Figure 2. Example for one given individual of the probability that the group turns right relative to its past direction of travel as a function of that individual speed along the left-right axis. Positive x-values indicates that the individual was moving towards the right of the group relative to past direction of travel, negative values indicate it was moving towards the left. Black curve shows the real data (binned every 4 x-units), red curve shows the fitted line from the modified logistic function, blue dotted lines shows how the influence score is found for that individual.</w:t>
      </w:r>
    </w:p>
    <w:p w14:paraId="44A226C8" w14:textId="77777777" w:rsidR="00F82420" w:rsidRDefault="00F82420" w:rsidP="00D27F62">
      <w:pPr>
        <w:spacing w:line="360" w:lineRule="auto"/>
        <w:jc w:val="both"/>
        <w:rPr>
          <w:rFonts w:cstheme="minorHAnsi"/>
          <w:b/>
          <w:bCs/>
          <w:sz w:val="28"/>
          <w:szCs w:val="28"/>
          <w:lang w:val="en-CA"/>
        </w:rPr>
      </w:pPr>
    </w:p>
    <w:p w14:paraId="2D9ABC01" w14:textId="315CD7EC" w:rsidR="00714F02" w:rsidRPr="005D20C4" w:rsidRDefault="0036157B" w:rsidP="00D27F62">
      <w:pPr>
        <w:spacing w:line="360" w:lineRule="auto"/>
        <w:jc w:val="both"/>
        <w:rPr>
          <w:rFonts w:cstheme="minorHAnsi"/>
          <w:b/>
          <w:bCs/>
          <w:sz w:val="28"/>
          <w:szCs w:val="28"/>
          <w:lang w:val="en-CA"/>
        </w:rPr>
      </w:pPr>
      <w:r w:rsidRPr="005D20C4">
        <w:rPr>
          <w:rFonts w:cstheme="minorHAnsi"/>
          <w:b/>
          <w:bCs/>
          <w:sz w:val="28"/>
          <w:szCs w:val="28"/>
          <w:lang w:val="en-CA"/>
        </w:rPr>
        <w:t>RESULTS</w:t>
      </w:r>
    </w:p>
    <w:p w14:paraId="515944E8" w14:textId="1DC47354" w:rsidR="0008275B" w:rsidRPr="003649B8" w:rsidRDefault="002A6B35" w:rsidP="00D27F62">
      <w:pPr>
        <w:spacing w:line="360" w:lineRule="auto"/>
        <w:jc w:val="both"/>
        <w:rPr>
          <w:rFonts w:cstheme="minorHAnsi"/>
          <w:b/>
          <w:bCs/>
          <w:lang w:val="en-CA"/>
        </w:rPr>
      </w:pPr>
      <w:commentRangeStart w:id="119"/>
      <w:r w:rsidRPr="003649B8">
        <w:rPr>
          <w:rFonts w:cstheme="minorHAnsi"/>
          <w:b/>
          <w:bCs/>
          <w:lang w:val="en-CA"/>
        </w:rPr>
        <w:t>Which individuals spend</w:t>
      </w:r>
      <w:r w:rsidR="0008275B" w:rsidRPr="003649B8">
        <w:rPr>
          <w:rFonts w:cstheme="minorHAnsi"/>
          <w:b/>
          <w:bCs/>
          <w:lang w:val="en-CA"/>
        </w:rPr>
        <w:t xml:space="preserve"> more time in the front of the group?</w:t>
      </w:r>
      <w:commentRangeEnd w:id="119"/>
      <w:r w:rsidR="00765D55">
        <w:rPr>
          <w:rStyle w:val="CommentReference"/>
          <w:lang w:val="en-CA" w:bidi="he-IL"/>
        </w:rPr>
        <w:commentReference w:id="119"/>
      </w:r>
    </w:p>
    <w:p w14:paraId="523ED378" w14:textId="32908B26" w:rsidR="0008275B" w:rsidRPr="003649B8" w:rsidRDefault="0008275B" w:rsidP="00D27F62">
      <w:pPr>
        <w:spacing w:line="360" w:lineRule="auto"/>
        <w:jc w:val="both"/>
        <w:rPr>
          <w:rFonts w:cstheme="minorHAnsi"/>
          <w:lang w:val="en-CA"/>
        </w:rPr>
      </w:pPr>
      <w:r w:rsidRPr="003649B8">
        <w:rPr>
          <w:rFonts w:cstheme="minorHAnsi"/>
          <w:lang w:val="en-CA"/>
        </w:rPr>
        <w:t>We found the proportion of time spent</w:t>
      </w:r>
      <w:r w:rsidR="00841260" w:rsidRPr="003649B8">
        <w:rPr>
          <w:rFonts w:cstheme="minorHAnsi"/>
          <w:lang w:val="en-CA"/>
        </w:rPr>
        <w:t xml:space="preserve"> by each status</w:t>
      </w:r>
      <w:r w:rsidRPr="003649B8">
        <w:rPr>
          <w:rFonts w:cstheme="minorHAnsi"/>
          <w:lang w:val="en-CA"/>
        </w:rPr>
        <w:t xml:space="preserve"> in the front half of the group relative to direction of travel </w:t>
      </w:r>
      <w:r w:rsidR="00841260" w:rsidRPr="003649B8">
        <w:rPr>
          <w:rFonts w:cstheme="minorHAnsi"/>
          <w:lang w:val="en-CA"/>
        </w:rPr>
        <w:t xml:space="preserve">to be </w:t>
      </w:r>
      <w:commentRangeStart w:id="120"/>
      <w:r w:rsidR="00841260" w:rsidRPr="003649B8">
        <w:rPr>
          <w:rFonts w:cstheme="minorHAnsi"/>
          <w:lang w:val="en-CA"/>
        </w:rPr>
        <w:t xml:space="preserve">relatively </w:t>
      </w:r>
      <w:commentRangeEnd w:id="120"/>
      <w:r w:rsidR="00AD14EE">
        <w:rPr>
          <w:rStyle w:val="CommentReference"/>
          <w:lang w:val="en-CA" w:bidi="he-IL"/>
        </w:rPr>
        <w:commentReference w:id="120"/>
      </w:r>
      <w:r w:rsidR="00841260" w:rsidRPr="003649B8">
        <w:rPr>
          <w:rFonts w:cstheme="minorHAnsi"/>
          <w:lang w:val="en-CA"/>
        </w:rPr>
        <w:t xml:space="preserve">variable between groups (figure 3). In 3 out of the 5 groups (HM2017, HM2019 and NQ201), the dominant female </w:t>
      </w:r>
      <w:r w:rsidR="00927E0E">
        <w:rPr>
          <w:rFonts w:cstheme="minorHAnsi"/>
          <w:lang w:val="en-CA"/>
        </w:rPr>
        <w:t>spent</w:t>
      </w:r>
      <w:r w:rsidR="00841260" w:rsidRPr="003649B8">
        <w:rPr>
          <w:rFonts w:cstheme="minorHAnsi"/>
          <w:lang w:val="en-CA"/>
        </w:rPr>
        <w:t xml:space="preserve"> a much greater </w:t>
      </w:r>
      <w:del w:id="121" w:author="Alie Ashbury" w:date="2021-11-24T13:03:00Z">
        <w:r w:rsidR="00841260" w:rsidRPr="003649B8" w:rsidDel="00AD14EE">
          <w:rPr>
            <w:rFonts w:cstheme="minorHAnsi"/>
            <w:lang w:val="en-CA"/>
          </w:rPr>
          <w:delText xml:space="preserve">fraction </w:delText>
        </w:r>
      </w:del>
      <w:ins w:id="122" w:author="Alie Ashbury" w:date="2021-11-24T13:03:00Z">
        <w:r w:rsidR="00AD14EE">
          <w:rPr>
            <w:rFonts w:cstheme="minorHAnsi"/>
            <w:lang w:val="en-CA"/>
          </w:rPr>
          <w:t>proportion</w:t>
        </w:r>
        <w:r w:rsidR="00AD14EE" w:rsidRPr="003649B8">
          <w:rPr>
            <w:rFonts w:cstheme="minorHAnsi"/>
            <w:lang w:val="en-CA"/>
          </w:rPr>
          <w:t xml:space="preserve"> </w:t>
        </w:r>
      </w:ins>
      <w:r w:rsidR="00841260" w:rsidRPr="003649B8">
        <w:rPr>
          <w:rFonts w:cstheme="minorHAnsi"/>
          <w:lang w:val="en-CA"/>
        </w:rPr>
        <w:t>of time in the front than any other individuals</w:t>
      </w:r>
      <w:r w:rsidR="00F5110F" w:rsidRPr="003649B8">
        <w:rPr>
          <w:rFonts w:cstheme="minorHAnsi"/>
          <w:lang w:val="en-CA"/>
        </w:rPr>
        <w:t xml:space="preserve">. </w:t>
      </w:r>
      <w:ins w:id="123" w:author="Alie Ashbury" w:date="2021-11-24T13:03:00Z">
        <w:r w:rsidR="00AD14EE">
          <w:rPr>
            <w:rFonts w:cstheme="minorHAnsi"/>
            <w:lang w:val="en-CA"/>
          </w:rPr>
          <w:t>However, i</w:t>
        </w:r>
      </w:ins>
      <w:del w:id="124" w:author="Alie Ashbury" w:date="2021-11-24T13:03:00Z">
        <w:r w:rsidR="00F5110F" w:rsidRPr="003649B8" w:rsidDel="00AD14EE">
          <w:rPr>
            <w:rFonts w:cstheme="minorHAnsi"/>
            <w:lang w:val="en-CA"/>
          </w:rPr>
          <w:delText>I</w:delText>
        </w:r>
      </w:del>
      <w:r w:rsidR="00F5110F" w:rsidRPr="003649B8">
        <w:rPr>
          <w:rFonts w:cstheme="minorHAnsi"/>
          <w:lang w:val="en-CA"/>
        </w:rPr>
        <w:t xml:space="preserve">n L2019, </w:t>
      </w:r>
      <w:r w:rsidR="00DA7262">
        <w:rPr>
          <w:rFonts w:cstheme="minorHAnsi"/>
          <w:lang w:val="en-CA"/>
        </w:rPr>
        <w:t>6</w:t>
      </w:r>
      <w:r w:rsidR="00F5110F" w:rsidRPr="003649B8">
        <w:rPr>
          <w:rFonts w:cstheme="minorHAnsi"/>
          <w:lang w:val="en-CA"/>
        </w:rPr>
        <w:t xml:space="preserve"> individuals spent slightly more time in the front than the dominant female, even though she was overall more often than not in the front</w:t>
      </w:r>
      <w:r w:rsidR="00D27F62" w:rsidRPr="003649B8">
        <w:rPr>
          <w:rFonts w:cstheme="minorHAnsi"/>
          <w:lang w:val="en-CA"/>
        </w:rPr>
        <w:t>.</w:t>
      </w:r>
      <w:r w:rsidR="00F5110F" w:rsidRPr="003649B8">
        <w:rPr>
          <w:rFonts w:cstheme="minorHAnsi"/>
          <w:lang w:val="en-CA"/>
        </w:rPr>
        <w:t xml:space="preserve"> In ZU2021, the dominant female was by far the individual spending the highest proportion of time in the back half of the group.</w:t>
      </w:r>
      <w:r w:rsidR="00CA64DB" w:rsidRPr="003649B8">
        <w:rPr>
          <w:rFonts w:cstheme="minorHAnsi"/>
          <w:lang w:val="en-CA"/>
        </w:rPr>
        <w:t xml:space="preserve"> </w:t>
      </w:r>
      <w:ins w:id="125" w:author="Alie Ashbury" w:date="2021-11-24T13:03:00Z">
        <w:r w:rsidR="00AD14EE">
          <w:rPr>
            <w:rFonts w:cstheme="minorHAnsi"/>
            <w:lang w:val="en-CA"/>
          </w:rPr>
          <w:t>In all groups except L2021, t</w:t>
        </w:r>
      </w:ins>
      <w:del w:id="126" w:author="Alie Ashbury" w:date="2021-11-24T13:03:00Z">
        <w:r w:rsidR="00CA64DB" w:rsidRPr="003649B8" w:rsidDel="00AD14EE">
          <w:rPr>
            <w:rFonts w:cstheme="minorHAnsi"/>
            <w:lang w:val="en-CA"/>
          </w:rPr>
          <w:delText>T</w:delText>
        </w:r>
      </w:del>
      <w:r w:rsidR="00CA64DB" w:rsidRPr="003649B8">
        <w:rPr>
          <w:rFonts w:cstheme="minorHAnsi"/>
          <w:lang w:val="en-CA"/>
        </w:rPr>
        <w:t xml:space="preserve">he dominant male was </w:t>
      </w:r>
      <w:del w:id="127" w:author="Alie Ashbury" w:date="2021-11-24T13:04:00Z">
        <w:r w:rsidR="00CA64DB" w:rsidRPr="003649B8" w:rsidDel="00AD14EE">
          <w:rPr>
            <w:rFonts w:cstheme="minorHAnsi"/>
            <w:lang w:val="en-CA"/>
          </w:rPr>
          <w:delText xml:space="preserve">rather </w:delText>
        </w:r>
      </w:del>
      <w:ins w:id="128" w:author="Alie Ashbury" w:date="2021-11-24T13:04:00Z">
        <w:r w:rsidR="00AD14EE">
          <w:rPr>
            <w:rFonts w:cstheme="minorHAnsi"/>
            <w:lang w:val="en-CA"/>
          </w:rPr>
          <w:t>usually</w:t>
        </w:r>
      </w:ins>
      <w:del w:id="129" w:author="Alie Ashbury" w:date="2021-11-24T13:04:00Z">
        <w:r w:rsidR="00CA64DB" w:rsidRPr="003649B8" w:rsidDel="00AD14EE">
          <w:rPr>
            <w:rFonts w:cstheme="minorHAnsi"/>
            <w:lang w:val="en-CA"/>
          </w:rPr>
          <w:delText>more</w:delText>
        </w:r>
      </w:del>
      <w:r w:rsidR="00CA64DB" w:rsidRPr="003649B8">
        <w:rPr>
          <w:rFonts w:cstheme="minorHAnsi"/>
          <w:lang w:val="en-CA"/>
        </w:rPr>
        <w:t xml:space="preserve"> in the back half of the group</w:t>
      </w:r>
      <w:del w:id="130" w:author="Alie Ashbury" w:date="2021-11-24T13:04:00Z">
        <w:r w:rsidR="00CA64DB" w:rsidRPr="003649B8" w:rsidDel="00AD14EE">
          <w:rPr>
            <w:rFonts w:cstheme="minorHAnsi"/>
            <w:lang w:val="en-CA"/>
          </w:rPr>
          <w:delText>, except in L2021</w:delText>
        </w:r>
      </w:del>
      <w:r w:rsidR="00CA64DB" w:rsidRPr="003649B8">
        <w:rPr>
          <w:rFonts w:cstheme="minorHAnsi"/>
          <w:lang w:val="en-CA"/>
        </w:rPr>
        <w:t>.</w:t>
      </w:r>
      <w:r w:rsidR="00D27F62" w:rsidRPr="003649B8">
        <w:rPr>
          <w:rFonts w:cstheme="minorHAnsi"/>
          <w:lang w:val="en-CA"/>
        </w:rPr>
        <w:t xml:space="preserve"> </w:t>
      </w:r>
      <w:ins w:id="131" w:author="Alie Ashbury" w:date="2021-11-24T13:04:00Z">
        <w:r w:rsidR="00AD14EE">
          <w:rPr>
            <w:rFonts w:cstheme="minorHAnsi"/>
            <w:lang w:val="en-CA"/>
          </w:rPr>
          <w:t xml:space="preserve">There were no overall trends for the other statuses. </w:t>
        </w:r>
      </w:ins>
      <w:del w:id="132" w:author="Alie Ashbury" w:date="2021-11-24T13:04:00Z">
        <w:r w:rsidR="00D27F62" w:rsidRPr="003649B8" w:rsidDel="00AD14EE">
          <w:rPr>
            <w:rFonts w:cstheme="minorHAnsi"/>
            <w:lang w:val="en-CA"/>
          </w:rPr>
          <w:delText>No overall trend seems to emerge for other statuses.</w:delText>
        </w:r>
      </w:del>
    </w:p>
    <w:p w14:paraId="436D78B0" w14:textId="5822F977" w:rsidR="00B47B4A" w:rsidRPr="003649B8" w:rsidRDefault="00F5110F" w:rsidP="00D27F62">
      <w:pPr>
        <w:spacing w:line="360" w:lineRule="auto"/>
        <w:ind w:left="360"/>
        <w:jc w:val="both"/>
        <w:rPr>
          <w:rFonts w:cstheme="minorHAnsi"/>
          <w:lang w:val="en-CA"/>
        </w:rPr>
      </w:pPr>
      <w:r w:rsidRPr="003649B8">
        <w:rPr>
          <w:rFonts w:cstheme="minorHAnsi"/>
          <w:noProof/>
        </w:rPr>
        <w:lastRenderedPageBreak/>
        <w:drawing>
          <wp:inline distT="0" distB="0" distL="0" distR="0" wp14:anchorId="2C47674C" wp14:editId="5B3E80F3">
            <wp:extent cx="4671060" cy="44881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15"/>
                    <a:stretch/>
                  </pic:blipFill>
                  <pic:spPr bwMode="auto">
                    <a:xfrm>
                      <a:off x="0" y="0"/>
                      <a:ext cx="4671060" cy="4488180"/>
                    </a:xfrm>
                    <a:prstGeom prst="rect">
                      <a:avLst/>
                    </a:prstGeom>
                    <a:noFill/>
                    <a:ln>
                      <a:noFill/>
                    </a:ln>
                    <a:extLst>
                      <a:ext uri="{53640926-AAD7-44D8-BBD7-CCE9431645EC}">
                        <a14:shadowObscured xmlns:a14="http://schemas.microsoft.com/office/drawing/2010/main"/>
                      </a:ext>
                    </a:extLst>
                  </pic:spPr>
                </pic:pic>
              </a:graphicData>
            </a:graphic>
          </wp:inline>
        </w:drawing>
      </w:r>
    </w:p>
    <w:p w14:paraId="759C8F16" w14:textId="28ED26F7" w:rsidR="0036157B" w:rsidRPr="003649B8" w:rsidRDefault="00714F02" w:rsidP="00D53EFB">
      <w:pPr>
        <w:pStyle w:val="ListParagraph"/>
        <w:spacing w:line="240" w:lineRule="auto"/>
        <w:jc w:val="both"/>
        <w:rPr>
          <w:rFonts w:cstheme="minorHAnsi"/>
          <w:sz w:val="16"/>
          <w:szCs w:val="16"/>
          <w:lang w:val="en-CA"/>
        </w:rPr>
      </w:pPr>
      <w:r w:rsidRPr="003649B8">
        <w:rPr>
          <w:rFonts w:cstheme="minorHAnsi"/>
          <w:sz w:val="16"/>
          <w:szCs w:val="16"/>
          <w:lang w:val="en-CA"/>
        </w:rPr>
        <w:t xml:space="preserve">Figure 3. </w:t>
      </w:r>
      <w:r w:rsidR="00D83F36" w:rsidRPr="003649B8">
        <w:rPr>
          <w:rFonts w:cstheme="minorHAnsi"/>
          <w:sz w:val="16"/>
          <w:szCs w:val="16"/>
          <w:lang w:val="en-CA"/>
        </w:rPr>
        <w:t xml:space="preserve">Proportion of time spent in the front half of the group relative to the group’s direction of movement by each recorded individual (colored dots) in the 5 study groups (vertical axis). </w:t>
      </w:r>
      <w:r w:rsidR="00114D0E" w:rsidRPr="003649B8">
        <w:rPr>
          <w:rFonts w:cstheme="minorHAnsi"/>
          <w:sz w:val="16"/>
          <w:szCs w:val="16"/>
          <w:lang w:val="en-CA"/>
        </w:rPr>
        <w:t xml:space="preserve">Dot color indicates </w:t>
      </w:r>
      <w:commentRangeStart w:id="133"/>
      <w:r w:rsidR="00114D0E" w:rsidRPr="003649B8">
        <w:rPr>
          <w:rFonts w:cstheme="minorHAnsi"/>
          <w:sz w:val="16"/>
          <w:szCs w:val="16"/>
          <w:lang w:val="en-CA"/>
        </w:rPr>
        <w:t>individual status</w:t>
      </w:r>
      <w:r w:rsidR="00D83F36" w:rsidRPr="003649B8">
        <w:rPr>
          <w:rFonts w:cstheme="minorHAnsi"/>
          <w:sz w:val="16"/>
          <w:szCs w:val="16"/>
          <w:lang w:val="en-CA"/>
        </w:rPr>
        <w:t xml:space="preserve"> </w:t>
      </w:r>
      <w:commentRangeEnd w:id="133"/>
      <w:r w:rsidR="00AD14EE">
        <w:rPr>
          <w:rStyle w:val="CommentReference"/>
          <w:lang w:val="en-CA" w:bidi="he-IL"/>
        </w:rPr>
        <w:commentReference w:id="133"/>
      </w:r>
      <w:r w:rsidR="00D83F36" w:rsidRPr="003649B8">
        <w:rPr>
          <w:rFonts w:cstheme="minorHAnsi"/>
          <w:sz w:val="16"/>
          <w:szCs w:val="16"/>
          <w:lang w:val="en-CA"/>
        </w:rPr>
        <w:t>as shown in the legend.</w:t>
      </w:r>
    </w:p>
    <w:p w14:paraId="3734B3F2" w14:textId="0CA042B0" w:rsidR="00CE5F5B" w:rsidRPr="003649B8" w:rsidRDefault="00CE5F5B" w:rsidP="00CE5F5B">
      <w:pPr>
        <w:spacing w:line="360" w:lineRule="auto"/>
        <w:jc w:val="both"/>
        <w:rPr>
          <w:rFonts w:cstheme="minorHAnsi"/>
          <w:lang w:val="en-CA"/>
        </w:rPr>
      </w:pPr>
    </w:p>
    <w:p w14:paraId="7B2B011F" w14:textId="3C863194" w:rsidR="00CE5F5B" w:rsidRPr="003649B8" w:rsidRDefault="00092024" w:rsidP="00CE5F5B">
      <w:pPr>
        <w:spacing w:line="360" w:lineRule="auto"/>
        <w:jc w:val="both"/>
        <w:rPr>
          <w:rFonts w:cstheme="minorHAnsi"/>
          <w:b/>
          <w:bCs/>
          <w:lang w:val="en-CA"/>
        </w:rPr>
      </w:pPr>
      <w:commentRangeStart w:id="134"/>
      <w:r w:rsidRPr="003649B8">
        <w:rPr>
          <w:rFonts w:cstheme="minorHAnsi"/>
          <w:b/>
          <w:bCs/>
          <w:lang w:val="en-CA"/>
        </w:rPr>
        <w:t>Is the group more influenced by the position or the movement of individuals?</w:t>
      </w:r>
      <w:commentRangeEnd w:id="134"/>
      <w:r w:rsidR="00765D55">
        <w:rPr>
          <w:rStyle w:val="CommentReference"/>
          <w:lang w:val="en-CA" w:bidi="he-IL"/>
        </w:rPr>
        <w:commentReference w:id="134"/>
      </w:r>
    </w:p>
    <w:p w14:paraId="122A2918" w14:textId="57020988" w:rsidR="0036157B" w:rsidRPr="003649B8" w:rsidRDefault="00D53EFB" w:rsidP="00150A8E">
      <w:pPr>
        <w:spacing w:line="360" w:lineRule="auto"/>
        <w:jc w:val="both"/>
        <w:rPr>
          <w:rFonts w:cstheme="minorHAnsi"/>
          <w:lang w:val="en-CA"/>
        </w:rPr>
      </w:pPr>
      <w:r w:rsidRPr="003649B8">
        <w:rPr>
          <w:rFonts w:cstheme="minorHAnsi"/>
          <w:lang w:val="en-CA"/>
        </w:rPr>
        <w:t>We modelled the probability of the group turn</w:t>
      </w:r>
      <w:r w:rsidR="0007763B">
        <w:rPr>
          <w:rFonts w:cstheme="minorHAnsi"/>
          <w:lang w:val="en-CA"/>
        </w:rPr>
        <w:t>ing</w:t>
      </w:r>
      <w:r w:rsidRPr="003649B8">
        <w:rPr>
          <w:rFonts w:cstheme="minorHAnsi"/>
          <w:lang w:val="en-CA"/>
        </w:rPr>
        <w:t xml:space="preserve"> right relative to its past direction as a function of each individual’s position</w:t>
      </w:r>
      <w:ins w:id="135" w:author="Alie Ashbury" w:date="2021-11-24T13:29:00Z">
        <w:r w:rsidR="00ED740E">
          <w:rPr>
            <w:rFonts w:cstheme="minorHAnsi"/>
            <w:lang w:val="en-CA"/>
          </w:rPr>
          <w:t xml:space="preserve"> </w:t>
        </w:r>
      </w:ins>
      <w:del w:id="136" w:author="Alie Ashbury" w:date="2021-11-24T13:30:00Z">
        <w:r w:rsidRPr="003649B8" w:rsidDel="00ED740E">
          <w:rPr>
            <w:rFonts w:cstheme="minorHAnsi"/>
            <w:lang w:val="en-CA"/>
          </w:rPr>
          <w:delText xml:space="preserve"> </w:delText>
        </w:r>
      </w:del>
      <w:r w:rsidRPr="003649B8">
        <w:rPr>
          <w:rFonts w:cstheme="minorHAnsi"/>
          <w:lang w:val="en-CA"/>
        </w:rPr>
        <w:t>and movement along the left-right axis of travel</w:t>
      </w:r>
      <w:r w:rsidR="007E2376" w:rsidRPr="003649B8">
        <w:rPr>
          <w:rFonts w:cstheme="minorHAnsi"/>
          <w:lang w:val="en-CA"/>
        </w:rPr>
        <w:t xml:space="preserve"> (</w:t>
      </w:r>
      <w:commentRangeStart w:id="137"/>
      <w:ins w:id="138" w:author="Alie Ashbury" w:date="2021-11-24T13:30:00Z">
        <w:r w:rsidR="00ED740E">
          <w:rPr>
            <w:rFonts w:cstheme="minorHAnsi"/>
            <w:lang w:val="en-CA"/>
          </w:rPr>
          <w:t xml:space="preserve">position and movement </w:t>
        </w:r>
      </w:ins>
      <w:r w:rsidR="007E2376" w:rsidRPr="003649B8">
        <w:rPr>
          <w:rFonts w:cstheme="minorHAnsi"/>
          <w:lang w:val="en-CA"/>
        </w:rPr>
        <w:t>turning influence</w:t>
      </w:r>
      <w:commentRangeEnd w:id="137"/>
      <w:r w:rsidR="00ED740E">
        <w:rPr>
          <w:rStyle w:val="CommentReference"/>
          <w:lang w:val="en-CA" w:bidi="he-IL"/>
        </w:rPr>
        <w:commentReference w:id="137"/>
      </w:r>
      <w:r w:rsidR="007E2376" w:rsidRPr="003649B8">
        <w:rPr>
          <w:rFonts w:cstheme="minorHAnsi"/>
          <w:lang w:val="en-CA"/>
        </w:rPr>
        <w:t>)</w:t>
      </w:r>
      <w:r w:rsidRPr="003649B8">
        <w:rPr>
          <w:rFonts w:cstheme="minorHAnsi"/>
          <w:lang w:val="en-CA"/>
        </w:rPr>
        <w:t>, and the probability of the grou</w:t>
      </w:r>
      <w:r w:rsidR="00DA7262">
        <w:rPr>
          <w:rFonts w:cstheme="minorHAnsi"/>
          <w:lang w:val="en-CA"/>
        </w:rPr>
        <w:t>p</w:t>
      </w:r>
      <w:r w:rsidRPr="003649B8">
        <w:rPr>
          <w:rFonts w:cstheme="minorHAnsi"/>
          <w:lang w:val="en-CA"/>
        </w:rPr>
        <w:t xml:space="preserve"> speed</w:t>
      </w:r>
      <w:r w:rsidR="0007763B">
        <w:rPr>
          <w:rFonts w:cstheme="minorHAnsi"/>
          <w:lang w:val="en-CA"/>
        </w:rPr>
        <w:t>ing</w:t>
      </w:r>
      <w:r w:rsidRPr="003649B8">
        <w:rPr>
          <w:rFonts w:cstheme="minorHAnsi"/>
          <w:lang w:val="en-CA"/>
        </w:rPr>
        <w:t xml:space="preserve"> up relative to its past speed as a function of each individual’s </w:t>
      </w:r>
      <w:r w:rsidR="00150A8E" w:rsidRPr="003649B8">
        <w:rPr>
          <w:rFonts w:cstheme="minorHAnsi"/>
          <w:lang w:val="en-CA"/>
        </w:rPr>
        <w:t>position and difference to group speed along the front-back axis of travel</w:t>
      </w:r>
      <w:r w:rsidR="007E2376" w:rsidRPr="003649B8">
        <w:rPr>
          <w:rFonts w:cstheme="minorHAnsi"/>
          <w:lang w:val="en-CA"/>
        </w:rPr>
        <w:t xml:space="preserve"> (speeding influence)</w:t>
      </w:r>
      <w:r w:rsidR="00150A8E" w:rsidRPr="003649B8">
        <w:rPr>
          <w:rFonts w:cstheme="minorHAnsi"/>
          <w:lang w:val="en-CA"/>
        </w:rPr>
        <w:t xml:space="preserve">. Across all groups, we found a logarithmic relationship whereby group probability to turn right increases sharply </w:t>
      </w:r>
      <w:commentRangeStart w:id="139"/>
      <w:r w:rsidR="00150A8E" w:rsidRPr="003649B8">
        <w:rPr>
          <w:rFonts w:cstheme="minorHAnsi"/>
          <w:lang w:val="en-CA"/>
        </w:rPr>
        <w:t xml:space="preserve">as individual </w:t>
      </w:r>
      <w:commentRangeEnd w:id="139"/>
      <w:r w:rsidR="00951745">
        <w:rPr>
          <w:rStyle w:val="CommentReference"/>
          <w:lang w:val="en-CA" w:bidi="he-IL"/>
        </w:rPr>
        <w:commentReference w:id="139"/>
      </w:r>
      <w:r w:rsidR="00150A8E" w:rsidRPr="003649B8">
        <w:rPr>
          <w:rFonts w:cstheme="minorHAnsi"/>
          <w:lang w:val="en-CA"/>
        </w:rPr>
        <w:t>movement towards the right increases, before plateauing</w:t>
      </w:r>
      <w:r w:rsidR="005721C9" w:rsidRPr="003649B8">
        <w:rPr>
          <w:rFonts w:cstheme="minorHAnsi"/>
          <w:lang w:val="en-CA"/>
        </w:rPr>
        <w:t xml:space="preserve"> (</w:t>
      </w:r>
      <w:r w:rsidR="00092024" w:rsidRPr="003649B8">
        <w:rPr>
          <w:rFonts w:cstheme="minorHAnsi"/>
          <w:lang w:val="en-CA"/>
        </w:rPr>
        <w:t xml:space="preserve">figure 2 and </w:t>
      </w:r>
      <w:r w:rsidR="005721C9" w:rsidRPr="003649B8">
        <w:rPr>
          <w:rFonts w:cstheme="minorHAnsi"/>
          <w:lang w:val="en-CA"/>
        </w:rPr>
        <w:t>figure 4a)</w:t>
      </w:r>
      <w:r w:rsidR="00150A8E" w:rsidRPr="003649B8">
        <w:rPr>
          <w:rFonts w:cstheme="minorHAnsi"/>
          <w:lang w:val="en-CA"/>
        </w:rPr>
        <w:t>. Likewise, group probability to speed up increases as individual’s speed relative to the centroid’s</w:t>
      </w:r>
      <w:ins w:id="140" w:author="Alie Ashbury" w:date="2021-11-24T13:10:00Z">
        <w:r w:rsidR="00951745">
          <w:rPr>
            <w:rFonts w:cstheme="minorHAnsi"/>
            <w:lang w:val="en-CA"/>
          </w:rPr>
          <w:t>,</w:t>
        </w:r>
      </w:ins>
      <w:r w:rsidR="00150A8E" w:rsidRPr="003649B8">
        <w:rPr>
          <w:rFonts w:cstheme="minorHAnsi"/>
          <w:lang w:val="en-CA"/>
        </w:rPr>
        <w:t xml:space="preserve"> along the axis of movement</w:t>
      </w:r>
      <w:ins w:id="141" w:author="Alie Ashbury" w:date="2021-11-24T13:10:00Z">
        <w:r w:rsidR="00951745">
          <w:rPr>
            <w:rFonts w:cstheme="minorHAnsi"/>
            <w:lang w:val="en-CA"/>
          </w:rPr>
          <w:t>,</w:t>
        </w:r>
      </w:ins>
      <w:r w:rsidR="00150A8E" w:rsidRPr="003649B8">
        <w:rPr>
          <w:rFonts w:cstheme="minorHAnsi"/>
          <w:lang w:val="en-CA"/>
        </w:rPr>
        <w:t xml:space="preserve"> also increases</w:t>
      </w:r>
      <w:r w:rsidR="005721C9" w:rsidRPr="003649B8">
        <w:rPr>
          <w:rFonts w:cstheme="minorHAnsi"/>
          <w:lang w:val="en-CA"/>
        </w:rPr>
        <w:t xml:space="preserve"> (</w:t>
      </w:r>
      <w:ins w:id="142" w:author="Alie Ashbury" w:date="2021-11-24T13:36:00Z">
        <w:r w:rsidR="00ED740E">
          <w:rPr>
            <w:rFonts w:cstheme="minorHAnsi"/>
            <w:lang w:val="en-CA"/>
          </w:rPr>
          <w:t xml:space="preserve">movement speeding influence; </w:t>
        </w:r>
      </w:ins>
      <w:r w:rsidR="005721C9" w:rsidRPr="003649B8">
        <w:rPr>
          <w:rFonts w:cstheme="minorHAnsi"/>
          <w:lang w:val="en-CA"/>
        </w:rPr>
        <w:t>figure 4b)</w:t>
      </w:r>
      <w:r w:rsidR="00150A8E" w:rsidRPr="003649B8">
        <w:rPr>
          <w:rFonts w:cstheme="minorHAnsi"/>
          <w:lang w:val="en-CA"/>
        </w:rPr>
        <w:t xml:space="preserve">. </w:t>
      </w:r>
      <w:r w:rsidR="005721C9" w:rsidRPr="003649B8">
        <w:rPr>
          <w:rFonts w:cstheme="minorHAnsi"/>
          <w:lang w:val="en-CA"/>
        </w:rPr>
        <w:t>Individual position along the left-right and front-back axis of movement is also positively correlated with the group probability to turn right or speed up respectively, but to a much lesser extent than their movement. We therefore mainly focus the rest of our analyses on the movement version of each type of influence</w:t>
      </w:r>
      <w:ins w:id="143" w:author="Alie Ashbury" w:date="2021-11-24T13:13:00Z">
        <w:r w:rsidR="00765D55">
          <w:rPr>
            <w:rFonts w:cstheme="minorHAnsi"/>
            <w:lang w:val="en-CA"/>
          </w:rPr>
          <w:t xml:space="preserve"> (movement turning influence and movement speeding influence)</w:t>
        </w:r>
      </w:ins>
      <w:r w:rsidR="005721C9" w:rsidRPr="003649B8">
        <w:rPr>
          <w:rFonts w:cstheme="minorHAnsi"/>
          <w:lang w:val="en-CA"/>
        </w:rPr>
        <w:t>.</w:t>
      </w:r>
    </w:p>
    <w:p w14:paraId="368D9017" w14:textId="22D6CF09" w:rsidR="00997DD8" w:rsidRPr="003649B8" w:rsidRDefault="00997DD8" w:rsidP="00D27F62">
      <w:pPr>
        <w:pStyle w:val="ListParagraph"/>
        <w:spacing w:line="360" w:lineRule="auto"/>
        <w:jc w:val="both"/>
        <w:rPr>
          <w:rFonts w:cstheme="minorHAnsi"/>
          <w:lang w:val="en-CA"/>
        </w:rPr>
      </w:pPr>
      <w:r w:rsidRPr="003649B8">
        <w:rPr>
          <w:rFonts w:cstheme="minorHAnsi"/>
          <w:noProof/>
          <w:lang w:val="en-CA"/>
        </w:rPr>
        <w:lastRenderedPageBreak/>
        <w:drawing>
          <wp:inline distT="0" distB="0" distL="0" distR="0" wp14:anchorId="2B0941F4" wp14:editId="093073CA">
            <wp:extent cx="5730240" cy="3817620"/>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1FCA295C" w14:textId="562D02B4" w:rsidR="00997DD8" w:rsidRPr="003649B8" w:rsidRDefault="00D27F62" w:rsidP="00D53EFB">
      <w:pPr>
        <w:pStyle w:val="ListParagraph"/>
        <w:spacing w:line="240" w:lineRule="auto"/>
        <w:jc w:val="both"/>
        <w:rPr>
          <w:rFonts w:ascii="Arial" w:hAnsi="Arial" w:cs="Arial"/>
          <w:sz w:val="16"/>
          <w:szCs w:val="16"/>
          <w:lang w:val="en-CA"/>
        </w:rPr>
      </w:pPr>
      <w:r w:rsidRPr="003649B8">
        <w:rPr>
          <w:rFonts w:ascii="Arial" w:hAnsi="Arial" w:cs="Arial"/>
          <w:sz w:val="16"/>
          <w:szCs w:val="16"/>
          <w:lang w:val="en-CA"/>
        </w:rPr>
        <w:t xml:space="preserve">Figure 4. (a) </w:t>
      </w:r>
      <w:r w:rsidR="00D53EFB" w:rsidRPr="003649B8">
        <w:rPr>
          <w:rFonts w:ascii="Arial" w:hAnsi="Arial" w:cs="Arial"/>
          <w:sz w:val="16"/>
          <w:szCs w:val="16"/>
          <w:lang w:val="en-CA"/>
        </w:rPr>
        <w:t xml:space="preserve">Turning influence: </w:t>
      </w:r>
      <w:r w:rsidRPr="003649B8">
        <w:rPr>
          <w:rFonts w:ascii="Arial" w:hAnsi="Arial" w:cs="Arial"/>
          <w:sz w:val="16"/>
          <w:szCs w:val="16"/>
          <w:lang w:val="en-CA"/>
        </w:rPr>
        <w:t xml:space="preserve">Predicted probability that the group turns towards </w:t>
      </w:r>
      <w:r w:rsidR="00D53EFB" w:rsidRPr="003649B8">
        <w:rPr>
          <w:rFonts w:ascii="Arial" w:hAnsi="Arial" w:cs="Arial"/>
          <w:sz w:val="16"/>
          <w:szCs w:val="16"/>
          <w:lang w:val="en-CA"/>
        </w:rPr>
        <w:t xml:space="preserve">the </w:t>
      </w:r>
      <w:r w:rsidRPr="003649B8">
        <w:rPr>
          <w:rFonts w:ascii="Arial" w:hAnsi="Arial" w:cs="Arial"/>
          <w:sz w:val="16"/>
          <w:szCs w:val="16"/>
          <w:lang w:val="en-CA"/>
        </w:rPr>
        <w:t xml:space="preserve">right relative to its past direction of movement as a function of individual position and </w:t>
      </w:r>
      <w:r w:rsidR="00D53EFB" w:rsidRPr="003649B8">
        <w:rPr>
          <w:rFonts w:ascii="Arial" w:hAnsi="Arial" w:cs="Arial"/>
          <w:sz w:val="16"/>
          <w:szCs w:val="16"/>
          <w:lang w:val="en-CA"/>
        </w:rPr>
        <w:t>movement</w:t>
      </w:r>
      <w:r w:rsidRPr="003649B8">
        <w:rPr>
          <w:rFonts w:ascii="Arial" w:hAnsi="Arial" w:cs="Arial"/>
          <w:sz w:val="16"/>
          <w:szCs w:val="16"/>
          <w:lang w:val="en-CA"/>
        </w:rPr>
        <w:t xml:space="preserve"> along the left-right axis of </w:t>
      </w:r>
      <w:r w:rsidR="00150A8E" w:rsidRPr="003649B8">
        <w:rPr>
          <w:rFonts w:ascii="Arial" w:hAnsi="Arial" w:cs="Arial"/>
          <w:sz w:val="16"/>
          <w:szCs w:val="16"/>
          <w:lang w:val="en-CA"/>
        </w:rPr>
        <w:t>travel</w:t>
      </w:r>
      <w:r w:rsidRPr="003649B8">
        <w:rPr>
          <w:rFonts w:ascii="Arial" w:hAnsi="Arial" w:cs="Arial"/>
          <w:sz w:val="16"/>
          <w:szCs w:val="16"/>
          <w:lang w:val="en-CA"/>
        </w:rPr>
        <w:t>.</w:t>
      </w:r>
      <w:r w:rsidR="00D53EFB" w:rsidRPr="003649B8">
        <w:rPr>
          <w:rFonts w:ascii="Arial" w:hAnsi="Arial" w:cs="Arial"/>
          <w:sz w:val="16"/>
          <w:szCs w:val="16"/>
          <w:lang w:val="en-CA"/>
        </w:rPr>
        <w:t xml:space="preserve"> (b) Speeding influence: Predicted probability that the group speeds up relative to its past speed, as a function of individual position and group-individual difference in speed along the front-back axis of </w:t>
      </w:r>
      <w:r w:rsidR="00150A8E" w:rsidRPr="003649B8">
        <w:rPr>
          <w:rFonts w:ascii="Arial" w:hAnsi="Arial" w:cs="Arial"/>
          <w:sz w:val="16"/>
          <w:szCs w:val="16"/>
          <w:lang w:val="en-CA"/>
        </w:rPr>
        <w:t>travel</w:t>
      </w:r>
      <w:r w:rsidR="00D53EFB" w:rsidRPr="003649B8">
        <w:rPr>
          <w:rFonts w:ascii="Arial" w:hAnsi="Arial" w:cs="Arial"/>
          <w:sz w:val="16"/>
          <w:szCs w:val="16"/>
          <w:lang w:val="en-CA"/>
        </w:rPr>
        <w:t>.</w:t>
      </w:r>
    </w:p>
    <w:p w14:paraId="7E21089F" w14:textId="011EA7F6" w:rsidR="00092024" w:rsidRPr="003649B8" w:rsidRDefault="00092024" w:rsidP="00092024">
      <w:pPr>
        <w:spacing w:line="360" w:lineRule="auto"/>
        <w:jc w:val="both"/>
        <w:rPr>
          <w:rFonts w:cstheme="minorHAnsi"/>
          <w:lang w:val="en-CA"/>
        </w:rPr>
      </w:pPr>
    </w:p>
    <w:p w14:paraId="101E4C5E" w14:textId="69BEB778" w:rsidR="00092024" w:rsidRPr="003649B8" w:rsidRDefault="00092024" w:rsidP="00092024">
      <w:pPr>
        <w:spacing w:line="360" w:lineRule="auto"/>
        <w:jc w:val="both"/>
        <w:rPr>
          <w:rFonts w:cstheme="minorHAnsi"/>
          <w:b/>
          <w:bCs/>
          <w:lang w:val="en-CA"/>
        </w:rPr>
      </w:pPr>
      <w:commentRangeStart w:id="144"/>
      <w:r w:rsidRPr="003649B8">
        <w:rPr>
          <w:rFonts w:cstheme="minorHAnsi"/>
          <w:b/>
          <w:bCs/>
          <w:lang w:val="en-CA"/>
        </w:rPr>
        <w:t xml:space="preserve">How much do different individuals influence direction and </w:t>
      </w:r>
      <w:r w:rsidR="00C17A45">
        <w:rPr>
          <w:rFonts w:cstheme="minorHAnsi"/>
          <w:b/>
          <w:bCs/>
          <w:lang w:val="en-CA"/>
        </w:rPr>
        <w:t>speed</w:t>
      </w:r>
      <w:r w:rsidRPr="003649B8">
        <w:rPr>
          <w:rFonts w:cstheme="minorHAnsi"/>
          <w:b/>
          <w:bCs/>
          <w:lang w:val="en-CA"/>
        </w:rPr>
        <w:t xml:space="preserve"> of movement of the group? </w:t>
      </w:r>
      <w:commentRangeEnd w:id="144"/>
      <w:r w:rsidR="00E3328D">
        <w:rPr>
          <w:rStyle w:val="CommentReference"/>
          <w:lang w:val="en-CA" w:bidi="he-IL"/>
        </w:rPr>
        <w:commentReference w:id="144"/>
      </w:r>
    </w:p>
    <w:p w14:paraId="56D20F63" w14:textId="34DF9E48" w:rsidR="0036157B" w:rsidRPr="003649B8" w:rsidRDefault="005721C9" w:rsidP="00240432">
      <w:pPr>
        <w:spacing w:line="360" w:lineRule="auto"/>
        <w:jc w:val="both"/>
        <w:rPr>
          <w:rFonts w:cstheme="minorHAnsi"/>
          <w:lang w:val="en-CA"/>
        </w:rPr>
      </w:pPr>
      <w:r w:rsidRPr="003649B8">
        <w:rPr>
          <w:rFonts w:cstheme="minorHAnsi"/>
          <w:lang w:val="en-CA"/>
        </w:rPr>
        <w:t xml:space="preserve">Based on </w:t>
      </w:r>
      <w:r w:rsidR="007E2376" w:rsidRPr="003649B8">
        <w:rPr>
          <w:rFonts w:cstheme="minorHAnsi"/>
          <w:lang w:val="en-CA"/>
        </w:rPr>
        <w:t xml:space="preserve">the fitted logistic curves of </w:t>
      </w:r>
      <w:commentRangeStart w:id="145"/>
      <w:ins w:id="146" w:author="Alie Ashbury" w:date="2021-11-24T13:38:00Z">
        <w:r w:rsidR="00776BF0">
          <w:rPr>
            <w:rFonts w:cstheme="minorHAnsi"/>
            <w:lang w:val="en-CA"/>
          </w:rPr>
          <w:t xml:space="preserve">movement </w:t>
        </w:r>
        <w:commentRangeEnd w:id="145"/>
        <w:r w:rsidR="00776BF0">
          <w:rPr>
            <w:rStyle w:val="CommentReference"/>
            <w:lang w:val="en-CA" w:bidi="he-IL"/>
          </w:rPr>
          <w:commentReference w:id="145"/>
        </w:r>
      </w:ins>
      <w:r w:rsidR="007E2376" w:rsidRPr="003649B8">
        <w:rPr>
          <w:rFonts w:cstheme="minorHAnsi"/>
          <w:lang w:val="en-CA"/>
        </w:rPr>
        <w:t xml:space="preserve">turning influence and </w:t>
      </w:r>
      <w:ins w:id="147" w:author="Alie Ashbury" w:date="2021-11-24T13:38:00Z">
        <w:r w:rsidR="00776BF0">
          <w:rPr>
            <w:rFonts w:cstheme="minorHAnsi"/>
            <w:lang w:val="en-CA"/>
          </w:rPr>
          <w:t xml:space="preserve">movement </w:t>
        </w:r>
      </w:ins>
      <w:r w:rsidR="007E2376" w:rsidRPr="003649B8">
        <w:rPr>
          <w:rFonts w:cstheme="minorHAnsi"/>
          <w:lang w:val="en-CA"/>
        </w:rPr>
        <w:t>speeding influence, we attributed a score to each individual for both influence metrics, representing respectively the probability that the group would turn towards the same side this individual was moving to, or would speed up after the individual had sped up toward the front of the group. There was a significant effect of status on the turning influence score (</w:t>
      </w:r>
      <w:r w:rsidR="0054065B" w:rsidRPr="003649B8">
        <w:rPr>
          <w:rFonts w:cstheme="minorHAnsi"/>
          <w:lang w:val="en-CA"/>
        </w:rPr>
        <w:t>figure 5a, F = 6.76 ; DF = 35 ; p-value = 0.0004), with the dominant female’s score being overall much higher than that of any other status. There was no significant difference between the speeding influence score of different statuses (figure 5b, F = 0.88 ; DF = 35 ; p-value = 0.48).</w:t>
      </w:r>
    </w:p>
    <w:p w14:paraId="53A51BE9" w14:textId="68857710" w:rsidR="0036157B" w:rsidRPr="003649B8" w:rsidRDefault="00BB6D4F" w:rsidP="00240432">
      <w:pPr>
        <w:spacing w:line="240" w:lineRule="auto"/>
        <w:ind w:left="360"/>
        <w:jc w:val="both"/>
        <w:rPr>
          <w:rFonts w:ascii="Arial" w:hAnsi="Arial" w:cs="Arial"/>
          <w:sz w:val="16"/>
          <w:szCs w:val="16"/>
          <w:lang w:val="en-CA"/>
        </w:rPr>
      </w:pPr>
      <w:r w:rsidRPr="003649B8">
        <w:rPr>
          <w:rFonts w:cstheme="minorHAnsi"/>
          <w:noProof/>
          <w:lang w:val="en-CA"/>
        </w:rPr>
        <w:lastRenderedPageBreak/>
        <w:drawing>
          <wp:inline distT="0" distB="0" distL="0" distR="0" wp14:anchorId="0F924602" wp14:editId="6BAB5527">
            <wp:extent cx="5724525" cy="449580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4495800"/>
                    </a:xfrm>
                    <a:prstGeom prst="rect">
                      <a:avLst/>
                    </a:prstGeom>
                    <a:noFill/>
                    <a:ln>
                      <a:noFill/>
                    </a:ln>
                  </pic:spPr>
                </pic:pic>
              </a:graphicData>
            </a:graphic>
          </wp:inline>
        </w:drawing>
      </w:r>
      <w:r w:rsidR="0054065B" w:rsidRPr="003649B8">
        <w:rPr>
          <w:rFonts w:ascii="Arial" w:hAnsi="Arial" w:cs="Arial"/>
          <w:sz w:val="16"/>
          <w:szCs w:val="16"/>
          <w:lang w:val="en-CA"/>
        </w:rPr>
        <w:t>Figure 5. Predicted influence scores for each recorded individual (colored dots) in the 5 study groups (vertical axis).</w:t>
      </w:r>
      <w:r w:rsidR="00240432" w:rsidRPr="003649B8">
        <w:rPr>
          <w:rFonts w:ascii="Arial" w:hAnsi="Arial" w:cs="Arial"/>
          <w:sz w:val="16"/>
          <w:szCs w:val="16"/>
          <w:lang w:val="en-CA"/>
        </w:rPr>
        <w:t xml:space="preserve"> Dot color indicates individual status as shown in the legend. </w:t>
      </w:r>
      <w:r w:rsidR="0054065B" w:rsidRPr="003649B8">
        <w:rPr>
          <w:rFonts w:ascii="Arial" w:hAnsi="Arial" w:cs="Arial"/>
          <w:sz w:val="16"/>
          <w:szCs w:val="16"/>
          <w:lang w:val="en-CA"/>
        </w:rPr>
        <w:t xml:space="preserve">(a) </w:t>
      </w:r>
      <w:r w:rsidR="00240432" w:rsidRPr="003649B8">
        <w:rPr>
          <w:rFonts w:ascii="Arial" w:hAnsi="Arial" w:cs="Arial"/>
          <w:sz w:val="16"/>
          <w:szCs w:val="16"/>
          <w:lang w:val="en-CA"/>
        </w:rPr>
        <w:t>Turning influence</w:t>
      </w:r>
      <w:r w:rsidR="0054065B" w:rsidRPr="003649B8">
        <w:rPr>
          <w:rFonts w:ascii="Arial" w:hAnsi="Arial" w:cs="Arial"/>
          <w:sz w:val="16"/>
          <w:szCs w:val="16"/>
          <w:lang w:val="en-CA"/>
        </w:rPr>
        <w:t xml:space="preserve"> score represents the probability that the group</w:t>
      </w:r>
      <w:r w:rsidR="00240432" w:rsidRPr="003649B8">
        <w:rPr>
          <w:rFonts w:ascii="Arial" w:hAnsi="Arial" w:cs="Arial"/>
          <w:sz w:val="16"/>
          <w:szCs w:val="16"/>
          <w:lang w:val="en-CA"/>
        </w:rPr>
        <w:t xml:space="preserve"> </w:t>
      </w:r>
      <w:r w:rsidR="0054065B" w:rsidRPr="003649B8">
        <w:rPr>
          <w:rFonts w:ascii="Arial" w:hAnsi="Arial" w:cs="Arial"/>
          <w:sz w:val="16"/>
          <w:szCs w:val="16"/>
          <w:lang w:val="en-CA"/>
        </w:rPr>
        <w:t xml:space="preserve">turns toward the same </w:t>
      </w:r>
      <w:r w:rsidR="00240432" w:rsidRPr="003649B8">
        <w:rPr>
          <w:rFonts w:ascii="Arial" w:hAnsi="Arial" w:cs="Arial"/>
          <w:sz w:val="16"/>
          <w:szCs w:val="16"/>
          <w:lang w:val="en-CA"/>
        </w:rPr>
        <w:t>direction (left or right)</w:t>
      </w:r>
      <w:r w:rsidR="0054065B" w:rsidRPr="003649B8">
        <w:rPr>
          <w:rFonts w:ascii="Arial" w:hAnsi="Arial" w:cs="Arial"/>
          <w:sz w:val="16"/>
          <w:szCs w:val="16"/>
          <w:lang w:val="en-CA"/>
        </w:rPr>
        <w:t xml:space="preserve"> </w:t>
      </w:r>
      <w:r w:rsidR="00240432" w:rsidRPr="003649B8">
        <w:rPr>
          <w:rFonts w:ascii="Arial" w:hAnsi="Arial" w:cs="Arial"/>
          <w:sz w:val="16"/>
          <w:szCs w:val="16"/>
          <w:lang w:val="en-CA"/>
        </w:rPr>
        <w:t>that individual was moving to. (b) Speeding influence score represents the probability that the group speeds up after that individual had sped up towards the front of the group.</w:t>
      </w:r>
    </w:p>
    <w:p w14:paraId="241C9E72" w14:textId="77777777" w:rsidR="0046087B" w:rsidRPr="005D20C4" w:rsidRDefault="0046087B" w:rsidP="005D20C4">
      <w:pPr>
        <w:spacing w:line="360" w:lineRule="auto"/>
        <w:jc w:val="both"/>
        <w:rPr>
          <w:rFonts w:cstheme="minorHAnsi"/>
          <w:b/>
          <w:bCs/>
          <w:lang w:val="en-CA"/>
        </w:rPr>
      </w:pPr>
    </w:p>
    <w:p w14:paraId="49C8E587" w14:textId="2851DF32" w:rsidR="00711671" w:rsidRPr="005D20C4" w:rsidRDefault="0036157B" w:rsidP="00240432">
      <w:pPr>
        <w:spacing w:line="360" w:lineRule="auto"/>
        <w:jc w:val="both"/>
        <w:rPr>
          <w:rFonts w:cstheme="minorHAnsi"/>
          <w:b/>
          <w:bCs/>
          <w:sz w:val="28"/>
          <w:szCs w:val="28"/>
          <w:lang w:val="en-CA"/>
        </w:rPr>
      </w:pPr>
      <w:r w:rsidRPr="005D20C4">
        <w:rPr>
          <w:rFonts w:cstheme="minorHAnsi"/>
          <w:b/>
          <w:bCs/>
          <w:sz w:val="28"/>
          <w:szCs w:val="28"/>
          <w:lang w:val="en-CA"/>
        </w:rPr>
        <w:t>DISCUSSION</w:t>
      </w:r>
    </w:p>
    <w:p w14:paraId="4A01DDF5" w14:textId="3090E346" w:rsidR="004F39F8" w:rsidRPr="0046087B" w:rsidRDefault="00092024" w:rsidP="0046087B">
      <w:pPr>
        <w:spacing w:line="360" w:lineRule="auto"/>
        <w:jc w:val="both"/>
        <w:rPr>
          <w:rFonts w:cstheme="minorHAnsi"/>
          <w:lang w:val="en-CA"/>
        </w:rPr>
      </w:pPr>
      <w:r w:rsidRPr="003649B8">
        <w:rPr>
          <w:rFonts w:cstheme="minorHAnsi"/>
          <w:lang w:val="en-CA"/>
        </w:rPr>
        <w:t>In this study</w:t>
      </w:r>
      <w:r w:rsidR="001D5CC8">
        <w:rPr>
          <w:rFonts w:cstheme="minorHAnsi"/>
          <w:lang w:val="en-CA"/>
        </w:rPr>
        <w:t>,</w:t>
      </w:r>
      <w:r w:rsidRPr="003649B8">
        <w:rPr>
          <w:rFonts w:cstheme="minorHAnsi"/>
          <w:lang w:val="en-CA"/>
        </w:rPr>
        <w:t xml:space="preserve"> we </w:t>
      </w:r>
      <w:r w:rsidR="00234190" w:rsidRPr="003649B8">
        <w:rPr>
          <w:rFonts w:cstheme="minorHAnsi"/>
          <w:lang w:val="en-CA"/>
        </w:rPr>
        <w:t xml:space="preserve">analysed simultaneous </w:t>
      </w:r>
      <w:r w:rsidR="001D5CC8">
        <w:rPr>
          <w:rFonts w:cstheme="minorHAnsi"/>
          <w:lang w:val="en-CA"/>
        </w:rPr>
        <w:t xml:space="preserve">movement </w:t>
      </w:r>
      <w:r w:rsidR="00234190" w:rsidRPr="003649B8">
        <w:rPr>
          <w:rFonts w:cstheme="minorHAnsi"/>
          <w:lang w:val="en-CA"/>
        </w:rPr>
        <w:t>trajectories of most individuals in social groups of highly cohesive meerkat</w:t>
      </w:r>
      <w:r w:rsidR="001D5CC8">
        <w:rPr>
          <w:rFonts w:cstheme="minorHAnsi"/>
          <w:lang w:val="en-CA"/>
        </w:rPr>
        <w:t>s</w:t>
      </w:r>
      <w:r w:rsidR="00234190" w:rsidRPr="003649B8">
        <w:rPr>
          <w:rFonts w:cstheme="minorHAnsi"/>
          <w:lang w:val="en-CA"/>
        </w:rPr>
        <w:t xml:space="preserve"> </w:t>
      </w:r>
      <w:r w:rsidR="001D5CC8">
        <w:rPr>
          <w:rFonts w:cstheme="minorHAnsi"/>
          <w:lang w:val="en-CA"/>
        </w:rPr>
        <w:t>while foraging</w:t>
      </w:r>
      <w:r w:rsidR="00234190" w:rsidRPr="003649B8">
        <w:rPr>
          <w:rFonts w:cstheme="minorHAnsi"/>
          <w:lang w:val="en-CA"/>
        </w:rPr>
        <w:t xml:space="preserve">. We measured the average position of </w:t>
      </w:r>
      <w:r w:rsidR="00B011CD" w:rsidRPr="003649B8">
        <w:rPr>
          <w:rFonts w:cstheme="minorHAnsi"/>
          <w:lang w:val="en-CA"/>
        </w:rPr>
        <w:t xml:space="preserve">each </w:t>
      </w:r>
      <w:r w:rsidR="00234190" w:rsidRPr="003649B8">
        <w:rPr>
          <w:rFonts w:cstheme="minorHAnsi"/>
          <w:lang w:val="en-CA"/>
        </w:rPr>
        <w:t xml:space="preserve">individual along the </w:t>
      </w:r>
      <w:ins w:id="148" w:author="Alie Ashbury" w:date="2021-11-25T09:24:00Z">
        <w:r w:rsidR="00C14E8F">
          <w:rPr>
            <w:rFonts w:cstheme="minorHAnsi"/>
            <w:lang w:val="en-CA"/>
          </w:rPr>
          <w:t xml:space="preserve">group’s </w:t>
        </w:r>
      </w:ins>
      <w:r w:rsidR="00234190" w:rsidRPr="003649B8">
        <w:rPr>
          <w:rFonts w:cstheme="minorHAnsi"/>
          <w:lang w:val="en-CA"/>
        </w:rPr>
        <w:t>axis of movement</w:t>
      </w:r>
      <w:r w:rsidR="00B011CD" w:rsidRPr="003649B8">
        <w:rPr>
          <w:rFonts w:cstheme="minorHAnsi"/>
          <w:lang w:val="en-CA"/>
        </w:rPr>
        <w:t xml:space="preserve">, as well as their probability to </w:t>
      </w:r>
      <w:del w:id="149" w:author="Alie Ashbury" w:date="2021-11-24T13:24:00Z">
        <w:r w:rsidR="00B011CD" w:rsidRPr="003649B8" w:rsidDel="009020E5">
          <w:rPr>
            <w:rFonts w:cstheme="minorHAnsi"/>
            <w:lang w:val="en-CA"/>
          </w:rPr>
          <w:delText xml:space="preserve">impact </w:delText>
        </w:r>
      </w:del>
      <w:ins w:id="150" w:author="Alie Ashbury" w:date="2021-11-24T13:24:00Z">
        <w:r w:rsidR="009020E5">
          <w:rPr>
            <w:rFonts w:cstheme="minorHAnsi"/>
            <w:lang w:val="en-CA"/>
          </w:rPr>
          <w:t>influence</w:t>
        </w:r>
        <w:r w:rsidR="009020E5" w:rsidRPr="003649B8">
          <w:rPr>
            <w:rFonts w:cstheme="minorHAnsi"/>
            <w:lang w:val="en-CA"/>
          </w:rPr>
          <w:t xml:space="preserve"> </w:t>
        </w:r>
      </w:ins>
      <w:r w:rsidR="00B011CD" w:rsidRPr="003649B8">
        <w:rPr>
          <w:rFonts w:cstheme="minorHAnsi"/>
          <w:lang w:val="en-CA"/>
        </w:rPr>
        <w:t xml:space="preserve">the rest of the group’s direction and </w:t>
      </w:r>
      <w:r w:rsidR="009B185E">
        <w:rPr>
          <w:rFonts w:cstheme="minorHAnsi"/>
          <w:lang w:val="en-CA"/>
        </w:rPr>
        <w:t>speed</w:t>
      </w:r>
      <w:r w:rsidR="00B011CD" w:rsidRPr="003649B8">
        <w:rPr>
          <w:rFonts w:cstheme="minorHAnsi"/>
          <w:lang w:val="en-CA"/>
        </w:rPr>
        <w:t xml:space="preserve"> of travel, in order to infer the patterns of influence among social statuses. The comparison of 5 different groups as well as the use of different, complementary metrics to measure influence</w:t>
      </w:r>
      <w:ins w:id="151" w:author="Alie Ashbury" w:date="2021-11-24T13:24:00Z">
        <w:r w:rsidR="009020E5">
          <w:rPr>
            <w:rFonts w:cstheme="minorHAnsi"/>
            <w:lang w:val="en-CA"/>
          </w:rPr>
          <w:t>,</w:t>
        </w:r>
      </w:ins>
      <w:r w:rsidR="00B011CD" w:rsidRPr="003649B8">
        <w:rPr>
          <w:rFonts w:cstheme="minorHAnsi"/>
          <w:lang w:val="en-CA"/>
        </w:rPr>
        <w:t xml:space="preserve"> allows us to draw nuanced conclusions </w:t>
      </w:r>
      <w:r w:rsidR="001F34A3" w:rsidRPr="003649B8">
        <w:rPr>
          <w:rFonts w:cstheme="minorHAnsi"/>
          <w:lang w:val="en-CA"/>
        </w:rPr>
        <w:t>regarding mechanisms of coordination and social cohesion in meerkats.</w:t>
      </w:r>
    </w:p>
    <w:p w14:paraId="52AE234A" w14:textId="2E805A7C" w:rsidR="001F34A3" w:rsidRPr="003649B8" w:rsidRDefault="001F34A3" w:rsidP="001F34A3">
      <w:pPr>
        <w:spacing w:line="360" w:lineRule="auto"/>
        <w:jc w:val="both"/>
        <w:rPr>
          <w:rFonts w:cstheme="minorHAnsi"/>
          <w:lang w:val="en-CA"/>
        </w:rPr>
      </w:pPr>
      <w:r w:rsidRPr="003649B8">
        <w:rPr>
          <w:rFonts w:cstheme="minorHAnsi"/>
          <w:lang w:val="en-CA"/>
        </w:rPr>
        <w:t xml:space="preserve">We found that overall, the movement of individuals is more important in predicting </w:t>
      </w:r>
      <w:r w:rsidR="00A47676" w:rsidRPr="003649B8">
        <w:rPr>
          <w:rFonts w:cstheme="minorHAnsi"/>
          <w:lang w:val="en-CA"/>
        </w:rPr>
        <w:t>which direction the group is going to go next, or when it will accelerate, than their position within the group. Though classical models of collective movement</w:t>
      </w:r>
      <w:r w:rsidR="00093264" w:rsidRPr="003649B8">
        <w:rPr>
          <w:rFonts w:cstheme="minorHAnsi"/>
          <w:lang w:val="en-CA"/>
        </w:rPr>
        <w:t xml:space="preserve"> (</w:t>
      </w:r>
      <w:r w:rsidR="00093264" w:rsidRPr="003649B8">
        <w:rPr>
          <w:rFonts w:cstheme="minorHAnsi"/>
          <w:color w:val="FF0000"/>
          <w:lang w:val="en-CA"/>
        </w:rPr>
        <w:t>REF</w:t>
      </w:r>
      <w:r w:rsidR="00093264" w:rsidRPr="003649B8">
        <w:rPr>
          <w:rFonts w:cstheme="minorHAnsi"/>
          <w:lang w:val="en-CA"/>
        </w:rPr>
        <w:t>)</w:t>
      </w:r>
      <w:r w:rsidR="00A47676" w:rsidRPr="003649B8">
        <w:rPr>
          <w:rFonts w:cstheme="minorHAnsi"/>
          <w:lang w:val="en-CA"/>
        </w:rPr>
        <w:t xml:space="preserve"> </w:t>
      </w:r>
      <w:r w:rsidR="003C0BD3" w:rsidRPr="003649B8">
        <w:rPr>
          <w:rFonts w:cstheme="minorHAnsi"/>
          <w:lang w:val="en-CA"/>
        </w:rPr>
        <w:t xml:space="preserve">or controlled studies of moving animal groups </w:t>
      </w:r>
      <w:r w:rsidR="00093264" w:rsidRPr="003649B8">
        <w:rPr>
          <w:rFonts w:cstheme="minorHAnsi"/>
          <w:lang w:val="en-CA"/>
        </w:rPr>
        <w:t>(</w:t>
      </w:r>
      <w:r w:rsidR="00093264" w:rsidRPr="003649B8">
        <w:rPr>
          <w:rFonts w:cstheme="minorHAnsi"/>
          <w:color w:val="FF0000"/>
          <w:lang w:val="en-CA"/>
        </w:rPr>
        <w:t>REF</w:t>
      </w:r>
      <w:r w:rsidR="00093264" w:rsidRPr="003649B8">
        <w:rPr>
          <w:rFonts w:cstheme="minorHAnsi"/>
          <w:lang w:val="en-CA"/>
        </w:rPr>
        <w:t xml:space="preserve">) </w:t>
      </w:r>
      <w:r w:rsidR="00A47676" w:rsidRPr="003649B8">
        <w:rPr>
          <w:rFonts w:cstheme="minorHAnsi"/>
          <w:lang w:val="en-CA"/>
        </w:rPr>
        <w:t xml:space="preserve">often find individual position to be an important predictor of where other individuals </w:t>
      </w:r>
      <w:r w:rsidR="003C0BD3" w:rsidRPr="003649B8">
        <w:rPr>
          <w:rFonts w:cstheme="minorHAnsi"/>
          <w:lang w:val="en-CA"/>
        </w:rPr>
        <w:t xml:space="preserve">are going to be </w:t>
      </w:r>
      <w:r w:rsidR="003C0BD3" w:rsidRPr="003649B8">
        <w:rPr>
          <w:rFonts w:cstheme="minorHAnsi"/>
          <w:lang w:val="en-CA"/>
        </w:rPr>
        <w:lastRenderedPageBreak/>
        <w:t>moving next, our findings make sense in the light of the particular</w:t>
      </w:r>
      <w:r w:rsidR="00093264" w:rsidRPr="003649B8">
        <w:rPr>
          <w:rFonts w:cstheme="minorHAnsi"/>
          <w:lang w:val="en-CA"/>
        </w:rPr>
        <w:t xml:space="preserve"> ‘stop-and-go’</w:t>
      </w:r>
      <w:r w:rsidR="003C0BD3" w:rsidRPr="003649B8">
        <w:rPr>
          <w:rFonts w:cstheme="minorHAnsi"/>
          <w:lang w:val="en-CA"/>
        </w:rPr>
        <w:t xml:space="preserve"> type of movement exhibited by meerkat groups. Indeed</w:t>
      </w:r>
      <w:r w:rsidR="001E39F5">
        <w:rPr>
          <w:rFonts w:cstheme="minorHAnsi"/>
          <w:lang w:val="en-CA"/>
        </w:rPr>
        <w:t>,</w:t>
      </w:r>
      <w:r w:rsidR="00093264" w:rsidRPr="003649B8">
        <w:rPr>
          <w:rFonts w:cstheme="minorHAnsi"/>
          <w:lang w:val="en-CA"/>
        </w:rPr>
        <w:t xml:space="preserve"> contrary to animals in the studies cited above which tend to be always in motion</w:t>
      </w:r>
      <w:r w:rsidR="006219BE" w:rsidRPr="003649B8">
        <w:rPr>
          <w:rFonts w:cstheme="minorHAnsi"/>
          <w:lang w:val="en-CA"/>
        </w:rPr>
        <w:t xml:space="preserve"> and for which therefore position i</w:t>
      </w:r>
      <w:r w:rsidR="008621DC">
        <w:rPr>
          <w:rFonts w:cstheme="minorHAnsi"/>
          <w:lang w:val="en-CA"/>
        </w:rPr>
        <w:t>s</w:t>
      </w:r>
      <w:r w:rsidR="006219BE" w:rsidRPr="003649B8">
        <w:rPr>
          <w:rFonts w:cstheme="minorHAnsi"/>
          <w:lang w:val="en-CA"/>
        </w:rPr>
        <w:t xml:space="preserve"> a strong indicator of direction</w:t>
      </w:r>
      <w:r w:rsidR="00093264" w:rsidRPr="003649B8">
        <w:rPr>
          <w:rFonts w:cstheme="minorHAnsi"/>
          <w:lang w:val="en-CA"/>
        </w:rPr>
        <w:t>,</w:t>
      </w:r>
      <w:r w:rsidR="003C0BD3" w:rsidRPr="003649B8">
        <w:rPr>
          <w:rFonts w:cstheme="minorHAnsi"/>
          <w:lang w:val="en-CA"/>
        </w:rPr>
        <w:t xml:space="preserve"> </w:t>
      </w:r>
      <w:r w:rsidR="00093264" w:rsidRPr="003649B8">
        <w:rPr>
          <w:rFonts w:cstheme="minorHAnsi"/>
          <w:lang w:val="en-CA"/>
        </w:rPr>
        <w:t>a lot of the time each individual meerkat is foraging independently from others</w:t>
      </w:r>
      <w:r w:rsidR="006219BE" w:rsidRPr="003649B8">
        <w:rPr>
          <w:rFonts w:cstheme="minorHAnsi"/>
          <w:lang w:val="en-CA"/>
        </w:rPr>
        <w:t xml:space="preserve"> while the group as a whole is relatively stationary</w:t>
      </w:r>
      <w:r w:rsidR="00093264" w:rsidRPr="003649B8">
        <w:rPr>
          <w:rFonts w:cstheme="minorHAnsi"/>
          <w:lang w:val="en-CA"/>
        </w:rPr>
        <w:t xml:space="preserve">, therefore their position in the group doesn’t necessarily entail the direction </w:t>
      </w:r>
      <w:r w:rsidR="006219BE" w:rsidRPr="003649B8">
        <w:rPr>
          <w:rFonts w:cstheme="minorHAnsi"/>
          <w:lang w:val="en-CA"/>
        </w:rPr>
        <w:t xml:space="preserve">where </w:t>
      </w:r>
      <w:r w:rsidR="00093264" w:rsidRPr="003649B8">
        <w:rPr>
          <w:rFonts w:cstheme="minorHAnsi"/>
          <w:lang w:val="en-CA"/>
        </w:rPr>
        <w:t xml:space="preserve">they want to go next. Rather, as our results </w:t>
      </w:r>
      <w:r w:rsidR="00EE767A">
        <w:rPr>
          <w:rFonts w:cstheme="minorHAnsi"/>
          <w:lang w:val="en-CA"/>
        </w:rPr>
        <w:t>indicate</w:t>
      </w:r>
      <w:r w:rsidR="00093264" w:rsidRPr="003649B8">
        <w:rPr>
          <w:rFonts w:cstheme="minorHAnsi"/>
          <w:lang w:val="en-CA"/>
        </w:rPr>
        <w:t xml:space="preserve">, </w:t>
      </w:r>
      <w:r w:rsidR="006219BE" w:rsidRPr="003649B8">
        <w:rPr>
          <w:rFonts w:cstheme="minorHAnsi"/>
          <w:lang w:val="en-CA"/>
        </w:rPr>
        <w:t xml:space="preserve">their likelihood to influence the group’s direction </w:t>
      </w:r>
      <w:r w:rsidR="00CF359E" w:rsidRPr="003649B8">
        <w:rPr>
          <w:rFonts w:cstheme="minorHAnsi"/>
          <w:lang w:val="en-CA"/>
        </w:rPr>
        <w:t>of movement increases with the speed at which they move towards that particular direction. This exemplifies how important the type of movement exhibited by a collective group are in determining the decision-making rules they follow.</w:t>
      </w:r>
      <w:r w:rsidR="00136998" w:rsidRPr="003649B8">
        <w:rPr>
          <w:rFonts w:cstheme="minorHAnsi"/>
          <w:lang w:val="en-CA"/>
        </w:rPr>
        <w:t xml:space="preserve"> </w:t>
      </w:r>
    </w:p>
    <w:p w14:paraId="383CE09B" w14:textId="70804A96" w:rsidR="00136998" w:rsidRPr="003649B8" w:rsidRDefault="00012DA5" w:rsidP="001F34A3">
      <w:pPr>
        <w:spacing w:line="360" w:lineRule="auto"/>
        <w:jc w:val="both"/>
        <w:rPr>
          <w:rFonts w:cstheme="minorHAnsi"/>
          <w:lang w:val="en-CA"/>
        </w:rPr>
      </w:pPr>
      <w:r w:rsidRPr="003649B8">
        <w:rPr>
          <w:rFonts w:cstheme="minorHAnsi"/>
          <w:lang w:val="en-CA"/>
        </w:rPr>
        <w:t>When looking for consistent differences between status across our 5 study groups, it appears that the dominant female stick</w:t>
      </w:r>
      <w:r w:rsidR="00A85F3C" w:rsidRPr="003649B8">
        <w:rPr>
          <w:rFonts w:cstheme="minorHAnsi"/>
          <w:lang w:val="en-CA"/>
        </w:rPr>
        <w:t>s</w:t>
      </w:r>
      <w:r w:rsidRPr="003649B8">
        <w:rPr>
          <w:rFonts w:cstheme="minorHAnsi"/>
          <w:lang w:val="en-CA"/>
        </w:rPr>
        <w:t xml:space="preserve"> out from the other categories: she has indeed significantly higher turning influence</w:t>
      </w:r>
      <w:r w:rsidR="00E6792B" w:rsidRPr="003649B8">
        <w:rPr>
          <w:rFonts w:cstheme="minorHAnsi"/>
          <w:lang w:val="en-CA"/>
        </w:rPr>
        <w:t xml:space="preserve"> across all groups</w:t>
      </w:r>
      <w:r w:rsidRPr="003649B8">
        <w:rPr>
          <w:rFonts w:cstheme="minorHAnsi"/>
          <w:lang w:val="en-CA"/>
        </w:rPr>
        <w:t>, meaning that the rest of the group is much more likely to move towards the same direction where she just moved to, than any other statuses.</w:t>
      </w:r>
      <w:r w:rsidR="00E6792B" w:rsidRPr="003649B8">
        <w:rPr>
          <w:rFonts w:cstheme="minorHAnsi"/>
          <w:lang w:val="en-CA"/>
        </w:rPr>
        <w:t xml:space="preserve"> </w:t>
      </w:r>
      <w:r w:rsidR="00775249" w:rsidRPr="003649B8">
        <w:rPr>
          <w:rFonts w:cstheme="minorHAnsi"/>
          <w:lang w:val="en-CA"/>
        </w:rPr>
        <w:t xml:space="preserve">The dominant male is on the other hand not significantly more likely to attract the other members of the group than the remaining status categories. </w:t>
      </w:r>
      <w:commentRangeStart w:id="152"/>
      <w:r w:rsidR="00775249" w:rsidRPr="003649B8">
        <w:rPr>
          <w:rFonts w:cstheme="minorHAnsi"/>
          <w:lang w:val="en-CA"/>
        </w:rPr>
        <w:t xml:space="preserve">This </w:t>
      </w:r>
      <w:r w:rsidR="00D53464" w:rsidRPr="003649B8">
        <w:rPr>
          <w:rFonts w:cstheme="minorHAnsi"/>
          <w:lang w:val="en-CA"/>
        </w:rPr>
        <w:t>pattern</w:t>
      </w:r>
      <w:r w:rsidR="00775249" w:rsidRPr="003649B8">
        <w:rPr>
          <w:rFonts w:cstheme="minorHAnsi"/>
          <w:lang w:val="en-CA"/>
        </w:rPr>
        <w:t xml:space="preserve"> </w:t>
      </w:r>
      <w:r w:rsidR="0074345D" w:rsidRPr="003649B8">
        <w:rPr>
          <w:rFonts w:cstheme="minorHAnsi"/>
          <w:lang w:val="en-CA"/>
        </w:rPr>
        <w:t>is likely</w:t>
      </w:r>
      <w:r w:rsidR="00775249" w:rsidRPr="003649B8">
        <w:rPr>
          <w:rFonts w:cstheme="minorHAnsi"/>
          <w:lang w:val="en-CA"/>
        </w:rPr>
        <w:t xml:space="preserve"> explained by the fact that</w:t>
      </w:r>
      <w:r w:rsidR="0074345D" w:rsidRPr="003649B8">
        <w:rPr>
          <w:rFonts w:cstheme="minorHAnsi"/>
          <w:lang w:val="en-CA"/>
        </w:rPr>
        <w:t xml:space="preserve"> </w:t>
      </w:r>
      <w:r w:rsidR="00D53464" w:rsidRPr="003649B8">
        <w:rPr>
          <w:rFonts w:cstheme="minorHAnsi"/>
          <w:lang w:val="en-CA"/>
        </w:rPr>
        <w:t>meerkat group territories vary little within the course of their existence</w:t>
      </w:r>
      <w:r w:rsidR="00D756DE" w:rsidRPr="003649B8">
        <w:rPr>
          <w:rFonts w:cstheme="minorHAnsi"/>
          <w:lang w:val="en-CA"/>
        </w:rPr>
        <w:t xml:space="preserve"> (REF)</w:t>
      </w:r>
      <w:r w:rsidR="00D53464" w:rsidRPr="003649B8">
        <w:rPr>
          <w:rFonts w:cstheme="minorHAnsi"/>
          <w:lang w:val="en-CA"/>
        </w:rPr>
        <w:t xml:space="preserve">, so individuals who have spent more time within a given group are therefore the most experienced ones in terms of navigating within this group’s home range, and should thus be more likely to be followed by other less experienced individuals. </w:t>
      </w:r>
      <w:del w:id="153" w:author="Alie Ashbury" w:date="2021-11-25T09:38:00Z">
        <w:r w:rsidR="00D756DE" w:rsidRPr="003649B8" w:rsidDel="001C02D4">
          <w:rPr>
            <w:rFonts w:cstheme="minorHAnsi"/>
            <w:lang w:val="en-CA"/>
          </w:rPr>
          <w:delText>It turns out that</w:delText>
        </w:r>
      </w:del>
      <w:ins w:id="154" w:author="Alie Ashbury" w:date="2021-11-25T09:38:00Z">
        <w:r w:rsidR="001C02D4">
          <w:rPr>
            <w:rFonts w:cstheme="minorHAnsi"/>
            <w:lang w:val="en-CA"/>
          </w:rPr>
          <w:t>Indeed,</w:t>
        </w:r>
      </w:ins>
      <w:r w:rsidR="00D756DE" w:rsidRPr="003649B8">
        <w:rPr>
          <w:rFonts w:cstheme="minorHAnsi"/>
          <w:lang w:val="en-CA"/>
        </w:rPr>
        <w:t xml:space="preserve"> d</w:t>
      </w:r>
      <w:commentRangeEnd w:id="152"/>
      <w:r w:rsidR="00407028">
        <w:rPr>
          <w:rStyle w:val="CommentReference"/>
          <w:lang w:val="en-CA" w:bidi="he-IL"/>
        </w:rPr>
        <w:commentReference w:id="152"/>
      </w:r>
      <w:r w:rsidR="00D756DE" w:rsidRPr="003649B8">
        <w:rPr>
          <w:rFonts w:cstheme="minorHAnsi"/>
          <w:lang w:val="en-CA"/>
        </w:rPr>
        <w:t>ominant males, though often older than their female counterpart, are usually dispersers who grew up in a</w:t>
      </w:r>
      <w:r w:rsidR="0040597D" w:rsidRPr="003649B8">
        <w:rPr>
          <w:rFonts w:cstheme="minorHAnsi"/>
          <w:lang w:val="en-CA"/>
        </w:rPr>
        <w:t xml:space="preserve"> different</w:t>
      </w:r>
      <w:r w:rsidR="00D756DE" w:rsidRPr="003649B8">
        <w:rPr>
          <w:rFonts w:cstheme="minorHAnsi"/>
          <w:lang w:val="en-CA"/>
        </w:rPr>
        <w:t xml:space="preserve"> group than the one they end up “dominating”, while </w:t>
      </w:r>
      <w:r w:rsidR="0074345D" w:rsidRPr="003649B8">
        <w:rPr>
          <w:rFonts w:cstheme="minorHAnsi"/>
          <w:lang w:val="en-CA"/>
        </w:rPr>
        <w:t>dominant females</w:t>
      </w:r>
      <w:r w:rsidR="00775249" w:rsidRPr="003649B8">
        <w:rPr>
          <w:rFonts w:cstheme="minorHAnsi"/>
          <w:lang w:val="en-CA"/>
        </w:rPr>
        <w:t xml:space="preserve"> </w:t>
      </w:r>
      <w:r w:rsidR="0040597D" w:rsidRPr="003649B8">
        <w:rPr>
          <w:rFonts w:cstheme="minorHAnsi"/>
          <w:lang w:val="en-CA"/>
        </w:rPr>
        <w:t xml:space="preserve">don’t disperse and </w:t>
      </w:r>
      <w:r w:rsidR="002B6760" w:rsidRPr="003649B8">
        <w:rPr>
          <w:rFonts w:cstheme="minorHAnsi"/>
          <w:lang w:val="en-CA"/>
        </w:rPr>
        <w:t xml:space="preserve">are usually the </w:t>
      </w:r>
      <w:r w:rsidR="0074345D" w:rsidRPr="003649B8">
        <w:rPr>
          <w:rFonts w:cstheme="minorHAnsi"/>
          <w:lang w:val="en-CA"/>
        </w:rPr>
        <w:t>eldest individuals to have been born in the</w:t>
      </w:r>
      <w:r w:rsidR="00D756DE" w:rsidRPr="003649B8">
        <w:rPr>
          <w:rFonts w:cstheme="minorHAnsi"/>
          <w:lang w:val="en-CA"/>
        </w:rPr>
        <w:t>ir</w:t>
      </w:r>
      <w:r w:rsidR="0074345D" w:rsidRPr="003649B8">
        <w:rPr>
          <w:rFonts w:cstheme="minorHAnsi"/>
          <w:lang w:val="en-CA"/>
        </w:rPr>
        <w:t xml:space="preserve"> group</w:t>
      </w:r>
      <w:r w:rsidR="00D756DE" w:rsidRPr="003649B8">
        <w:rPr>
          <w:rFonts w:cstheme="minorHAnsi"/>
          <w:lang w:val="en-CA"/>
        </w:rPr>
        <w:t xml:space="preserve"> (REF). This is the case for all 5 groups</w:t>
      </w:r>
      <w:r w:rsidR="0040597D" w:rsidRPr="003649B8">
        <w:rPr>
          <w:rFonts w:cstheme="minorHAnsi"/>
          <w:lang w:val="en-CA"/>
        </w:rPr>
        <w:t xml:space="preserve"> we studied here, with the exception of NQ21, where 2 subordinate individuals were born in the same litter as the dominant female, and it is noteworthy that they too had substantially higher turning influence scores than other individuals in their group. </w:t>
      </w:r>
      <w:r w:rsidR="004B506E" w:rsidRPr="003649B8">
        <w:rPr>
          <w:rFonts w:cstheme="minorHAnsi"/>
          <w:lang w:val="en-CA"/>
        </w:rPr>
        <w:t>It is however surprising that we found no differences in influence between subordinate statuses</w:t>
      </w:r>
      <w:ins w:id="155" w:author="Alie Ashbury" w:date="2021-11-25T09:29:00Z">
        <w:r w:rsidR="00FB139D">
          <w:rPr>
            <w:rFonts w:cstheme="minorHAnsi"/>
            <w:lang w:val="en-CA"/>
          </w:rPr>
          <w:t xml:space="preserve"> (</w:t>
        </w:r>
      </w:ins>
      <w:ins w:id="156" w:author="Alie Ashbury" w:date="2021-11-25T09:30:00Z">
        <w:r w:rsidR="00FB139D">
          <w:rPr>
            <w:rFonts w:cstheme="minorHAnsi"/>
            <w:lang w:val="en-CA"/>
          </w:rPr>
          <w:t>non-dominant</w:t>
        </w:r>
        <w:r w:rsidR="00FB139D">
          <w:rPr>
            <w:rFonts w:eastAsia="Times New Roman" w:cstheme="minorHAnsi"/>
            <w:color w:val="000000"/>
            <w:lang w:val="en-CA"/>
          </w:rPr>
          <w:t xml:space="preserve"> </w:t>
        </w:r>
        <w:r w:rsidR="00FB139D" w:rsidRPr="003649B8">
          <w:rPr>
            <w:rFonts w:eastAsia="Times New Roman" w:cstheme="minorHAnsi"/>
            <w:color w:val="000000"/>
            <w:lang w:val="en-CA"/>
          </w:rPr>
          <w:t>adults</w:t>
        </w:r>
        <w:r w:rsidR="00FB139D">
          <w:rPr>
            <w:rFonts w:eastAsia="Times New Roman" w:cstheme="minorHAnsi"/>
            <w:color w:val="000000"/>
            <w:lang w:val="en-CA"/>
          </w:rPr>
          <w:t xml:space="preserve">, </w:t>
        </w:r>
        <w:r w:rsidR="00FB139D" w:rsidRPr="003649B8">
          <w:rPr>
            <w:rFonts w:eastAsia="Times New Roman" w:cstheme="minorHAnsi"/>
            <w:color w:val="000000"/>
            <w:lang w:val="en-CA"/>
          </w:rPr>
          <w:t>yearlings,</w:t>
        </w:r>
        <w:r w:rsidR="00FB139D">
          <w:rPr>
            <w:rFonts w:eastAsia="Times New Roman" w:cstheme="minorHAnsi"/>
            <w:color w:val="000000"/>
            <w:lang w:val="en-CA"/>
          </w:rPr>
          <w:t xml:space="preserve"> and</w:t>
        </w:r>
        <w:r w:rsidR="00FB139D" w:rsidRPr="003649B8">
          <w:rPr>
            <w:rFonts w:eastAsia="Times New Roman" w:cstheme="minorHAnsi"/>
            <w:color w:val="000000"/>
            <w:lang w:val="en-CA"/>
          </w:rPr>
          <w:t xml:space="preserve"> sub-adults</w:t>
        </w:r>
        <w:r w:rsidR="00FB139D">
          <w:rPr>
            <w:rFonts w:eastAsia="Times New Roman" w:cstheme="minorHAnsi"/>
            <w:color w:val="000000"/>
            <w:lang w:val="en-CA"/>
          </w:rPr>
          <w:t>)</w:t>
        </w:r>
      </w:ins>
      <w:r w:rsidR="004B506E" w:rsidRPr="003649B8">
        <w:rPr>
          <w:rFonts w:cstheme="minorHAnsi"/>
          <w:lang w:val="en-CA"/>
        </w:rPr>
        <w:t>, as according to our reasoning older statuses would be expected to have more influence. It is thus likely that k</w:t>
      </w:r>
      <w:r w:rsidR="0040597D" w:rsidRPr="003649B8">
        <w:rPr>
          <w:rFonts w:cstheme="minorHAnsi"/>
          <w:lang w:val="en-CA"/>
        </w:rPr>
        <w:t>nowledge of the home range</w:t>
      </w:r>
      <w:r w:rsidR="00A66D30" w:rsidRPr="003649B8">
        <w:rPr>
          <w:rFonts w:cstheme="minorHAnsi"/>
          <w:lang w:val="en-CA"/>
        </w:rPr>
        <w:t xml:space="preserve">, </w:t>
      </w:r>
      <w:r w:rsidR="004B506E" w:rsidRPr="003649B8">
        <w:rPr>
          <w:rFonts w:cstheme="minorHAnsi"/>
          <w:lang w:val="en-CA"/>
        </w:rPr>
        <w:t>in combination with</w:t>
      </w:r>
      <w:r w:rsidR="00A66D30" w:rsidRPr="003649B8">
        <w:rPr>
          <w:rFonts w:cstheme="minorHAnsi"/>
          <w:lang w:val="en-CA"/>
        </w:rPr>
        <w:t xml:space="preserve"> dominance status,</w:t>
      </w:r>
      <w:r w:rsidR="0040597D" w:rsidRPr="003649B8">
        <w:rPr>
          <w:rFonts w:cstheme="minorHAnsi"/>
          <w:lang w:val="en-CA"/>
        </w:rPr>
        <w:t xml:space="preserve"> </w:t>
      </w:r>
      <w:r w:rsidR="004B506E" w:rsidRPr="003649B8">
        <w:rPr>
          <w:rFonts w:cstheme="minorHAnsi"/>
          <w:lang w:val="en-CA"/>
        </w:rPr>
        <w:t>are</w:t>
      </w:r>
      <w:r w:rsidR="0040597D" w:rsidRPr="003649B8">
        <w:rPr>
          <w:rFonts w:cstheme="minorHAnsi"/>
          <w:lang w:val="en-CA"/>
        </w:rPr>
        <w:t xml:space="preserve"> </w:t>
      </w:r>
      <w:r w:rsidR="00A66D30" w:rsidRPr="003649B8">
        <w:rPr>
          <w:rFonts w:cstheme="minorHAnsi"/>
          <w:lang w:val="en-CA"/>
        </w:rPr>
        <w:t>trait</w:t>
      </w:r>
      <w:r w:rsidR="004B506E" w:rsidRPr="003649B8">
        <w:rPr>
          <w:rFonts w:cstheme="minorHAnsi"/>
          <w:lang w:val="en-CA"/>
        </w:rPr>
        <w:t>s</w:t>
      </w:r>
      <w:r w:rsidR="00A66D30" w:rsidRPr="003649B8">
        <w:rPr>
          <w:rFonts w:cstheme="minorHAnsi"/>
          <w:lang w:val="en-CA"/>
        </w:rPr>
        <w:t xml:space="preserve"> </w:t>
      </w:r>
      <w:r w:rsidR="004B506E" w:rsidRPr="003649B8">
        <w:rPr>
          <w:rFonts w:cstheme="minorHAnsi"/>
          <w:lang w:val="en-CA"/>
        </w:rPr>
        <w:t>significantly contributing to increase a</w:t>
      </w:r>
      <w:r w:rsidR="00A66D30" w:rsidRPr="003649B8">
        <w:rPr>
          <w:rFonts w:cstheme="minorHAnsi"/>
          <w:lang w:val="en-CA"/>
        </w:rPr>
        <w:t xml:space="preserve"> meerkat</w:t>
      </w:r>
      <w:r w:rsidR="004B506E" w:rsidRPr="003649B8">
        <w:rPr>
          <w:rFonts w:cstheme="minorHAnsi"/>
          <w:lang w:val="en-CA"/>
        </w:rPr>
        <w:t>’</w:t>
      </w:r>
      <w:r w:rsidR="00A66D30" w:rsidRPr="003649B8">
        <w:rPr>
          <w:rFonts w:cstheme="minorHAnsi"/>
          <w:lang w:val="en-CA"/>
        </w:rPr>
        <w:t>s high influence on the group’s direction of movement.</w:t>
      </w:r>
    </w:p>
    <w:p w14:paraId="23F506F9" w14:textId="705F143E" w:rsidR="0036157B" w:rsidRPr="003649B8" w:rsidRDefault="00EA3980" w:rsidP="00A66D30">
      <w:pPr>
        <w:spacing w:line="360" w:lineRule="auto"/>
        <w:jc w:val="both"/>
        <w:rPr>
          <w:rFonts w:cstheme="minorHAnsi"/>
          <w:lang w:val="en-CA"/>
        </w:rPr>
      </w:pPr>
      <w:del w:id="157" w:author="Alie Ashbury" w:date="2021-11-25T09:44:00Z">
        <w:r w:rsidRPr="003649B8" w:rsidDel="00407028">
          <w:rPr>
            <w:rFonts w:cstheme="minorHAnsi"/>
            <w:lang w:val="en-CA"/>
          </w:rPr>
          <w:delText>On the opposite</w:delText>
        </w:r>
        <w:r w:rsidR="00A66D30" w:rsidRPr="003649B8" w:rsidDel="00407028">
          <w:rPr>
            <w:rFonts w:cstheme="minorHAnsi"/>
            <w:lang w:val="en-CA"/>
          </w:rPr>
          <w:delText xml:space="preserve">, </w:delText>
        </w:r>
      </w:del>
      <w:ins w:id="158" w:author="Alie Ashbury" w:date="2021-11-25T09:44:00Z">
        <w:r w:rsidR="00407028">
          <w:rPr>
            <w:rFonts w:cstheme="minorHAnsi"/>
            <w:lang w:val="en-CA"/>
          </w:rPr>
          <w:t>T</w:t>
        </w:r>
      </w:ins>
      <w:del w:id="159" w:author="Alie Ashbury" w:date="2021-11-25T09:44:00Z">
        <w:r w:rsidR="00A66D30" w:rsidRPr="003649B8" w:rsidDel="00407028">
          <w:rPr>
            <w:rFonts w:cstheme="minorHAnsi"/>
            <w:lang w:val="en-CA"/>
          </w:rPr>
          <w:delText>t</w:delText>
        </w:r>
      </w:del>
      <w:r w:rsidR="00A66D30" w:rsidRPr="003649B8">
        <w:rPr>
          <w:rFonts w:cstheme="minorHAnsi"/>
          <w:lang w:val="en-CA"/>
        </w:rPr>
        <w:t>here was no significant difference in speeding influence between statuses, meaning that different social statuses ha</w:t>
      </w:r>
      <w:r w:rsidR="00084403" w:rsidRPr="003649B8">
        <w:rPr>
          <w:rFonts w:cstheme="minorHAnsi"/>
          <w:lang w:val="en-CA"/>
        </w:rPr>
        <w:t>d</w:t>
      </w:r>
      <w:r w:rsidR="00A66D30" w:rsidRPr="003649B8">
        <w:rPr>
          <w:rFonts w:cstheme="minorHAnsi"/>
          <w:lang w:val="en-CA"/>
        </w:rPr>
        <w:t xml:space="preserve"> a similar chance </w:t>
      </w:r>
      <w:r w:rsidR="00314276" w:rsidRPr="003649B8">
        <w:rPr>
          <w:rFonts w:cstheme="minorHAnsi"/>
          <w:lang w:val="en-CA"/>
        </w:rPr>
        <w:t>of speeding</w:t>
      </w:r>
      <w:r w:rsidR="00084403" w:rsidRPr="003649B8">
        <w:rPr>
          <w:rFonts w:cstheme="minorHAnsi"/>
          <w:lang w:val="en-CA"/>
        </w:rPr>
        <w:t xml:space="preserve"> the group up when they were moving faster than the centroid, or slowing it down when moving slower than the centroid. The dominant female therefore </w:t>
      </w:r>
      <w:r w:rsidR="00FD333D" w:rsidRPr="003649B8">
        <w:rPr>
          <w:rFonts w:cstheme="minorHAnsi"/>
          <w:lang w:val="en-CA"/>
        </w:rPr>
        <w:t>seems to have more of a say over the direction of travel of the group, rather than it</w:t>
      </w:r>
      <w:del w:id="160" w:author="Alie Ashbury" w:date="2021-11-25T09:45:00Z">
        <w:r w:rsidR="00FD333D" w:rsidRPr="003649B8" w:rsidDel="00135A2D">
          <w:rPr>
            <w:rFonts w:cstheme="minorHAnsi"/>
            <w:lang w:val="en-CA"/>
          </w:rPr>
          <w:delText>’</w:delText>
        </w:r>
      </w:del>
      <w:r w:rsidR="00FD333D" w:rsidRPr="003649B8">
        <w:rPr>
          <w:rFonts w:cstheme="minorHAnsi"/>
          <w:lang w:val="en-CA"/>
        </w:rPr>
        <w:t xml:space="preserve">s </w:t>
      </w:r>
      <w:r w:rsidR="00C17A45">
        <w:rPr>
          <w:rFonts w:cstheme="minorHAnsi"/>
          <w:lang w:val="en-CA"/>
        </w:rPr>
        <w:t>speed</w:t>
      </w:r>
      <w:r w:rsidR="000557BD" w:rsidRPr="003649B8">
        <w:rPr>
          <w:rFonts w:cstheme="minorHAnsi"/>
          <w:lang w:val="en-CA"/>
        </w:rPr>
        <w:t xml:space="preserve">, for which the decision </w:t>
      </w:r>
      <w:del w:id="161" w:author="Alie Ashbury" w:date="2021-11-25T09:46:00Z">
        <w:r w:rsidR="000557BD" w:rsidRPr="003649B8" w:rsidDel="00135A2D">
          <w:rPr>
            <w:rFonts w:cstheme="minorHAnsi"/>
            <w:lang w:val="en-CA"/>
          </w:rPr>
          <w:delText xml:space="preserve">seems </w:delText>
        </w:r>
      </w:del>
      <w:ins w:id="162" w:author="Alie Ashbury" w:date="2021-11-25T09:46:00Z">
        <w:r w:rsidR="00135A2D">
          <w:rPr>
            <w:rFonts w:cstheme="minorHAnsi"/>
            <w:lang w:val="en-CA"/>
          </w:rPr>
          <w:t>is likely</w:t>
        </w:r>
        <w:r w:rsidR="00135A2D" w:rsidRPr="003649B8">
          <w:rPr>
            <w:rFonts w:cstheme="minorHAnsi"/>
            <w:lang w:val="en-CA"/>
          </w:rPr>
          <w:t xml:space="preserve"> </w:t>
        </w:r>
      </w:ins>
      <w:r w:rsidR="000557BD" w:rsidRPr="003649B8">
        <w:rPr>
          <w:rFonts w:cstheme="minorHAnsi"/>
          <w:lang w:val="en-CA"/>
        </w:rPr>
        <w:t>more distributed among individuals</w:t>
      </w:r>
      <w:r w:rsidR="00FD333D" w:rsidRPr="003649B8">
        <w:rPr>
          <w:rFonts w:cstheme="minorHAnsi"/>
          <w:lang w:val="en-CA"/>
        </w:rPr>
        <w:t xml:space="preserve">. </w:t>
      </w:r>
      <w:commentRangeStart w:id="163"/>
      <w:proofErr w:type="spellStart"/>
      <w:r w:rsidR="000F5ABC" w:rsidRPr="003649B8">
        <w:rPr>
          <w:rFonts w:cstheme="minorHAnsi"/>
          <w:lang w:val="en-CA"/>
        </w:rPr>
        <w:lastRenderedPageBreak/>
        <w:t>Conradt</w:t>
      </w:r>
      <w:proofErr w:type="spellEnd"/>
      <w:r w:rsidR="000F5ABC" w:rsidRPr="003649B8">
        <w:rPr>
          <w:rFonts w:cstheme="minorHAnsi"/>
          <w:lang w:val="en-CA"/>
        </w:rPr>
        <w:t xml:space="preserve"> and Roper </w:t>
      </w:r>
      <w:r w:rsidR="00580574" w:rsidRPr="003649B8">
        <w:rPr>
          <w:rFonts w:cstheme="minorHAnsi"/>
          <w:lang w:val="en-CA"/>
        </w:rPr>
        <w:t>(</w:t>
      </w:r>
      <w:r w:rsidR="000F5ABC" w:rsidRPr="003649B8">
        <w:rPr>
          <w:rFonts w:cstheme="minorHAnsi"/>
          <w:lang w:val="en-CA"/>
        </w:rPr>
        <w:t xml:space="preserve">2010) </w:t>
      </w:r>
      <w:r w:rsidR="000557BD" w:rsidRPr="003649B8">
        <w:rPr>
          <w:rFonts w:cstheme="minorHAnsi"/>
          <w:lang w:val="en-CA"/>
        </w:rPr>
        <w:t xml:space="preserve">predicted that shared decision-making on activity timing was likely to evolve either in social groups where the benefits of group cohesion was low, or where the cost of consensus was high (some individual </w:t>
      </w:r>
      <w:r w:rsidR="00580574" w:rsidRPr="003649B8">
        <w:rPr>
          <w:rFonts w:cstheme="minorHAnsi"/>
          <w:lang w:val="en-CA"/>
        </w:rPr>
        <w:t>paying</w:t>
      </w:r>
      <w:r w:rsidR="000557BD" w:rsidRPr="003649B8">
        <w:rPr>
          <w:rFonts w:cstheme="minorHAnsi"/>
          <w:lang w:val="en-CA"/>
        </w:rPr>
        <w:t xml:space="preserve"> a high price for agreeing on the decision of others). </w:t>
      </w:r>
      <w:commentRangeEnd w:id="163"/>
      <w:r w:rsidR="00135A2D">
        <w:rPr>
          <w:rStyle w:val="CommentReference"/>
          <w:lang w:val="en-CA" w:bidi="he-IL"/>
        </w:rPr>
        <w:commentReference w:id="163"/>
      </w:r>
      <w:r w:rsidR="000557BD" w:rsidRPr="003649B8">
        <w:rPr>
          <w:rFonts w:cstheme="minorHAnsi"/>
          <w:lang w:val="en-CA"/>
        </w:rPr>
        <w:t>In meerkat</w:t>
      </w:r>
      <w:r w:rsidR="006A15A1" w:rsidRPr="003649B8">
        <w:rPr>
          <w:rFonts w:cstheme="minorHAnsi"/>
          <w:lang w:val="en-CA"/>
        </w:rPr>
        <w:t>s</w:t>
      </w:r>
      <w:r w:rsidR="000557BD" w:rsidRPr="003649B8">
        <w:rPr>
          <w:rFonts w:cstheme="minorHAnsi"/>
          <w:lang w:val="en-CA"/>
        </w:rPr>
        <w:t xml:space="preserve">, the former </w:t>
      </w:r>
      <w:r w:rsidR="006A15A1" w:rsidRPr="003649B8">
        <w:rPr>
          <w:rFonts w:cstheme="minorHAnsi"/>
          <w:lang w:val="en-CA"/>
        </w:rPr>
        <w:t>can be ruled out as survival chances are drastically reduced for lone individuals</w:t>
      </w:r>
      <w:r w:rsidR="00314276" w:rsidRPr="003649B8">
        <w:rPr>
          <w:rFonts w:cstheme="minorHAnsi"/>
          <w:lang w:val="en-CA"/>
        </w:rPr>
        <w:t xml:space="preserve"> (REF)</w:t>
      </w:r>
      <w:r w:rsidR="006A15A1" w:rsidRPr="003649B8">
        <w:rPr>
          <w:rFonts w:cstheme="minorHAnsi"/>
          <w:lang w:val="en-CA"/>
        </w:rPr>
        <w:t xml:space="preserve">. However, individuals within a meerkat group differ </w:t>
      </w:r>
      <w:r w:rsidR="00471A94">
        <w:rPr>
          <w:rFonts w:cstheme="minorHAnsi"/>
          <w:lang w:val="en-CA"/>
        </w:rPr>
        <w:t>substantially</w:t>
      </w:r>
      <w:r w:rsidR="006A15A1" w:rsidRPr="003649B8">
        <w:rPr>
          <w:rFonts w:cstheme="minorHAnsi"/>
          <w:lang w:val="en-CA"/>
        </w:rPr>
        <w:t xml:space="preserve"> in terms of their physical conditions, energy requirements or foraging success, </w:t>
      </w:r>
      <w:r w:rsidR="005349EE" w:rsidRPr="003649B8">
        <w:rPr>
          <w:rFonts w:cstheme="minorHAnsi"/>
          <w:lang w:val="en-CA"/>
        </w:rPr>
        <w:t xml:space="preserve">and in addition, the main timing imperative for meerkats is likely to </w:t>
      </w:r>
      <w:r w:rsidR="002261F2" w:rsidRPr="003649B8">
        <w:rPr>
          <w:rFonts w:cstheme="minorHAnsi"/>
          <w:lang w:val="en-CA"/>
        </w:rPr>
        <w:t xml:space="preserve">be </w:t>
      </w:r>
      <w:r w:rsidR="005349EE" w:rsidRPr="003649B8">
        <w:rPr>
          <w:rFonts w:cstheme="minorHAnsi"/>
          <w:lang w:val="en-CA"/>
        </w:rPr>
        <w:t>get</w:t>
      </w:r>
      <w:r w:rsidR="002261F2" w:rsidRPr="003649B8">
        <w:rPr>
          <w:rFonts w:cstheme="minorHAnsi"/>
          <w:lang w:val="en-CA"/>
        </w:rPr>
        <w:t>ting</w:t>
      </w:r>
      <w:r w:rsidR="005349EE" w:rsidRPr="003649B8">
        <w:rPr>
          <w:rFonts w:cstheme="minorHAnsi"/>
          <w:lang w:val="en-CA"/>
        </w:rPr>
        <w:t xml:space="preserve"> back to one of the sleeping burrows distributed throughout their territory before night falls. T</w:t>
      </w:r>
      <w:r w:rsidR="006A15A1" w:rsidRPr="003649B8">
        <w:rPr>
          <w:rFonts w:cstheme="minorHAnsi"/>
          <w:lang w:val="en-CA"/>
        </w:rPr>
        <w:t>herefore</w:t>
      </w:r>
      <w:r w:rsidR="00471A94">
        <w:rPr>
          <w:rFonts w:cstheme="minorHAnsi"/>
          <w:lang w:val="en-CA"/>
        </w:rPr>
        <w:t>,</w:t>
      </w:r>
      <w:r w:rsidR="006A15A1" w:rsidRPr="003649B8">
        <w:rPr>
          <w:rFonts w:cstheme="minorHAnsi"/>
          <w:lang w:val="en-CA"/>
        </w:rPr>
        <w:t xml:space="preserve"> </w:t>
      </w:r>
      <w:r w:rsidR="005349EE" w:rsidRPr="003649B8">
        <w:rPr>
          <w:rFonts w:cstheme="minorHAnsi"/>
          <w:lang w:val="en-CA"/>
        </w:rPr>
        <w:t xml:space="preserve">during the day, </w:t>
      </w:r>
      <w:commentRangeStart w:id="164"/>
      <w:r w:rsidR="005349EE" w:rsidRPr="003649B8">
        <w:rPr>
          <w:rFonts w:cstheme="minorHAnsi"/>
          <w:lang w:val="en-CA"/>
        </w:rPr>
        <w:t xml:space="preserve">successful individuals </w:t>
      </w:r>
      <w:commentRangeEnd w:id="164"/>
      <w:r w:rsidR="00801127">
        <w:rPr>
          <w:rStyle w:val="CommentReference"/>
          <w:lang w:val="en-CA" w:bidi="he-IL"/>
        </w:rPr>
        <w:commentReference w:id="164"/>
      </w:r>
      <w:r w:rsidR="005349EE" w:rsidRPr="003649B8">
        <w:rPr>
          <w:rFonts w:cstheme="minorHAnsi"/>
          <w:lang w:val="en-CA"/>
        </w:rPr>
        <w:t xml:space="preserve">might </w:t>
      </w:r>
      <w:r w:rsidR="00580574" w:rsidRPr="003649B8">
        <w:rPr>
          <w:rFonts w:cstheme="minorHAnsi"/>
          <w:lang w:val="en-CA"/>
        </w:rPr>
        <w:t>pay a low</w:t>
      </w:r>
      <w:r w:rsidR="005349EE" w:rsidRPr="003649B8">
        <w:rPr>
          <w:rFonts w:cstheme="minorHAnsi"/>
          <w:lang w:val="en-CA"/>
        </w:rPr>
        <w:t xml:space="preserve"> price if the group stays longer in a given foraging patch, but unsuccessful or more needy </w:t>
      </w:r>
      <w:r w:rsidR="002261F2" w:rsidRPr="003649B8">
        <w:rPr>
          <w:rFonts w:cstheme="minorHAnsi"/>
          <w:lang w:val="en-CA"/>
        </w:rPr>
        <w:t>ones would on the opposite suffer a high cost if the group departs too early,</w:t>
      </w:r>
      <w:r w:rsidR="006A15A1" w:rsidRPr="003649B8">
        <w:rPr>
          <w:rFonts w:cstheme="minorHAnsi"/>
          <w:lang w:val="en-CA"/>
        </w:rPr>
        <w:t xml:space="preserve"> on the decision of one or a few influential individuals. </w:t>
      </w:r>
      <w:r w:rsidR="00580574" w:rsidRPr="003649B8">
        <w:rPr>
          <w:rFonts w:cstheme="minorHAnsi"/>
          <w:lang w:val="en-CA"/>
        </w:rPr>
        <w:t>It would then make sense that decision</w:t>
      </w:r>
      <w:r w:rsidR="009E2E5F" w:rsidRPr="003649B8">
        <w:rPr>
          <w:rFonts w:cstheme="minorHAnsi"/>
          <w:lang w:val="en-CA"/>
        </w:rPr>
        <w:t>s</w:t>
      </w:r>
      <w:r w:rsidR="00580574" w:rsidRPr="003649B8">
        <w:rPr>
          <w:rFonts w:cstheme="minorHAnsi"/>
          <w:lang w:val="en-CA"/>
        </w:rPr>
        <w:t xml:space="preserve"> regarding </w:t>
      </w:r>
      <w:r w:rsidR="00C17A45">
        <w:rPr>
          <w:rFonts w:cstheme="minorHAnsi"/>
          <w:lang w:val="en-CA"/>
        </w:rPr>
        <w:t>speed of travel</w:t>
      </w:r>
      <w:r w:rsidR="00580574" w:rsidRPr="003649B8">
        <w:rPr>
          <w:rFonts w:cstheme="minorHAnsi"/>
          <w:lang w:val="en-CA"/>
        </w:rPr>
        <w:t xml:space="preserve"> would be </w:t>
      </w:r>
      <w:r w:rsidR="009E2E5F" w:rsidRPr="003649B8">
        <w:rPr>
          <w:rFonts w:cstheme="minorHAnsi"/>
          <w:lang w:val="en-CA"/>
        </w:rPr>
        <w:t>shared across individuals, depending on their specific need at a given moment.</w:t>
      </w:r>
      <w:r w:rsidR="00580574" w:rsidRPr="003649B8">
        <w:rPr>
          <w:rFonts w:cstheme="minorHAnsi"/>
          <w:lang w:val="en-CA"/>
        </w:rPr>
        <w:t xml:space="preserve"> </w:t>
      </w:r>
      <w:r w:rsidR="00117BF7">
        <w:rPr>
          <w:rFonts w:cstheme="minorHAnsi"/>
          <w:lang w:val="en-CA"/>
        </w:rPr>
        <w:t>Qu</w:t>
      </w:r>
      <w:r w:rsidR="00117BF7" w:rsidRPr="003649B8">
        <w:rPr>
          <w:rFonts w:cstheme="minorHAnsi"/>
          <w:lang w:val="en-CA"/>
        </w:rPr>
        <w:t xml:space="preserve">orum </w:t>
      </w:r>
      <w:r w:rsidR="002261F2" w:rsidRPr="003649B8">
        <w:rPr>
          <w:rFonts w:cstheme="minorHAnsi"/>
          <w:lang w:val="en-CA"/>
        </w:rPr>
        <w:t>mechanisms, akin to a voting process by which a certain threshold of individuals giving a specific type of call is required for the group to start moving, has already been shown in meerkats</w:t>
      </w:r>
      <w:r w:rsidR="00580574" w:rsidRPr="003649B8">
        <w:rPr>
          <w:rFonts w:cstheme="minorHAnsi"/>
          <w:lang w:val="en-CA"/>
        </w:rPr>
        <w:t xml:space="preserve"> (Bousquet et al. 2011)</w:t>
      </w:r>
      <w:r w:rsidR="002261F2" w:rsidRPr="003649B8">
        <w:rPr>
          <w:rFonts w:cstheme="minorHAnsi"/>
          <w:lang w:val="en-CA"/>
        </w:rPr>
        <w:t xml:space="preserve">, and it would be interesting to study how this mechanism relates to individual foraging success. </w:t>
      </w:r>
      <w:commentRangeStart w:id="165"/>
      <w:r w:rsidR="00580574" w:rsidRPr="003649B8">
        <w:rPr>
          <w:rFonts w:cstheme="minorHAnsi"/>
          <w:lang w:val="en-CA"/>
        </w:rPr>
        <w:t>Contrary to timing decision, wrong decisions regarding the direction of movement could end up being very costly for all individuals in the groups, as they could end up in a location with little food</w:t>
      </w:r>
      <w:r w:rsidR="009E2E5F" w:rsidRPr="003649B8">
        <w:rPr>
          <w:rFonts w:cstheme="minorHAnsi"/>
          <w:lang w:val="en-CA"/>
        </w:rPr>
        <w:t>,</w:t>
      </w:r>
      <w:r w:rsidR="00580574" w:rsidRPr="003649B8">
        <w:rPr>
          <w:rFonts w:cstheme="minorHAnsi"/>
          <w:lang w:val="en-CA"/>
        </w:rPr>
        <w:t xml:space="preserve"> or no sleeping burrows, or in rival territories. Thus, it makes sense that leaders are more likely to emerge in decisions involving directions, in the traits of more experienced individuals like the dominant female.</w:t>
      </w:r>
      <w:commentRangeEnd w:id="165"/>
      <w:r w:rsidR="00801127">
        <w:rPr>
          <w:rStyle w:val="CommentReference"/>
          <w:lang w:val="en-CA" w:bidi="he-IL"/>
        </w:rPr>
        <w:commentReference w:id="165"/>
      </w:r>
    </w:p>
    <w:p w14:paraId="10D39C50" w14:textId="449B0049" w:rsidR="0036157B" w:rsidRPr="003649B8" w:rsidRDefault="005C5C27" w:rsidP="00F516BB">
      <w:pPr>
        <w:spacing w:line="360" w:lineRule="auto"/>
        <w:jc w:val="both"/>
        <w:rPr>
          <w:rFonts w:cstheme="minorHAnsi"/>
          <w:lang w:val="en-CA"/>
        </w:rPr>
      </w:pPr>
      <w:r w:rsidRPr="003649B8">
        <w:rPr>
          <w:rFonts w:cstheme="minorHAnsi"/>
          <w:lang w:val="en-CA"/>
        </w:rPr>
        <w:t>The t</w:t>
      </w:r>
      <w:r w:rsidR="00F516BB" w:rsidRPr="003649B8">
        <w:rPr>
          <w:rFonts w:cstheme="minorHAnsi"/>
          <w:lang w:val="en-CA"/>
        </w:rPr>
        <w:t xml:space="preserve">endency to be in the front of the group is often taken as a proxy for leadership in studies of collective animal movement. Here, in 3 out of the 5 groups we studied, the dominant female was spending much more time in the front half of the group than any other individual. This </w:t>
      </w:r>
      <w:r w:rsidR="00C74576" w:rsidRPr="003649B8">
        <w:rPr>
          <w:rFonts w:cstheme="minorHAnsi"/>
          <w:lang w:val="en-CA"/>
        </w:rPr>
        <w:t xml:space="preserve">would seem in line with our other findings, as </w:t>
      </w:r>
      <w:r w:rsidR="00314276" w:rsidRPr="003649B8">
        <w:rPr>
          <w:rFonts w:cstheme="minorHAnsi"/>
          <w:lang w:val="en-CA"/>
        </w:rPr>
        <w:t>it</w:t>
      </w:r>
      <w:r w:rsidR="00C74576" w:rsidRPr="003649B8">
        <w:rPr>
          <w:rFonts w:cstheme="minorHAnsi"/>
          <w:lang w:val="en-CA"/>
        </w:rPr>
        <w:t xml:space="preserve"> would intuitively make sense for individuals who have high turning influence to be also more in the front. </w:t>
      </w:r>
      <w:r w:rsidR="00314276" w:rsidRPr="003649B8">
        <w:rPr>
          <w:rFonts w:cstheme="minorHAnsi"/>
          <w:lang w:val="en-CA"/>
        </w:rPr>
        <w:t xml:space="preserve">However, in L19, the dominant female </w:t>
      </w:r>
      <w:r w:rsidR="002F12A3" w:rsidRPr="003649B8">
        <w:rPr>
          <w:rFonts w:cstheme="minorHAnsi"/>
          <w:lang w:val="en-CA"/>
        </w:rPr>
        <w:t xml:space="preserve">spent a similar amount or less time in the front than many other individuals in group, and in ZU21, she is by far the individual who spent the most time in the back of the group, despite having a strong turning influence. We think this </w:t>
      </w:r>
      <w:r w:rsidR="00276FA9" w:rsidRPr="003649B8">
        <w:rPr>
          <w:rFonts w:cstheme="minorHAnsi"/>
          <w:lang w:val="en-CA"/>
        </w:rPr>
        <w:t>highlights</w:t>
      </w:r>
      <w:r w:rsidR="002F12A3" w:rsidRPr="003649B8">
        <w:rPr>
          <w:rFonts w:cstheme="minorHAnsi"/>
          <w:lang w:val="en-CA"/>
        </w:rPr>
        <w:t xml:space="preserve"> that </w:t>
      </w:r>
      <w:r w:rsidR="00276FA9" w:rsidRPr="003649B8">
        <w:rPr>
          <w:rFonts w:cstheme="minorHAnsi"/>
          <w:lang w:val="en-CA"/>
        </w:rPr>
        <w:t>individuals in moving social groups don’t necessarily need to be in the top position in order to lead the group, or at least influence it. This might be even more true for species using vocal communication for coordination, as is the case for meerkats, since hearing an influential individual instead of seeing them might be enough to incentivize a change in direction.</w:t>
      </w:r>
      <w:r w:rsidR="002A6B35" w:rsidRPr="003649B8">
        <w:rPr>
          <w:rFonts w:cstheme="minorHAnsi"/>
          <w:lang w:val="en-CA"/>
        </w:rPr>
        <w:t xml:space="preserve"> What follows from this is that </w:t>
      </w:r>
      <w:r w:rsidR="00AC078A" w:rsidRPr="003649B8">
        <w:rPr>
          <w:rFonts w:cstheme="minorHAnsi"/>
          <w:lang w:val="en-CA"/>
        </w:rPr>
        <w:t>the ordering of individuals along the axis of movement alone might be an unreliable metric to infer leadership or influence and should be used in complement with other metrics. Indeed, simply relying on the proportion of time spent in the front would ha</w:t>
      </w:r>
      <w:r w:rsidR="003C072F">
        <w:rPr>
          <w:rFonts w:cstheme="minorHAnsi"/>
          <w:lang w:val="en-CA"/>
        </w:rPr>
        <w:t>ve</w:t>
      </w:r>
      <w:r w:rsidR="00AC078A" w:rsidRPr="003649B8">
        <w:rPr>
          <w:rFonts w:cstheme="minorHAnsi"/>
          <w:lang w:val="en-CA"/>
        </w:rPr>
        <w:t xml:space="preserve"> led to incomplete conclusions regarding patterns of influence in our case. Interestingly, it is worth noting that the one dominant </w:t>
      </w:r>
      <w:r w:rsidR="00AC078A" w:rsidRPr="003649B8">
        <w:rPr>
          <w:rFonts w:cstheme="minorHAnsi"/>
          <w:lang w:val="en-CA"/>
        </w:rPr>
        <w:lastRenderedPageBreak/>
        <w:t xml:space="preserve">female which was spending more time in the back (group ZU21) had by far the longest tenure </w:t>
      </w:r>
      <w:r w:rsidR="00E95507" w:rsidRPr="003649B8">
        <w:rPr>
          <w:rFonts w:cstheme="minorHAnsi"/>
          <w:lang w:val="en-CA"/>
        </w:rPr>
        <w:t xml:space="preserve">at the time of data collection </w:t>
      </w:r>
      <w:r w:rsidR="00AC078A" w:rsidRPr="003649B8">
        <w:rPr>
          <w:rFonts w:cstheme="minorHAnsi"/>
          <w:lang w:val="en-CA"/>
        </w:rPr>
        <w:t>amongst dominant females of our study (</w:t>
      </w:r>
      <w:r w:rsidR="00E95507" w:rsidRPr="003649B8">
        <w:rPr>
          <w:rFonts w:cstheme="minorHAnsi"/>
          <w:lang w:val="en-CA"/>
        </w:rPr>
        <w:t xml:space="preserve">104 weeks against 38 weeks maximum). This might </w:t>
      </w:r>
      <w:r w:rsidR="00F341B8" w:rsidRPr="003649B8">
        <w:rPr>
          <w:rFonts w:cstheme="minorHAnsi"/>
          <w:lang w:val="en-CA"/>
        </w:rPr>
        <w:t>be an indication</w:t>
      </w:r>
      <w:r w:rsidR="00E95507" w:rsidRPr="003649B8">
        <w:rPr>
          <w:rFonts w:cstheme="minorHAnsi"/>
          <w:lang w:val="en-CA"/>
        </w:rPr>
        <w:t xml:space="preserve"> that as a female’s dominancy becomes better and better established within a group, they might become more and more able </w:t>
      </w:r>
      <w:r w:rsidR="00F341B8" w:rsidRPr="003649B8">
        <w:rPr>
          <w:rFonts w:cstheme="minorHAnsi"/>
          <w:lang w:val="en-CA"/>
        </w:rPr>
        <w:t xml:space="preserve">to influence the group from any position. </w:t>
      </w:r>
    </w:p>
    <w:p w14:paraId="6B4EF4B3" w14:textId="6D9244E9" w:rsidR="0036157B" w:rsidRDefault="00F341B8" w:rsidP="00D27F62">
      <w:pPr>
        <w:spacing w:line="360" w:lineRule="auto"/>
        <w:jc w:val="both"/>
        <w:rPr>
          <w:ins w:id="166" w:author="Alie Ashbury" w:date="2021-11-25T10:38:00Z"/>
          <w:rFonts w:cstheme="minorHAnsi"/>
          <w:lang w:val="en-CA"/>
        </w:rPr>
      </w:pPr>
      <w:r w:rsidRPr="003649B8">
        <w:rPr>
          <w:rFonts w:cstheme="minorHAnsi"/>
          <w:lang w:val="en-CA"/>
        </w:rPr>
        <w:t xml:space="preserve">Overall, the methodology we presented </w:t>
      </w:r>
      <w:r w:rsidR="004B506E" w:rsidRPr="003649B8">
        <w:rPr>
          <w:rFonts w:cstheme="minorHAnsi"/>
          <w:lang w:val="en-CA"/>
        </w:rPr>
        <w:t xml:space="preserve">in this study offers an effective, yet relatively simple, way to infer influence patterns in moving animal groups by separating </w:t>
      </w:r>
      <w:r w:rsidR="006926B1">
        <w:rPr>
          <w:rFonts w:cstheme="minorHAnsi"/>
          <w:lang w:val="en-CA"/>
        </w:rPr>
        <w:t>decisions</w:t>
      </w:r>
      <w:r w:rsidR="004B506E" w:rsidRPr="003649B8">
        <w:rPr>
          <w:rFonts w:cstheme="minorHAnsi"/>
          <w:lang w:val="en-CA"/>
        </w:rPr>
        <w:t xml:space="preserve"> </w:t>
      </w:r>
      <w:r w:rsidR="006926B1">
        <w:rPr>
          <w:rFonts w:cstheme="minorHAnsi"/>
          <w:lang w:val="en-CA"/>
        </w:rPr>
        <w:t>about</w:t>
      </w:r>
      <w:r w:rsidR="004B506E" w:rsidRPr="003649B8">
        <w:rPr>
          <w:rFonts w:cstheme="minorHAnsi"/>
          <w:lang w:val="en-CA"/>
        </w:rPr>
        <w:t xml:space="preserve"> </w:t>
      </w:r>
      <w:r w:rsidR="00C17A45">
        <w:rPr>
          <w:rFonts w:cstheme="minorHAnsi"/>
          <w:lang w:val="en-CA"/>
        </w:rPr>
        <w:t>direction</w:t>
      </w:r>
      <w:r w:rsidR="004B506E" w:rsidRPr="003649B8">
        <w:rPr>
          <w:rFonts w:cstheme="minorHAnsi"/>
          <w:lang w:val="en-CA"/>
        </w:rPr>
        <w:t xml:space="preserve"> versus </w:t>
      </w:r>
      <w:r w:rsidR="00C17A45">
        <w:rPr>
          <w:rFonts w:cstheme="minorHAnsi"/>
          <w:lang w:val="en-CA"/>
        </w:rPr>
        <w:t>speed</w:t>
      </w:r>
      <w:r w:rsidR="004B506E" w:rsidRPr="003649B8">
        <w:rPr>
          <w:rFonts w:cstheme="minorHAnsi"/>
          <w:lang w:val="en-CA"/>
        </w:rPr>
        <w:t xml:space="preserve"> of movement. </w:t>
      </w:r>
      <w:r w:rsidR="0035338E">
        <w:rPr>
          <w:rFonts w:cstheme="minorHAnsi"/>
          <w:lang w:val="en-CA"/>
        </w:rPr>
        <w:t>The use of</w:t>
      </w:r>
      <w:r w:rsidR="00B301E5" w:rsidRPr="003649B8">
        <w:rPr>
          <w:rFonts w:cstheme="minorHAnsi"/>
          <w:lang w:val="en-CA"/>
        </w:rPr>
        <w:t xml:space="preserve"> different </w:t>
      </w:r>
      <w:r w:rsidR="003649B8">
        <w:rPr>
          <w:rFonts w:cstheme="minorHAnsi"/>
          <w:lang w:val="en-CA"/>
        </w:rPr>
        <w:t>methods</w:t>
      </w:r>
      <w:r w:rsidR="00B301E5" w:rsidRPr="003649B8">
        <w:rPr>
          <w:rFonts w:cstheme="minorHAnsi"/>
          <w:lang w:val="en-CA"/>
        </w:rPr>
        <w:t xml:space="preserve"> to measure influence as well as the possibility to compare several groups </w:t>
      </w:r>
      <w:r w:rsidR="003649B8" w:rsidRPr="003649B8">
        <w:rPr>
          <w:rFonts w:cstheme="minorHAnsi"/>
          <w:lang w:val="en-CA"/>
        </w:rPr>
        <w:t xml:space="preserve">allowed us to nuance our interpretation of the dynamics at play in meerkat during movement. </w:t>
      </w:r>
      <w:r w:rsidR="003649B8">
        <w:rPr>
          <w:rFonts w:cstheme="minorHAnsi"/>
          <w:lang w:val="en-CA"/>
        </w:rPr>
        <w:t xml:space="preserve">We think this approach highlights the versality of such a trait as influence and therefore the need to study it from different perspective, </w:t>
      </w:r>
      <w:r w:rsidR="0035338E">
        <w:rPr>
          <w:rFonts w:cstheme="minorHAnsi"/>
          <w:lang w:val="en-CA"/>
        </w:rPr>
        <w:t>using when possible several groups, and with a good knowledge of the species’ life history and movement characteristics, to draw a picture as least incomplete as possible. Because of its intended simplicity, our methodology only captures aggregated measures of influence</w:t>
      </w:r>
      <w:r w:rsidR="0046087B">
        <w:rPr>
          <w:rFonts w:cstheme="minorHAnsi"/>
          <w:lang w:val="en-CA"/>
        </w:rPr>
        <w:t xml:space="preserve">, likely hiding temporal variations in influence patterns. This could be </w:t>
      </w:r>
      <w:r w:rsidR="0006685A">
        <w:rPr>
          <w:rFonts w:cstheme="minorHAnsi"/>
          <w:lang w:val="en-CA"/>
        </w:rPr>
        <w:t>considered</w:t>
      </w:r>
      <w:r w:rsidR="0046087B">
        <w:rPr>
          <w:rFonts w:cstheme="minorHAnsi"/>
          <w:lang w:val="en-CA"/>
        </w:rPr>
        <w:t xml:space="preserve"> in future work by separating group trajectories into different know contexts, based for instance on movement characteristics, or on the acoustic landscape if vocalization data are available. An alternative</w:t>
      </w:r>
      <w:r w:rsidR="0006685A">
        <w:rPr>
          <w:rFonts w:cstheme="minorHAnsi"/>
          <w:lang w:val="en-CA"/>
        </w:rPr>
        <w:t xml:space="preserve"> and maybe complementary</w:t>
      </w:r>
      <w:r w:rsidR="0046087B">
        <w:rPr>
          <w:rFonts w:cstheme="minorHAnsi"/>
          <w:lang w:val="en-CA"/>
        </w:rPr>
        <w:t xml:space="preserve"> method would be </w:t>
      </w:r>
      <w:r w:rsidR="0006685A">
        <w:rPr>
          <w:rFonts w:cstheme="minorHAnsi"/>
          <w:lang w:val="en-CA"/>
        </w:rPr>
        <w:t xml:space="preserve">to identify particular events in the trajectory, like departure from a patch, sharp changes in direction during movement or production of specific call </w:t>
      </w:r>
      <w:r w:rsidR="006926B1">
        <w:rPr>
          <w:rFonts w:cstheme="minorHAnsi"/>
          <w:lang w:val="en-CA"/>
        </w:rPr>
        <w:t>types, and</w:t>
      </w:r>
      <w:r w:rsidR="0006685A">
        <w:rPr>
          <w:rFonts w:cstheme="minorHAnsi"/>
          <w:lang w:val="en-CA"/>
        </w:rPr>
        <w:t xml:space="preserve"> assess the consistency of influence patterns across them. The methodology we used here has the further benefit of not being species-specific and could be used, with potential expansions or adjustments, in other systems to allow comparisons of the </w:t>
      </w:r>
      <w:r w:rsidR="006926B1">
        <w:rPr>
          <w:rFonts w:cstheme="minorHAnsi"/>
          <w:lang w:val="en-CA"/>
        </w:rPr>
        <w:t>mechanisms</w:t>
      </w:r>
      <w:r w:rsidR="0006685A">
        <w:rPr>
          <w:rFonts w:cstheme="minorHAnsi"/>
          <w:lang w:val="en-CA"/>
        </w:rPr>
        <w:t xml:space="preserve"> at play </w:t>
      </w:r>
      <w:r w:rsidR="006926B1">
        <w:rPr>
          <w:rFonts w:cstheme="minorHAnsi"/>
          <w:lang w:val="en-CA"/>
        </w:rPr>
        <w:t xml:space="preserve">during decision of </w:t>
      </w:r>
      <w:r w:rsidR="00C17A45">
        <w:rPr>
          <w:rFonts w:cstheme="minorHAnsi"/>
          <w:lang w:val="en-CA"/>
        </w:rPr>
        <w:t>speed</w:t>
      </w:r>
      <w:r w:rsidR="006926B1">
        <w:rPr>
          <w:rFonts w:cstheme="minorHAnsi"/>
          <w:lang w:val="en-CA"/>
        </w:rPr>
        <w:t xml:space="preserve"> and direction of movement in different social species. </w:t>
      </w:r>
    </w:p>
    <w:p w14:paraId="1F6A9628" w14:textId="4E540642" w:rsidR="00852C5C" w:rsidRDefault="00852C5C" w:rsidP="00D27F62">
      <w:pPr>
        <w:spacing w:line="360" w:lineRule="auto"/>
        <w:jc w:val="both"/>
        <w:rPr>
          <w:ins w:id="167" w:author="Alie Ashbury" w:date="2021-11-25T10:38:00Z"/>
          <w:rFonts w:cstheme="minorHAnsi"/>
          <w:lang w:val="en-CA"/>
        </w:rPr>
      </w:pPr>
    </w:p>
    <w:p w14:paraId="0880F197" w14:textId="0A79E6E0" w:rsidR="00852C5C" w:rsidRPr="003649B8" w:rsidRDefault="00852C5C" w:rsidP="00D27F62">
      <w:pPr>
        <w:spacing w:line="360" w:lineRule="auto"/>
        <w:jc w:val="both"/>
        <w:rPr>
          <w:rFonts w:cstheme="minorHAnsi"/>
          <w:lang w:val="en-CA"/>
        </w:rPr>
      </w:pPr>
      <w:commentRangeStart w:id="168"/>
      <w:ins w:id="169" w:author="Alie Ashbury" w:date="2021-11-25T10:38:00Z">
        <w:r w:rsidRPr="004D5221">
          <w:rPr>
            <w:rFonts w:cstheme="minorHAnsi"/>
            <w:highlight w:val="yellow"/>
            <w:lang w:val="en-CA"/>
          </w:rPr>
          <w:t>The assessment of influence dynamics in as many social systems as possible is crucial if we want to understand both general mechanisms and diversity of collective decision-making</w:t>
        </w:r>
        <w:commentRangeEnd w:id="168"/>
        <w:r>
          <w:rPr>
            <w:rStyle w:val="CommentReference"/>
            <w:lang w:val="en-CA" w:bidi="he-IL"/>
          </w:rPr>
          <w:commentReference w:id="168"/>
        </w:r>
      </w:ins>
    </w:p>
    <w:sectPr w:rsidR="00852C5C" w:rsidRPr="003649B8" w:rsidSect="0062495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lie Ashbury" w:date="2021-11-25T10:41:00Z" w:initials="AMA">
    <w:p w14:paraId="6C0B6736" w14:textId="23593C64" w:rsidR="00852C5C" w:rsidRDefault="00852C5C">
      <w:pPr>
        <w:pStyle w:val="CommentText"/>
      </w:pPr>
      <w:r>
        <w:rPr>
          <w:rStyle w:val="CommentReference"/>
        </w:rPr>
        <w:annotationRef/>
      </w:r>
      <w:r>
        <w:t>Because this is the very opening of the paper, consider breaking this sentence into two – I think there are two ideas here: 1) movement is important, 2) There are constraints on movement in wild social animal groups.  … I would recommend starting strong and simple, by breaking this idea into its separate components.</w:t>
      </w:r>
    </w:p>
  </w:comment>
  <w:comment w:id="11" w:author="Alie Ashbury" w:date="2021-11-25T10:06:00Z" w:initials="AMA">
    <w:p w14:paraId="599D56BD" w14:textId="5301CF0F" w:rsidR="00D41ABA" w:rsidRDefault="00D41ABA">
      <w:pPr>
        <w:pStyle w:val="CommentText"/>
      </w:pPr>
      <w:r>
        <w:rPr>
          <w:rStyle w:val="CommentReference"/>
        </w:rPr>
        <w:annotationRef/>
      </w:r>
      <w:r>
        <w:t>Comment near the end refers back to this highlighted sentence</w:t>
      </w:r>
    </w:p>
  </w:comment>
  <w:comment w:id="15" w:author="Alie Ashbury" w:date="2021-11-24T10:19:00Z" w:initials="AMA">
    <w:p w14:paraId="03A340DE" w14:textId="573E1A10" w:rsidR="00D066CE" w:rsidRDefault="00D066CE">
      <w:pPr>
        <w:pStyle w:val="CommentText"/>
      </w:pPr>
      <w:r>
        <w:rPr>
          <w:rStyle w:val="CommentReference"/>
        </w:rPr>
        <w:annotationRef/>
      </w:r>
      <w:r>
        <w:t>In my experience (although it feels right and I like it myself!), editors/journals want the “our approach” section all at the very end of the intro. So you introduce the theoretical background, then the study system, THEN do the “here, we….” part.</w:t>
      </w:r>
    </w:p>
  </w:comment>
  <w:comment w:id="19" w:author="Alie Ashbury" w:date="2021-11-24T10:23:00Z" w:initials="AMA">
    <w:p w14:paraId="06A608CB" w14:textId="7CF1FE41" w:rsidR="00D066CE" w:rsidRDefault="00D066CE">
      <w:pPr>
        <w:pStyle w:val="CommentText"/>
      </w:pPr>
      <w:r>
        <w:rPr>
          <w:rStyle w:val="CommentReference"/>
        </w:rPr>
        <w:annotationRef/>
      </w:r>
      <w:r>
        <w:t xml:space="preserve">If you move the previous paragraph down, then you need to explain why you are </w:t>
      </w:r>
      <w:r w:rsidR="00CB08B9">
        <w:t>now talking about</w:t>
      </w:r>
      <w:r>
        <w:t xml:space="preserve"> meerkats here. This flows nicely from your previous paragraph where you say that studying these things in more systems is important.</w:t>
      </w:r>
    </w:p>
    <w:p w14:paraId="7AE9C3E9" w14:textId="77777777" w:rsidR="00D066CE" w:rsidRDefault="00D066CE">
      <w:pPr>
        <w:pStyle w:val="CommentText"/>
      </w:pPr>
    </w:p>
    <w:p w14:paraId="7294B757" w14:textId="1437E836" w:rsidR="00D066CE" w:rsidRDefault="00D066CE">
      <w:pPr>
        <w:pStyle w:val="CommentText"/>
      </w:pPr>
      <w:r>
        <w:t>So I would recommen</w:t>
      </w:r>
      <w:r w:rsidR="00CB08B9">
        <w:t>d</w:t>
      </w:r>
      <w:r>
        <w:t xml:space="preserve"> starting this paragraph with something like “Meerkats (Suricata </w:t>
      </w:r>
      <w:proofErr w:type="spellStart"/>
      <w:r>
        <w:t>suricatta</w:t>
      </w:r>
      <w:proofErr w:type="spellEnd"/>
      <w:r>
        <w:t>) are an ideal system in which to investigate</w:t>
      </w:r>
      <w:r w:rsidR="00BF78DD">
        <w:t xml:space="preserve"> influence dynamics, as these social mongooses live in highly cohesive groups of up to 50 individuals. Meerkat group members sleep together in communal burrows at night, and continually move as a cohesive unit through their 2-5 km2 territory throughout the day……. </w:t>
      </w:r>
      <w:proofErr w:type="spellStart"/>
      <w:r w:rsidR="00BF78DD">
        <w:t>Etc</w:t>
      </w:r>
      <w:proofErr w:type="spellEnd"/>
      <w:r w:rsidR="00BF78DD">
        <w:t xml:space="preserve"> </w:t>
      </w:r>
      <w:proofErr w:type="spellStart"/>
      <w:r w:rsidR="00BF78DD">
        <w:t>etc</w:t>
      </w:r>
      <w:proofErr w:type="spellEnd"/>
      <w:r w:rsidR="00BF78DD">
        <w:t xml:space="preserve"> </w:t>
      </w:r>
      <w:proofErr w:type="spellStart"/>
      <w:r w:rsidR="00BF78DD">
        <w:t>etc</w:t>
      </w:r>
      <w:proofErr w:type="spellEnd"/>
      <w:r w:rsidR="00BF78DD">
        <w:t xml:space="preserve">” basically all of the info that you have here, but </w:t>
      </w:r>
      <w:r w:rsidR="00CB08B9">
        <w:t xml:space="preserve">phrased so that it is not a paragraph about “what are meerkats”, but a paragraph about “why meerkats are a great study system for this topic”. </w:t>
      </w:r>
      <w:r w:rsidR="00BF78DD">
        <w:t>Does that make sense?</w:t>
      </w:r>
      <w:r w:rsidR="00CB08B9">
        <w:t xml:space="preserve">  [[I think you are basically already doing this, but just keep it in mind if you make changes/do rewrites, </w:t>
      </w:r>
      <w:proofErr w:type="spellStart"/>
      <w:r w:rsidR="00CB08B9">
        <w:t>etc</w:t>
      </w:r>
      <w:proofErr w:type="spellEnd"/>
      <w:r w:rsidR="00CB08B9">
        <w:t>]]</w:t>
      </w:r>
    </w:p>
  </w:comment>
  <w:comment w:id="20" w:author="Alie Ashbury" w:date="2021-11-24T10:34:00Z" w:initials="AMA">
    <w:p w14:paraId="73768F65" w14:textId="65734995" w:rsidR="00CB08B9" w:rsidRDefault="00CB08B9">
      <w:pPr>
        <w:pStyle w:val="CommentText"/>
      </w:pPr>
      <w:r>
        <w:rPr>
          <w:rStyle w:val="CommentReference"/>
        </w:rPr>
        <w:annotationRef/>
      </w:r>
      <w:r>
        <w:t>This is an excellent way to end this paragraph.</w:t>
      </w:r>
    </w:p>
  </w:comment>
  <w:comment w:id="22" w:author="Alie Ashbury" w:date="2021-11-24T10:37:00Z" w:initials="AMA">
    <w:p w14:paraId="6E1EACF9" w14:textId="77777777" w:rsidR="00B533D5" w:rsidRDefault="00B533D5">
      <w:pPr>
        <w:pStyle w:val="CommentText"/>
      </w:pPr>
      <w:r>
        <w:rPr>
          <w:rStyle w:val="CommentReference"/>
        </w:rPr>
        <w:annotationRef/>
      </w:r>
      <w:r>
        <w:t>You need to say that you are also USING this method, since that’s how you will answer your research questions.</w:t>
      </w:r>
    </w:p>
    <w:p w14:paraId="20AF040B" w14:textId="44067B07" w:rsidR="00B533D5" w:rsidRDefault="00B533D5">
      <w:pPr>
        <w:pStyle w:val="CommentText"/>
      </w:pPr>
      <w:r>
        <w:t>(if you just ‘introduce’ a method, then this is a methods paper and your main goal would not be to answer ecological questions per say</w:t>
      </w:r>
      <w:r w:rsidR="00D41ABA">
        <w:t>, but to establish the framework and reliability of your method</w:t>
      </w:r>
      <w:r>
        <w:t xml:space="preserve">)…. </w:t>
      </w:r>
    </w:p>
  </w:comment>
  <w:comment w:id="32" w:author="Alie Ashbury" w:date="2021-11-24T13:00:00Z" w:initials="AMA">
    <w:p w14:paraId="6CAF73CC" w14:textId="5225A691" w:rsidR="00AD14EE" w:rsidRDefault="00AD14EE">
      <w:pPr>
        <w:pStyle w:val="CommentText"/>
      </w:pPr>
      <w:r>
        <w:rPr>
          <w:rStyle w:val="CommentReference"/>
        </w:rPr>
        <w:annotationRef/>
      </w:r>
      <w:r>
        <w:t>Is this a standard term? In primatology, we would use “class”, so ‘status’ sounds really weird to me!… but if this is the standard for meerkats, then definitely use it.</w:t>
      </w:r>
    </w:p>
  </w:comment>
  <w:comment w:id="35" w:author="Alie Ashbury" w:date="2021-11-24T10:41:00Z" w:initials="AMA">
    <w:p w14:paraId="31869D4C" w14:textId="3DCF518F" w:rsidR="00B533D5" w:rsidRDefault="00B533D5">
      <w:pPr>
        <w:pStyle w:val="CommentText"/>
      </w:pPr>
      <w:r>
        <w:rPr>
          <w:rStyle w:val="CommentReference"/>
        </w:rPr>
        <w:annotationRef/>
      </w:r>
      <w:r>
        <w:t xml:space="preserve">? not sure what this means? </w:t>
      </w:r>
    </w:p>
  </w:comment>
  <w:comment w:id="39" w:author="Alie Ashbury" w:date="2021-11-24T11:00:00Z" w:initials="AMA">
    <w:p w14:paraId="3802B7DC" w14:textId="4C4597E2" w:rsidR="00A36D95" w:rsidRDefault="00A36D95">
      <w:pPr>
        <w:pStyle w:val="CommentText"/>
      </w:pPr>
      <w:r>
        <w:rPr>
          <w:rStyle w:val="CommentReference"/>
        </w:rPr>
        <w:annotationRef/>
      </w:r>
      <w:r>
        <w:t>Did you have a cut off for what you considered ‘unrealistic’? how was this cut off determined?</w:t>
      </w:r>
    </w:p>
  </w:comment>
  <w:comment w:id="42" w:author="Alie Ashbury" w:date="2021-11-24T11:15:00Z" w:initials="AMA">
    <w:p w14:paraId="5ACDD173" w14:textId="3670491A" w:rsidR="000D3B2D" w:rsidRDefault="000D3B2D">
      <w:pPr>
        <w:pStyle w:val="CommentText"/>
      </w:pPr>
      <w:r>
        <w:rPr>
          <w:rStyle w:val="CommentReference"/>
        </w:rPr>
        <w:annotationRef/>
      </w:r>
      <w:r>
        <w:t>“any” or “every”?</w:t>
      </w:r>
    </w:p>
  </w:comment>
  <w:comment w:id="43" w:author="Alie Ashbury" w:date="2021-11-24T11:12:00Z" w:initials="AMA">
    <w:p w14:paraId="7AFC8250" w14:textId="03C82052" w:rsidR="000D3B2D" w:rsidRDefault="000D3B2D">
      <w:pPr>
        <w:pStyle w:val="CommentText"/>
      </w:pPr>
      <w:r>
        <w:rPr>
          <w:rStyle w:val="CommentReference"/>
        </w:rPr>
        <w:annotationRef/>
      </w:r>
      <w:r>
        <w:t>“moment’ is maybe a bit too nebulose of a term for this… ‘a moment’ can be 1 second or it can be 10 minutes…. maybe</w:t>
      </w:r>
    </w:p>
  </w:comment>
  <w:comment w:id="47" w:author="Alie Ashbury" w:date="2021-11-24T12:17:00Z" w:initials="AMA">
    <w:p w14:paraId="2C8F486A" w14:textId="629A3BC7" w:rsidR="00492EBE" w:rsidRDefault="00492EBE">
      <w:pPr>
        <w:pStyle w:val="CommentText"/>
      </w:pPr>
      <w:r>
        <w:rPr>
          <w:rStyle w:val="CommentReference"/>
        </w:rPr>
        <w:annotationRef/>
      </w:r>
      <w:r>
        <w:t xml:space="preserve">If I understand this and the figure caption correctly, the figure caption suggests it’s the ‘past’ </w:t>
      </w:r>
      <w:proofErr w:type="spellStart"/>
      <w:r>
        <w:t>vv</w:t>
      </w:r>
      <w:proofErr w:type="spellEnd"/>
      <w:r>
        <w:t xml:space="preserve"> of each individual that matters…</w:t>
      </w:r>
    </w:p>
  </w:comment>
  <w:comment w:id="48" w:author="Alie Ashbury" w:date="2021-11-24T12:15:00Z" w:initials="AMA">
    <w:p w14:paraId="53696D5F" w14:textId="77777777" w:rsidR="00492EBE" w:rsidRDefault="00492EBE">
      <w:pPr>
        <w:pStyle w:val="CommentText"/>
      </w:pPr>
      <w:r>
        <w:rPr>
          <w:rStyle w:val="CommentReference"/>
        </w:rPr>
        <w:annotationRef/>
      </w:r>
      <w:r>
        <w:t>Based on what is written above, and what is in the figure caption, this is my understanding of what you did…. Is this right?</w:t>
      </w:r>
    </w:p>
    <w:p w14:paraId="16A23A30" w14:textId="77777777" w:rsidR="00492EBE" w:rsidRDefault="00492EBE">
      <w:pPr>
        <w:pStyle w:val="CommentText"/>
      </w:pPr>
    </w:p>
    <w:p w14:paraId="4FFD8878" w14:textId="1DA3BCC8" w:rsidR="00492EBE" w:rsidRDefault="00492EBE">
      <w:pPr>
        <w:pStyle w:val="CommentText"/>
      </w:pPr>
      <w:r>
        <w:t>You don’t necessarily need to use what I’ve written here</w:t>
      </w:r>
      <w:r w:rsidR="007F4BDA">
        <w:t xml:space="preserve"> (in fact, I seem to flip wildly between passive and active voice, so def try to stay in active voice if possible)</w:t>
      </w:r>
      <w:r>
        <w:t>, but I would encourage you to flesh out what you have (the two bullet points above) a bit</w:t>
      </w:r>
      <w:r w:rsidR="007F4BDA">
        <w:t xml:space="preserve"> (consider the info that I included as info that might be relevant to include in this section)</w:t>
      </w:r>
      <w:r>
        <w:t>, because this part is pretty fundamental to your analysis, and I don’t really feel that there was enough details/explanation in the text for me to really get it (though, the figure caption explanation helped</w:t>
      </w:r>
      <w:r w:rsidR="00FD43C3">
        <w:t xml:space="preserve"> a lot</w:t>
      </w:r>
      <w:r>
        <w:t>!)</w:t>
      </w:r>
    </w:p>
  </w:comment>
  <w:comment w:id="56" w:author="Alie Ashbury" w:date="2021-11-25T10:10:00Z" w:initials="AMA">
    <w:p w14:paraId="16FB8E49" w14:textId="76A50CCD" w:rsidR="00FD43C3" w:rsidRDefault="00FD43C3">
      <w:pPr>
        <w:pStyle w:val="CommentText"/>
      </w:pPr>
      <w:r>
        <w:rPr>
          <w:rStyle w:val="CommentReference"/>
        </w:rPr>
        <w:annotationRef/>
      </w:r>
      <w:r>
        <w:t xml:space="preserve">Not sure about this? </w:t>
      </w:r>
    </w:p>
  </w:comment>
  <w:comment w:id="66" w:author="Alie Ashbury" w:date="2021-11-24T13:25:00Z" w:initials="AMA">
    <w:p w14:paraId="5438F452" w14:textId="38B4EADC" w:rsidR="009020E5" w:rsidRDefault="009020E5">
      <w:pPr>
        <w:pStyle w:val="CommentText"/>
      </w:pPr>
      <w:r>
        <w:rPr>
          <w:rStyle w:val="CommentReference"/>
        </w:rPr>
        <w:annotationRef/>
      </w:r>
      <w:r>
        <w:t xml:space="preserve">These </w:t>
      </w:r>
      <w:r w:rsidR="00FD43C3">
        <w:t xml:space="preserve">4 </w:t>
      </w:r>
      <w:r>
        <w:t xml:space="preserve">terms that you highlight in bold are great and very helpful. Make sure you use them throughout the rest of the paper… like, in the methods and results when you are referring to these metrics, use THIS TERM (not another way of saying it like “turning influence based on position” or </w:t>
      </w:r>
      <w:proofErr w:type="spellStart"/>
      <w:r>
        <w:t>smt</w:t>
      </w:r>
      <w:proofErr w:type="spellEnd"/>
      <w:r>
        <w:t>).</w:t>
      </w:r>
    </w:p>
  </w:comment>
  <w:comment w:id="81" w:author="Alie Ashbury" w:date="2021-11-24T12:18:00Z" w:initials="AMA">
    <w:p w14:paraId="2083968E" w14:textId="52513964" w:rsidR="007F4BDA" w:rsidRDefault="007F4BDA">
      <w:pPr>
        <w:pStyle w:val="CommentText"/>
      </w:pPr>
      <w:r>
        <w:rPr>
          <w:rStyle w:val="CommentReference"/>
        </w:rPr>
        <w:annotationRef/>
      </w:r>
      <w:r>
        <w:t>Original bullet points above maybe contradict this?</w:t>
      </w:r>
    </w:p>
  </w:comment>
  <w:comment w:id="82" w:author="Alie Ashbury" w:date="2021-11-24T12:22:00Z" w:initials="AMA">
    <w:p w14:paraId="694B5287" w14:textId="5690F6C7" w:rsidR="007F4BDA" w:rsidRDefault="007F4BDA">
      <w:pPr>
        <w:pStyle w:val="CommentText"/>
      </w:pPr>
      <w:r>
        <w:rPr>
          <w:rStyle w:val="CommentReference"/>
        </w:rPr>
        <w:annotationRef/>
      </w:r>
      <w:r>
        <w:t>….</w:t>
      </w:r>
      <w:r w:rsidR="005C14A0">
        <w:t>what happened to “time in front”?</w:t>
      </w:r>
      <w:r w:rsidR="006969CF">
        <w:t xml:space="preserve"> </w:t>
      </w:r>
    </w:p>
  </w:comment>
  <w:comment w:id="83" w:author="Alie Ashbury" w:date="2021-11-25T10:14:00Z" w:initials="AMA">
    <w:p w14:paraId="6DD2E435" w14:textId="6B5BE7CE" w:rsidR="005C14A0" w:rsidRDefault="005C14A0">
      <w:pPr>
        <w:pStyle w:val="CommentText"/>
      </w:pPr>
      <w:r>
        <w:rPr>
          <w:rStyle w:val="CommentReference"/>
        </w:rPr>
        <w:annotationRef/>
      </w:r>
      <w:r>
        <w:t xml:space="preserve">Above you called them “metrics likely to reflect patterns of influence”…. Here “measures of influence”, later I think you call them  “influence metrics” and “metrics of influence” --- good to pick a term and stick with it throughout the entire paper. </w:t>
      </w:r>
    </w:p>
  </w:comment>
  <w:comment w:id="84" w:author="Alie Ashbury" w:date="2021-11-25T10:16:00Z" w:initials="AMA">
    <w:p w14:paraId="0EF0C909" w14:textId="6938EDF6" w:rsidR="005C14A0" w:rsidRDefault="005C14A0">
      <w:pPr>
        <w:pStyle w:val="CommentText"/>
      </w:pPr>
      <w:r>
        <w:rPr>
          <w:rStyle w:val="CommentReference"/>
        </w:rPr>
        <w:annotationRef/>
      </w:r>
      <w:r>
        <w:t xml:space="preserve">It may depend on the journal, but just to </w:t>
      </w:r>
      <w:r w:rsidR="0063621D">
        <w:t>keep</w:t>
      </w:r>
      <w:r>
        <w:t xml:space="preserve"> in mind: if you want to use an in-line equation, you probably can’t have the coloured boxes. If you want the boxes, it will need to be a figure with a caption.</w:t>
      </w:r>
      <w:r w:rsidR="0063621D">
        <w:t xml:space="preserve"> If you keep it as an inline equation, maybe it helps to put the first and second part each in [ ] and then its super clear when you say “the first term of the equation” and “the second term of the equation”</w:t>
      </w:r>
    </w:p>
  </w:comment>
  <w:comment w:id="109" w:author="Alie Ashbury" w:date="2021-11-24T12:50:00Z" w:initials="AMA">
    <w:p w14:paraId="412F78B5" w14:textId="67D19A0F" w:rsidR="00B72559" w:rsidRDefault="00B72559">
      <w:pPr>
        <w:pStyle w:val="CommentText"/>
      </w:pPr>
      <w:r>
        <w:rPr>
          <w:rStyle w:val="CommentReference"/>
        </w:rPr>
        <w:annotationRef/>
      </w:r>
      <w:r>
        <w:t>? don’t understand this</w:t>
      </w:r>
    </w:p>
  </w:comment>
  <w:comment w:id="111" w:author="Alie Ashbury" w:date="2021-11-24T12:51:00Z" w:initials="AMA">
    <w:p w14:paraId="41FA8ABD" w14:textId="10107DCF" w:rsidR="00B72559" w:rsidRDefault="00B72559">
      <w:pPr>
        <w:pStyle w:val="CommentText"/>
      </w:pPr>
      <w:r>
        <w:rPr>
          <w:rStyle w:val="CommentReference"/>
        </w:rPr>
        <w:annotationRef/>
      </w:r>
      <w:r w:rsidR="00A67B27">
        <w:t>.... Need a bit more info here. What is a single data point? I</w:t>
      </w:r>
      <w:r>
        <w:t xml:space="preserve">s there just one score per individual? Did you fit </w:t>
      </w:r>
      <w:r w:rsidR="00A67B27">
        <w:t>one</w:t>
      </w:r>
      <w:r>
        <w:t xml:space="preserve"> GLMM </w:t>
      </w:r>
      <w:r w:rsidR="00A67B27">
        <w:t>per influence metric? Unclear….</w:t>
      </w:r>
    </w:p>
  </w:comment>
  <w:comment w:id="115" w:author="Alie Ashbury" w:date="2021-11-24T13:27:00Z" w:initials="AMA">
    <w:p w14:paraId="65153B1E" w14:textId="1C2C70DC" w:rsidR="009020E5" w:rsidRDefault="009020E5">
      <w:pPr>
        <w:pStyle w:val="CommentText"/>
      </w:pPr>
      <w:r>
        <w:rPr>
          <w:rStyle w:val="CommentReference"/>
        </w:rPr>
        <w:annotationRef/>
      </w:r>
      <w:r>
        <w:t xml:space="preserve">I would recommend that details about this analysis go before the ‘modelling turning and speeding and influences’ section so that the order is consistent with the results section.  </w:t>
      </w:r>
    </w:p>
  </w:comment>
  <w:comment w:id="119" w:author="Alie Ashbury" w:date="2021-11-24T13:15:00Z" w:initials="AMA">
    <w:p w14:paraId="3BB6FD5C" w14:textId="77777777" w:rsidR="00765D55" w:rsidRDefault="00765D55">
      <w:pPr>
        <w:pStyle w:val="CommentText"/>
      </w:pPr>
      <w:r>
        <w:rPr>
          <w:rStyle w:val="CommentReference"/>
        </w:rPr>
        <w:annotationRef/>
      </w:r>
      <w:r>
        <w:t>You could also consider rephrasing these questions as statements of the main result.</w:t>
      </w:r>
    </w:p>
    <w:p w14:paraId="2E46FA51" w14:textId="77777777" w:rsidR="00765D55" w:rsidRDefault="00765D55">
      <w:pPr>
        <w:pStyle w:val="CommentText"/>
      </w:pPr>
    </w:p>
    <w:p w14:paraId="3F5FCF44" w14:textId="43BB09A2" w:rsidR="00765D55" w:rsidRDefault="00765D55">
      <w:pPr>
        <w:pStyle w:val="CommentText"/>
      </w:pPr>
      <w:r>
        <w:t>Ex. Dominant females generally spend more time in the front of the group.</w:t>
      </w:r>
    </w:p>
  </w:comment>
  <w:comment w:id="120" w:author="Alie Ashbury" w:date="2021-11-24T13:02:00Z" w:initials="AMA">
    <w:p w14:paraId="2218BD1F" w14:textId="4F85BAA5" w:rsidR="00AD14EE" w:rsidRDefault="00AD14EE">
      <w:pPr>
        <w:pStyle w:val="CommentText"/>
      </w:pPr>
      <w:r>
        <w:rPr>
          <w:rStyle w:val="CommentReference"/>
        </w:rPr>
        <w:annotationRef/>
      </w:r>
      <w:r>
        <w:t>? take out? (or use “somewhat”?)…. ‘relatively’ begs the question “relative to what?”</w:t>
      </w:r>
    </w:p>
  </w:comment>
  <w:comment w:id="133" w:author="Alie Ashbury" w:date="2021-11-24T13:05:00Z" w:initials="AMA">
    <w:p w14:paraId="76BBB0E9" w14:textId="5C6F5AF3" w:rsidR="00AD14EE" w:rsidRDefault="00AD14EE">
      <w:pPr>
        <w:pStyle w:val="CommentText"/>
      </w:pPr>
      <w:r>
        <w:rPr>
          <w:rStyle w:val="CommentReference"/>
        </w:rPr>
        <w:annotationRef/>
      </w:r>
      <w:r>
        <w:t>Add ‘female’ and ‘male’ after the “</w:t>
      </w:r>
      <w:proofErr w:type="spellStart"/>
      <w:r>
        <w:t>Dominant”s</w:t>
      </w:r>
      <w:proofErr w:type="spellEnd"/>
      <w:r>
        <w:t xml:space="preserve"> in the legend. (also, consider using color-blind friendly colors and</w:t>
      </w:r>
      <w:r w:rsidR="00E3328D">
        <w:t xml:space="preserve"> (redundantly)</w:t>
      </w:r>
      <w:r>
        <w:t xml:space="preserve"> different symbols for each status)</w:t>
      </w:r>
    </w:p>
  </w:comment>
  <w:comment w:id="134" w:author="Alie Ashbury" w:date="2021-11-24T13:15:00Z" w:initials="AMA">
    <w:p w14:paraId="0EE6A679" w14:textId="2D3BF937" w:rsidR="00765D55" w:rsidRDefault="00765D55">
      <w:pPr>
        <w:pStyle w:val="CommentText"/>
      </w:pPr>
      <w:r>
        <w:rPr>
          <w:rStyle w:val="CommentReference"/>
        </w:rPr>
        <w:annotationRef/>
      </w:r>
      <w:r>
        <w:t>Group trajectories are influenced more by the movement of individuals than by their positions</w:t>
      </w:r>
    </w:p>
  </w:comment>
  <w:comment w:id="137" w:author="Alie Ashbury" w:date="2021-11-24T13:36:00Z" w:initials="AMA">
    <w:p w14:paraId="155D3955" w14:textId="64CC27F5" w:rsidR="00ED740E" w:rsidRDefault="00ED740E">
      <w:pPr>
        <w:pStyle w:val="CommentText"/>
      </w:pPr>
      <w:r>
        <w:rPr>
          <w:rStyle w:val="CommentReference"/>
        </w:rPr>
        <w:annotationRef/>
      </w:r>
      <w:r>
        <w:t>I suggest working these terms that you have defined into the text, or dropping them in in brackets, throughout the results where applicable. (this is just an example, I haven’t gone through and put them in everywhere)</w:t>
      </w:r>
    </w:p>
  </w:comment>
  <w:comment w:id="139" w:author="Alie Ashbury" w:date="2021-11-24T13:07:00Z" w:initials="AMA">
    <w:p w14:paraId="3FFDBF25" w14:textId="1D25DD88" w:rsidR="00951745" w:rsidRDefault="00951745">
      <w:pPr>
        <w:pStyle w:val="CommentText"/>
      </w:pPr>
      <w:r>
        <w:rPr>
          <w:rStyle w:val="CommentReference"/>
        </w:rPr>
        <w:annotationRef/>
      </w:r>
      <w:r>
        <w:t>All statuses?</w:t>
      </w:r>
    </w:p>
  </w:comment>
  <w:comment w:id="144" w:author="Alie Ashbury" w:date="2021-11-24T13:20:00Z" w:initials="AMA">
    <w:p w14:paraId="7D7854D9" w14:textId="4708CA62" w:rsidR="00E3328D" w:rsidRDefault="00E3328D">
      <w:pPr>
        <w:pStyle w:val="CommentText"/>
      </w:pPr>
      <w:r>
        <w:rPr>
          <w:rStyle w:val="CommentReference"/>
        </w:rPr>
        <w:annotationRef/>
      </w:r>
      <w:r>
        <w:t>Dominant females’ movement influences the turning direction of their groups</w:t>
      </w:r>
    </w:p>
  </w:comment>
  <w:comment w:id="145" w:author="Alie Ashbury" w:date="2021-11-24T13:38:00Z" w:initials="AMA">
    <w:p w14:paraId="49B4B909" w14:textId="1DDCCD6F" w:rsidR="00776BF0" w:rsidRDefault="00776BF0">
      <w:pPr>
        <w:pStyle w:val="CommentText"/>
      </w:pPr>
      <w:r>
        <w:rPr>
          <w:rStyle w:val="CommentReference"/>
        </w:rPr>
        <w:annotationRef/>
      </w:r>
      <w:r>
        <w:t>? is this right?</w:t>
      </w:r>
    </w:p>
  </w:comment>
  <w:comment w:id="152" w:author="Alie Ashbury" w:date="2021-11-25T09:40:00Z" w:initials="AMA">
    <w:p w14:paraId="3AD3CC1D" w14:textId="14F130A0" w:rsidR="00407028" w:rsidRDefault="00407028" w:rsidP="00407028">
      <w:pPr>
        <w:pStyle w:val="CommentText"/>
      </w:pPr>
      <w:r>
        <w:rPr>
          <w:rStyle w:val="CommentReference"/>
        </w:rPr>
        <w:annotationRef/>
      </w:r>
      <w:r>
        <w:t>I think maybe this could be made a bit clearer and bit more succinct…</w:t>
      </w:r>
    </w:p>
    <w:p w14:paraId="6A4A472E" w14:textId="77777777" w:rsidR="00407028" w:rsidRDefault="00407028" w:rsidP="00407028">
      <w:pPr>
        <w:pStyle w:val="CommentText"/>
      </w:pPr>
    </w:p>
    <w:p w14:paraId="3E9996F6" w14:textId="77777777" w:rsidR="00407028" w:rsidRDefault="00407028" w:rsidP="00407028">
      <w:pPr>
        <w:pStyle w:val="CommentText"/>
      </w:pPr>
      <w:proofErr w:type="spellStart"/>
      <w:r>
        <w:t>Sooo</w:t>
      </w:r>
      <w:proofErr w:type="spellEnd"/>
      <w:r>
        <w:t xml:space="preserve"> maybe something like:</w:t>
      </w:r>
    </w:p>
    <w:p w14:paraId="254140BF" w14:textId="77777777" w:rsidR="00407028" w:rsidRDefault="00407028" w:rsidP="00407028">
      <w:pPr>
        <w:pStyle w:val="CommentText"/>
      </w:pPr>
    </w:p>
    <w:p w14:paraId="1E3A73DB" w14:textId="2A24256C" w:rsidR="00407028" w:rsidRDefault="00407028" w:rsidP="00407028">
      <w:pPr>
        <w:pStyle w:val="CommentText"/>
      </w:pPr>
      <w:r>
        <w:t>“This pattern is likely explained by differences between dominant males and females in their familiarity with their group’s home range. Dominant males, though….”</w:t>
      </w:r>
    </w:p>
  </w:comment>
  <w:comment w:id="163" w:author="Alie Ashbury" w:date="2021-11-25T09:49:00Z" w:initials="AMA">
    <w:p w14:paraId="5ABA361C" w14:textId="7F2E2B28" w:rsidR="00801127" w:rsidRDefault="00135A2D" w:rsidP="00801127">
      <w:pPr>
        <w:pStyle w:val="CommentText"/>
      </w:pPr>
      <w:r>
        <w:rPr>
          <w:rStyle w:val="CommentReference"/>
        </w:rPr>
        <w:annotationRef/>
      </w:r>
      <w:r>
        <w:t>I think I’m missing some key piece of info or something here because this seems really backwards to me? Wouldn’t we expect shared decision-making</w:t>
      </w:r>
      <w:r w:rsidR="00801127">
        <w:t xml:space="preserve"> in social groups that want to stay together (benefits of group cohesion = high, cost of consensus = low)?... or is it ‘shared decision-making’ rather than some other alternative, more powerful, mechanisms of maintaining group cohesion?</w:t>
      </w:r>
    </w:p>
  </w:comment>
  <w:comment w:id="164" w:author="Alie Ashbury" w:date="2021-11-25T09:53:00Z" w:initials="AMA">
    <w:p w14:paraId="66D66B3F" w14:textId="2F82E43A" w:rsidR="00801127" w:rsidRDefault="00801127">
      <w:pPr>
        <w:pStyle w:val="CommentText"/>
      </w:pPr>
      <w:r>
        <w:rPr>
          <w:rStyle w:val="CommentReference"/>
        </w:rPr>
        <w:annotationRef/>
      </w:r>
      <w:r>
        <w:t>I don’t think I know what you mean by a ‘successful individual’ (or an ‘unsuccessful individual’)</w:t>
      </w:r>
    </w:p>
  </w:comment>
  <w:comment w:id="165" w:author="Alie Ashbury" w:date="2021-11-25T09:54:00Z" w:initials="AMA">
    <w:p w14:paraId="65E5243D" w14:textId="1AF7C9ED" w:rsidR="00761CFA" w:rsidRDefault="00801127" w:rsidP="00761CFA">
      <w:pPr>
        <w:pStyle w:val="CommentText"/>
      </w:pPr>
      <w:r>
        <w:rPr>
          <w:rStyle w:val="CommentReference"/>
        </w:rPr>
        <w:annotationRef/>
      </w:r>
      <w:r w:rsidR="00761CFA">
        <w:t>I find this whole paragraph a bit challenging and I’m not really sure what the main point that you are trying to make in this paragraph is? Can you distill it down into a single sentence (then make that sentence the first sentence of the paragraph, and back it up with the details after)?</w:t>
      </w:r>
    </w:p>
    <w:p w14:paraId="30F98DDE" w14:textId="77777777" w:rsidR="00761CFA" w:rsidRDefault="00761CFA" w:rsidP="00761CFA">
      <w:pPr>
        <w:pStyle w:val="CommentText"/>
      </w:pPr>
    </w:p>
    <w:p w14:paraId="21C03D30" w14:textId="53A8D642" w:rsidR="00801127" w:rsidRDefault="00761CFA" w:rsidP="00761CFA">
      <w:pPr>
        <w:pStyle w:val="CommentText"/>
      </w:pPr>
      <w:r>
        <w:t>These last two sentences are very clear and I get this, but I don’t understand how this flows logically from what comes before….</w:t>
      </w:r>
    </w:p>
  </w:comment>
  <w:comment w:id="168" w:author="Alie Ashbury" w:date="2021-11-25T10:38:00Z" w:initials="AMA">
    <w:p w14:paraId="374FAA66" w14:textId="6986337B" w:rsidR="00852C5C" w:rsidRDefault="00852C5C">
      <w:pPr>
        <w:pStyle w:val="CommentText"/>
      </w:pPr>
      <w:r>
        <w:rPr>
          <w:rStyle w:val="CommentReference"/>
        </w:rPr>
        <w:annotationRef/>
      </w:r>
      <w:r>
        <w:t>You might consider adding another paragraph that comes back to this statement in your intro (highlighted in yellow). Can you situate your results into the wider literature of other species / what is known about other systems, and maybe allude to general mechanisms and diversity of collective decision-making?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0B6736" w15:done="0"/>
  <w15:commentEx w15:paraId="599D56BD" w15:done="0"/>
  <w15:commentEx w15:paraId="03A340DE" w15:done="0"/>
  <w15:commentEx w15:paraId="7294B757" w15:done="0"/>
  <w15:commentEx w15:paraId="73768F65" w15:done="0"/>
  <w15:commentEx w15:paraId="20AF040B" w15:done="0"/>
  <w15:commentEx w15:paraId="6CAF73CC" w15:done="0"/>
  <w15:commentEx w15:paraId="31869D4C" w15:done="0"/>
  <w15:commentEx w15:paraId="3802B7DC" w15:done="0"/>
  <w15:commentEx w15:paraId="5ACDD173" w15:done="0"/>
  <w15:commentEx w15:paraId="7AFC8250" w15:done="0"/>
  <w15:commentEx w15:paraId="2C8F486A" w15:done="0"/>
  <w15:commentEx w15:paraId="4FFD8878" w15:done="0"/>
  <w15:commentEx w15:paraId="16FB8E49" w15:done="0"/>
  <w15:commentEx w15:paraId="5438F452" w15:done="0"/>
  <w15:commentEx w15:paraId="2083968E" w15:done="0"/>
  <w15:commentEx w15:paraId="694B5287" w15:done="0"/>
  <w15:commentEx w15:paraId="6DD2E435" w15:done="0"/>
  <w15:commentEx w15:paraId="0EF0C909" w15:done="0"/>
  <w15:commentEx w15:paraId="412F78B5" w15:done="0"/>
  <w15:commentEx w15:paraId="41FA8ABD" w15:done="0"/>
  <w15:commentEx w15:paraId="65153B1E" w15:done="0"/>
  <w15:commentEx w15:paraId="3F5FCF44" w15:done="0"/>
  <w15:commentEx w15:paraId="2218BD1F" w15:done="0"/>
  <w15:commentEx w15:paraId="76BBB0E9" w15:done="0"/>
  <w15:commentEx w15:paraId="0EE6A679" w15:done="0"/>
  <w15:commentEx w15:paraId="155D3955" w15:done="0"/>
  <w15:commentEx w15:paraId="3FFDBF25" w15:done="0"/>
  <w15:commentEx w15:paraId="7D7854D9" w15:done="0"/>
  <w15:commentEx w15:paraId="49B4B909" w15:done="0"/>
  <w15:commentEx w15:paraId="1E3A73DB" w15:done="0"/>
  <w15:commentEx w15:paraId="5ABA361C" w15:done="0"/>
  <w15:commentEx w15:paraId="66D66B3F" w15:done="0"/>
  <w15:commentEx w15:paraId="21C03D30" w15:done="0"/>
  <w15:commentEx w15:paraId="374FAA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9E6C2" w16cex:dateUtc="2021-11-25T09:41:00Z"/>
  <w16cex:commentExtensible w16cex:durableId="2549DEB3" w16cex:dateUtc="2021-11-25T09:06:00Z"/>
  <w16cex:commentExtensible w16cex:durableId="2548902E" w16cex:dateUtc="2021-11-24T09:19:00Z"/>
  <w16cex:commentExtensible w16cex:durableId="25489116" w16cex:dateUtc="2021-11-24T09:23:00Z"/>
  <w16cex:commentExtensible w16cex:durableId="254893CC" w16cex:dateUtc="2021-11-24T09:34:00Z"/>
  <w16cex:commentExtensible w16cex:durableId="25489484" w16cex:dateUtc="2021-11-24T09:37:00Z"/>
  <w16cex:commentExtensible w16cex:durableId="2548B5F1" w16cex:dateUtc="2021-11-24T12:00:00Z"/>
  <w16cex:commentExtensible w16cex:durableId="25489550" w16cex:dateUtc="2021-11-24T09:41:00Z"/>
  <w16cex:commentExtensible w16cex:durableId="254899C2" w16cex:dateUtc="2021-11-24T10:00:00Z"/>
  <w16cex:commentExtensible w16cex:durableId="25489D50" w16cex:dateUtc="2021-11-24T10:15:00Z"/>
  <w16cex:commentExtensible w16cex:durableId="25489CB5" w16cex:dateUtc="2021-11-24T10:12:00Z"/>
  <w16cex:commentExtensible w16cex:durableId="2548ABC5" w16cex:dateUtc="2021-11-24T11:17:00Z"/>
  <w16cex:commentExtensible w16cex:durableId="2548AB5E" w16cex:dateUtc="2021-11-24T11:15:00Z"/>
  <w16cex:commentExtensible w16cex:durableId="2549DFA3" w16cex:dateUtc="2021-11-25T09:10:00Z"/>
  <w16cex:commentExtensible w16cex:durableId="2548BBD0" w16cex:dateUtc="2021-11-24T12:25:00Z"/>
  <w16cex:commentExtensible w16cex:durableId="2548ABFF" w16cex:dateUtc="2021-11-24T11:18:00Z"/>
  <w16cex:commentExtensible w16cex:durableId="2548AD19" w16cex:dateUtc="2021-11-24T11:22:00Z"/>
  <w16cex:commentExtensible w16cex:durableId="2549E08C" w16cex:dateUtc="2021-11-25T09:14:00Z"/>
  <w16cex:commentExtensible w16cex:durableId="2549E115" w16cex:dateUtc="2021-11-25T09:16:00Z"/>
  <w16cex:commentExtensible w16cex:durableId="2548B3A4" w16cex:dateUtc="2021-11-24T11:50:00Z"/>
  <w16cex:commentExtensible w16cex:durableId="2548B3E4" w16cex:dateUtc="2021-11-24T11:51:00Z"/>
  <w16cex:commentExtensible w16cex:durableId="2548BC27" w16cex:dateUtc="2021-11-24T12:27:00Z"/>
  <w16cex:commentExtensible w16cex:durableId="2548B961" w16cex:dateUtc="2021-11-24T12:15:00Z"/>
  <w16cex:commentExtensible w16cex:durableId="2548B66D" w16cex:dateUtc="2021-11-24T12:02:00Z"/>
  <w16cex:commentExtensible w16cex:durableId="2548B6FD" w16cex:dateUtc="2021-11-24T12:05:00Z"/>
  <w16cex:commentExtensible w16cex:durableId="2548B987" w16cex:dateUtc="2021-11-24T12:15:00Z"/>
  <w16cex:commentExtensible w16cex:durableId="2548BE73" w16cex:dateUtc="2021-11-24T12:36:00Z"/>
  <w16cex:commentExtensible w16cex:durableId="2548B77A" w16cex:dateUtc="2021-11-24T12:07:00Z"/>
  <w16cex:commentExtensible w16cex:durableId="2548BA9C" w16cex:dateUtc="2021-11-24T12:20:00Z"/>
  <w16cex:commentExtensible w16cex:durableId="2548BEE3" w16cex:dateUtc="2021-11-24T12:38:00Z"/>
  <w16cex:commentExtensible w16cex:durableId="2549D883" w16cex:dateUtc="2021-11-25T08:40:00Z"/>
  <w16cex:commentExtensible w16cex:durableId="2549DAAF" w16cex:dateUtc="2021-11-25T08:49:00Z"/>
  <w16cex:commentExtensible w16cex:durableId="2549DBA2" w16cex:dateUtc="2021-11-25T08:53:00Z"/>
  <w16cex:commentExtensible w16cex:durableId="2549DBEA" w16cex:dateUtc="2021-11-25T08:54:00Z"/>
  <w16cex:commentExtensible w16cex:durableId="2549E62B" w16cex:dateUtc="2021-11-25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0B6736" w16cid:durableId="2549E6C2"/>
  <w16cid:commentId w16cid:paraId="599D56BD" w16cid:durableId="2549DEB3"/>
  <w16cid:commentId w16cid:paraId="03A340DE" w16cid:durableId="2548902E"/>
  <w16cid:commentId w16cid:paraId="7294B757" w16cid:durableId="25489116"/>
  <w16cid:commentId w16cid:paraId="73768F65" w16cid:durableId="254893CC"/>
  <w16cid:commentId w16cid:paraId="20AF040B" w16cid:durableId="25489484"/>
  <w16cid:commentId w16cid:paraId="6CAF73CC" w16cid:durableId="2548B5F1"/>
  <w16cid:commentId w16cid:paraId="31869D4C" w16cid:durableId="25489550"/>
  <w16cid:commentId w16cid:paraId="3802B7DC" w16cid:durableId="254899C2"/>
  <w16cid:commentId w16cid:paraId="5ACDD173" w16cid:durableId="25489D50"/>
  <w16cid:commentId w16cid:paraId="7AFC8250" w16cid:durableId="25489CB5"/>
  <w16cid:commentId w16cid:paraId="2C8F486A" w16cid:durableId="2548ABC5"/>
  <w16cid:commentId w16cid:paraId="4FFD8878" w16cid:durableId="2548AB5E"/>
  <w16cid:commentId w16cid:paraId="16FB8E49" w16cid:durableId="2549DFA3"/>
  <w16cid:commentId w16cid:paraId="5438F452" w16cid:durableId="2548BBD0"/>
  <w16cid:commentId w16cid:paraId="2083968E" w16cid:durableId="2548ABFF"/>
  <w16cid:commentId w16cid:paraId="694B5287" w16cid:durableId="2548AD19"/>
  <w16cid:commentId w16cid:paraId="6DD2E435" w16cid:durableId="2549E08C"/>
  <w16cid:commentId w16cid:paraId="0EF0C909" w16cid:durableId="2549E115"/>
  <w16cid:commentId w16cid:paraId="412F78B5" w16cid:durableId="2548B3A4"/>
  <w16cid:commentId w16cid:paraId="41FA8ABD" w16cid:durableId="2548B3E4"/>
  <w16cid:commentId w16cid:paraId="65153B1E" w16cid:durableId="2548BC27"/>
  <w16cid:commentId w16cid:paraId="3F5FCF44" w16cid:durableId="2548B961"/>
  <w16cid:commentId w16cid:paraId="2218BD1F" w16cid:durableId="2548B66D"/>
  <w16cid:commentId w16cid:paraId="76BBB0E9" w16cid:durableId="2548B6FD"/>
  <w16cid:commentId w16cid:paraId="0EE6A679" w16cid:durableId="2548B987"/>
  <w16cid:commentId w16cid:paraId="155D3955" w16cid:durableId="2548BE73"/>
  <w16cid:commentId w16cid:paraId="3FFDBF25" w16cid:durableId="2548B77A"/>
  <w16cid:commentId w16cid:paraId="7D7854D9" w16cid:durableId="2548BA9C"/>
  <w16cid:commentId w16cid:paraId="49B4B909" w16cid:durableId="2548BEE3"/>
  <w16cid:commentId w16cid:paraId="1E3A73DB" w16cid:durableId="2549D883"/>
  <w16cid:commentId w16cid:paraId="5ABA361C" w16cid:durableId="2549DAAF"/>
  <w16cid:commentId w16cid:paraId="66D66B3F" w16cid:durableId="2549DBA2"/>
  <w16cid:commentId w16cid:paraId="21C03D30" w16cid:durableId="2549DBEA"/>
  <w16cid:commentId w16cid:paraId="374FAA66" w16cid:durableId="2549E62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Lato-Regular">
    <w:altName w:val="Yu Gothic"/>
    <w:panose1 w:val="020B0604020202020204"/>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6F75"/>
    <w:multiLevelType w:val="hybridMultilevel"/>
    <w:tmpl w:val="00C846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6"/>
  </w:num>
  <w:num w:numId="5">
    <w:abstractNumId w:val="2"/>
  </w:num>
  <w:num w:numId="6">
    <w:abstractNumId w:val="3"/>
  </w:num>
  <w:num w:numId="7">
    <w:abstractNumId w:val="0"/>
  </w:num>
  <w:num w:numId="8">
    <w:abstractNumId w:val="4"/>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e Ashbury">
    <w15:presenceInfo w15:providerId="None" w15:userId="Alie Ashbury"/>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B05"/>
    <w:rsid w:val="00012DA5"/>
    <w:rsid w:val="0001479D"/>
    <w:rsid w:val="000153AD"/>
    <w:rsid w:val="00025F9E"/>
    <w:rsid w:val="0003100E"/>
    <w:rsid w:val="000318C2"/>
    <w:rsid w:val="000557BD"/>
    <w:rsid w:val="0006685A"/>
    <w:rsid w:val="0007763B"/>
    <w:rsid w:val="0008275B"/>
    <w:rsid w:val="00084403"/>
    <w:rsid w:val="00091A0A"/>
    <w:rsid w:val="00092024"/>
    <w:rsid w:val="00093264"/>
    <w:rsid w:val="000946FA"/>
    <w:rsid w:val="00096793"/>
    <w:rsid w:val="000A2427"/>
    <w:rsid w:val="000A5E06"/>
    <w:rsid w:val="000C4C26"/>
    <w:rsid w:val="000D2DEE"/>
    <w:rsid w:val="000D3B2D"/>
    <w:rsid w:val="000F5ABC"/>
    <w:rsid w:val="00100C6C"/>
    <w:rsid w:val="00114D0E"/>
    <w:rsid w:val="00117BF7"/>
    <w:rsid w:val="0012792A"/>
    <w:rsid w:val="00135A2D"/>
    <w:rsid w:val="00136998"/>
    <w:rsid w:val="00150A8E"/>
    <w:rsid w:val="00150BB9"/>
    <w:rsid w:val="001540EF"/>
    <w:rsid w:val="00185AF8"/>
    <w:rsid w:val="001A246C"/>
    <w:rsid w:val="001C02D4"/>
    <w:rsid w:val="001D5CC8"/>
    <w:rsid w:val="001E39F5"/>
    <w:rsid w:val="001F34A3"/>
    <w:rsid w:val="001F4E67"/>
    <w:rsid w:val="00201540"/>
    <w:rsid w:val="00210BF0"/>
    <w:rsid w:val="002211ED"/>
    <w:rsid w:val="002261F2"/>
    <w:rsid w:val="00234190"/>
    <w:rsid w:val="00240432"/>
    <w:rsid w:val="002420B2"/>
    <w:rsid w:val="00246373"/>
    <w:rsid w:val="002473B7"/>
    <w:rsid w:val="00276FA9"/>
    <w:rsid w:val="002970F3"/>
    <w:rsid w:val="002A6B35"/>
    <w:rsid w:val="002B6760"/>
    <w:rsid w:val="002B7CBE"/>
    <w:rsid w:val="002C026B"/>
    <w:rsid w:val="002D5BE0"/>
    <w:rsid w:val="002F12A3"/>
    <w:rsid w:val="002F775A"/>
    <w:rsid w:val="00302837"/>
    <w:rsid w:val="00307D20"/>
    <w:rsid w:val="0031116C"/>
    <w:rsid w:val="00312B56"/>
    <w:rsid w:val="00314276"/>
    <w:rsid w:val="0031574F"/>
    <w:rsid w:val="00322480"/>
    <w:rsid w:val="003225B2"/>
    <w:rsid w:val="0032373A"/>
    <w:rsid w:val="00342DFC"/>
    <w:rsid w:val="00350B3C"/>
    <w:rsid w:val="0035338E"/>
    <w:rsid w:val="0036157B"/>
    <w:rsid w:val="00362555"/>
    <w:rsid w:val="003649B8"/>
    <w:rsid w:val="00373963"/>
    <w:rsid w:val="003A68C4"/>
    <w:rsid w:val="003A7BF7"/>
    <w:rsid w:val="003B4938"/>
    <w:rsid w:val="003B5494"/>
    <w:rsid w:val="003B75BE"/>
    <w:rsid w:val="003C072F"/>
    <w:rsid w:val="003C0BD3"/>
    <w:rsid w:val="003C106C"/>
    <w:rsid w:val="003E2222"/>
    <w:rsid w:val="003F452D"/>
    <w:rsid w:val="0040597D"/>
    <w:rsid w:val="00407028"/>
    <w:rsid w:val="0041477B"/>
    <w:rsid w:val="004202FE"/>
    <w:rsid w:val="0042550B"/>
    <w:rsid w:val="00457A6B"/>
    <w:rsid w:val="0046087B"/>
    <w:rsid w:val="004640BA"/>
    <w:rsid w:val="00466267"/>
    <w:rsid w:val="00471A94"/>
    <w:rsid w:val="0047277B"/>
    <w:rsid w:val="004776B1"/>
    <w:rsid w:val="00492EBE"/>
    <w:rsid w:val="00496154"/>
    <w:rsid w:val="004A0D44"/>
    <w:rsid w:val="004B0E4D"/>
    <w:rsid w:val="004B506E"/>
    <w:rsid w:val="004C2092"/>
    <w:rsid w:val="004F39F8"/>
    <w:rsid w:val="004F3E67"/>
    <w:rsid w:val="004F780D"/>
    <w:rsid w:val="0051536E"/>
    <w:rsid w:val="005172C4"/>
    <w:rsid w:val="005349EE"/>
    <w:rsid w:val="0054065B"/>
    <w:rsid w:val="005721C9"/>
    <w:rsid w:val="00575964"/>
    <w:rsid w:val="00580574"/>
    <w:rsid w:val="005828E6"/>
    <w:rsid w:val="00582B40"/>
    <w:rsid w:val="005A1D6D"/>
    <w:rsid w:val="005A7B35"/>
    <w:rsid w:val="005C0DD3"/>
    <w:rsid w:val="005C14A0"/>
    <w:rsid w:val="005C2E16"/>
    <w:rsid w:val="005C5C27"/>
    <w:rsid w:val="005D20C4"/>
    <w:rsid w:val="005D4E8D"/>
    <w:rsid w:val="005E7D61"/>
    <w:rsid w:val="00607CE7"/>
    <w:rsid w:val="00607FDE"/>
    <w:rsid w:val="0061277F"/>
    <w:rsid w:val="006219BE"/>
    <w:rsid w:val="00624959"/>
    <w:rsid w:val="00627393"/>
    <w:rsid w:val="0063621D"/>
    <w:rsid w:val="0064237A"/>
    <w:rsid w:val="006472C9"/>
    <w:rsid w:val="006537A8"/>
    <w:rsid w:val="0065723D"/>
    <w:rsid w:val="00657720"/>
    <w:rsid w:val="00660ADA"/>
    <w:rsid w:val="00662DE6"/>
    <w:rsid w:val="0067052C"/>
    <w:rsid w:val="006806C8"/>
    <w:rsid w:val="00687E4D"/>
    <w:rsid w:val="006926B1"/>
    <w:rsid w:val="006969CF"/>
    <w:rsid w:val="006A15A1"/>
    <w:rsid w:val="006A3522"/>
    <w:rsid w:val="006D115A"/>
    <w:rsid w:val="006D50A4"/>
    <w:rsid w:val="00711671"/>
    <w:rsid w:val="00714F02"/>
    <w:rsid w:val="00716C0F"/>
    <w:rsid w:val="0074345D"/>
    <w:rsid w:val="00761CFA"/>
    <w:rsid w:val="0076263D"/>
    <w:rsid w:val="00765D55"/>
    <w:rsid w:val="00770083"/>
    <w:rsid w:val="00772698"/>
    <w:rsid w:val="00775249"/>
    <w:rsid w:val="00776BF0"/>
    <w:rsid w:val="00795268"/>
    <w:rsid w:val="007A12D7"/>
    <w:rsid w:val="007B4CC3"/>
    <w:rsid w:val="007C3EC4"/>
    <w:rsid w:val="007C6836"/>
    <w:rsid w:val="007D2323"/>
    <w:rsid w:val="007E2376"/>
    <w:rsid w:val="007E59F6"/>
    <w:rsid w:val="007F4BDA"/>
    <w:rsid w:val="00801127"/>
    <w:rsid w:val="00802EA9"/>
    <w:rsid w:val="00807A33"/>
    <w:rsid w:val="00837E72"/>
    <w:rsid w:val="00841260"/>
    <w:rsid w:val="00852C5C"/>
    <w:rsid w:val="008621DC"/>
    <w:rsid w:val="00865E3C"/>
    <w:rsid w:val="008750A2"/>
    <w:rsid w:val="008876EA"/>
    <w:rsid w:val="008A0CD0"/>
    <w:rsid w:val="008A134C"/>
    <w:rsid w:val="008A2176"/>
    <w:rsid w:val="008A44BD"/>
    <w:rsid w:val="008B3EAF"/>
    <w:rsid w:val="008B42FB"/>
    <w:rsid w:val="008E4A04"/>
    <w:rsid w:val="008E6791"/>
    <w:rsid w:val="009020E5"/>
    <w:rsid w:val="009035B2"/>
    <w:rsid w:val="009039B3"/>
    <w:rsid w:val="0091479A"/>
    <w:rsid w:val="009249ED"/>
    <w:rsid w:val="00924EC2"/>
    <w:rsid w:val="00925B7D"/>
    <w:rsid w:val="00927E0E"/>
    <w:rsid w:val="00934273"/>
    <w:rsid w:val="009351C9"/>
    <w:rsid w:val="00951745"/>
    <w:rsid w:val="00990B2F"/>
    <w:rsid w:val="00997DD8"/>
    <w:rsid w:val="009A1157"/>
    <w:rsid w:val="009B185E"/>
    <w:rsid w:val="009C0F94"/>
    <w:rsid w:val="009E2E5F"/>
    <w:rsid w:val="009E4EE9"/>
    <w:rsid w:val="00A13673"/>
    <w:rsid w:val="00A346D6"/>
    <w:rsid w:val="00A3622F"/>
    <w:rsid w:val="00A36D95"/>
    <w:rsid w:val="00A47676"/>
    <w:rsid w:val="00A5326C"/>
    <w:rsid w:val="00A564BE"/>
    <w:rsid w:val="00A566AB"/>
    <w:rsid w:val="00A65AE2"/>
    <w:rsid w:val="00A66D30"/>
    <w:rsid w:val="00A67B27"/>
    <w:rsid w:val="00A75D60"/>
    <w:rsid w:val="00A85F3C"/>
    <w:rsid w:val="00A937A8"/>
    <w:rsid w:val="00A942A9"/>
    <w:rsid w:val="00A945F3"/>
    <w:rsid w:val="00AB649D"/>
    <w:rsid w:val="00AC078A"/>
    <w:rsid w:val="00AD0BCB"/>
    <w:rsid w:val="00AD14EE"/>
    <w:rsid w:val="00AD1D8B"/>
    <w:rsid w:val="00AE4386"/>
    <w:rsid w:val="00B011CD"/>
    <w:rsid w:val="00B03407"/>
    <w:rsid w:val="00B20200"/>
    <w:rsid w:val="00B228EB"/>
    <w:rsid w:val="00B301E5"/>
    <w:rsid w:val="00B30E50"/>
    <w:rsid w:val="00B311AA"/>
    <w:rsid w:val="00B47B4A"/>
    <w:rsid w:val="00B52EA1"/>
    <w:rsid w:val="00B533D5"/>
    <w:rsid w:val="00B564A0"/>
    <w:rsid w:val="00B72559"/>
    <w:rsid w:val="00B75A06"/>
    <w:rsid w:val="00BB6D4F"/>
    <w:rsid w:val="00BC603B"/>
    <w:rsid w:val="00BD0F5E"/>
    <w:rsid w:val="00BD2757"/>
    <w:rsid w:val="00BE0E9E"/>
    <w:rsid w:val="00BF78DD"/>
    <w:rsid w:val="00C05760"/>
    <w:rsid w:val="00C1089B"/>
    <w:rsid w:val="00C14E8F"/>
    <w:rsid w:val="00C17A45"/>
    <w:rsid w:val="00C22E6C"/>
    <w:rsid w:val="00C43780"/>
    <w:rsid w:val="00C53BB3"/>
    <w:rsid w:val="00C7159E"/>
    <w:rsid w:val="00C74576"/>
    <w:rsid w:val="00C80442"/>
    <w:rsid w:val="00CA64DB"/>
    <w:rsid w:val="00CB08B9"/>
    <w:rsid w:val="00CB6E3F"/>
    <w:rsid w:val="00CD2D41"/>
    <w:rsid w:val="00CE5D37"/>
    <w:rsid w:val="00CE5F5B"/>
    <w:rsid w:val="00CF359E"/>
    <w:rsid w:val="00D066CE"/>
    <w:rsid w:val="00D179EB"/>
    <w:rsid w:val="00D27F62"/>
    <w:rsid w:val="00D31AE1"/>
    <w:rsid w:val="00D408AE"/>
    <w:rsid w:val="00D41ABA"/>
    <w:rsid w:val="00D53464"/>
    <w:rsid w:val="00D53EFB"/>
    <w:rsid w:val="00D7245E"/>
    <w:rsid w:val="00D733E9"/>
    <w:rsid w:val="00D756DE"/>
    <w:rsid w:val="00D769F4"/>
    <w:rsid w:val="00D83F36"/>
    <w:rsid w:val="00D8494C"/>
    <w:rsid w:val="00D91FB9"/>
    <w:rsid w:val="00DA7262"/>
    <w:rsid w:val="00DB5D0F"/>
    <w:rsid w:val="00DD2F55"/>
    <w:rsid w:val="00E0229A"/>
    <w:rsid w:val="00E3328D"/>
    <w:rsid w:val="00E40FF5"/>
    <w:rsid w:val="00E416BA"/>
    <w:rsid w:val="00E44329"/>
    <w:rsid w:val="00E477CA"/>
    <w:rsid w:val="00E57E14"/>
    <w:rsid w:val="00E6792B"/>
    <w:rsid w:val="00E72FB7"/>
    <w:rsid w:val="00E90413"/>
    <w:rsid w:val="00E93D04"/>
    <w:rsid w:val="00E95507"/>
    <w:rsid w:val="00EA0487"/>
    <w:rsid w:val="00EA3980"/>
    <w:rsid w:val="00EB19ED"/>
    <w:rsid w:val="00EB7DC8"/>
    <w:rsid w:val="00ED5D21"/>
    <w:rsid w:val="00ED740E"/>
    <w:rsid w:val="00EE767A"/>
    <w:rsid w:val="00EF3D3D"/>
    <w:rsid w:val="00F11700"/>
    <w:rsid w:val="00F159E0"/>
    <w:rsid w:val="00F15CE6"/>
    <w:rsid w:val="00F25EE9"/>
    <w:rsid w:val="00F341B8"/>
    <w:rsid w:val="00F451CF"/>
    <w:rsid w:val="00F502E7"/>
    <w:rsid w:val="00F5110F"/>
    <w:rsid w:val="00F516BB"/>
    <w:rsid w:val="00F576F0"/>
    <w:rsid w:val="00F61F39"/>
    <w:rsid w:val="00F734BE"/>
    <w:rsid w:val="00F742B2"/>
    <w:rsid w:val="00F82420"/>
    <w:rsid w:val="00F85D18"/>
    <w:rsid w:val="00F85EAE"/>
    <w:rsid w:val="00FB139D"/>
    <w:rsid w:val="00FB5844"/>
    <w:rsid w:val="00FD333D"/>
    <w:rsid w:val="00FD43C3"/>
    <w:rsid w:val="00FF5D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0E84F9EE-1DD9-4C1C-B24D-A70CA4F0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3B49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9CE40-7E4C-48B4-A028-2E47C378D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18</Pages>
  <Words>12117</Words>
  <Characters>69070</Characters>
  <Application>Microsoft Office Word</Application>
  <DocSecurity>0</DocSecurity>
  <Lines>575</Lines>
  <Paragraphs>162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Alie Ashbury</cp:lastModifiedBy>
  <cp:revision>9</cp:revision>
  <dcterms:created xsi:type="dcterms:W3CDTF">2021-11-24T08:49:00Z</dcterms:created>
  <dcterms:modified xsi:type="dcterms:W3CDTF">2021-11-25T09:53:00Z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id="wwWy3DhO"/&gt;&lt;style id="http://www.zotero.org/styles/behavioral-ecology" hasBibliography="1" bibliographyStyleHasBeenSet="0"/&gt;&lt;prefs&gt;&lt;pref name="fieldType" value="Field"/&gt;&lt;/prefs&gt;&lt;/data&gt;</vt:lpwstr>
  </property>
</Properties>
</file>