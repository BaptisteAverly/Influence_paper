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C052EF" w14:textId="4DAAB1DB" w:rsidR="005D20C4" w:rsidRPr="006D69C5" w:rsidRDefault="005D20C4" w:rsidP="005D20C4">
      <w:pPr>
        <w:rPr>
          <w:lang w:val="en-US"/>
        </w:rPr>
      </w:pPr>
      <w:r w:rsidRPr="006D69C5">
        <w:rPr>
          <w:lang w:val="en-US"/>
        </w:rPr>
        <w:t>TITLE PAGE</w:t>
      </w:r>
    </w:p>
    <w:p w14:paraId="639579DD" w14:textId="1AEB14ED" w:rsidR="0043299C" w:rsidRDefault="00846A9A" w:rsidP="005D20C4">
      <w:pPr>
        <w:spacing w:line="360" w:lineRule="auto"/>
        <w:jc w:val="both"/>
        <w:rPr>
          <w:rFonts w:ascii="Times New Roman" w:hAnsi="Times New Roman" w:cs="Times New Roman"/>
          <w:b/>
          <w:sz w:val="28"/>
          <w:lang w:val="en-US"/>
        </w:rPr>
      </w:pPr>
      <w:r w:rsidRPr="00846A9A">
        <w:rPr>
          <w:rFonts w:ascii="Times New Roman" w:hAnsi="Times New Roman" w:cs="Times New Roman"/>
          <w:b/>
          <w:sz w:val="28"/>
          <w:lang w:val="en-US"/>
        </w:rPr>
        <w:t>Disentangling influence over group speed and direction reveals multiple patterns of influence in moving meerkat groups</w:t>
      </w:r>
    </w:p>
    <w:p w14:paraId="478E98A5" w14:textId="77777777" w:rsidR="00846A9A" w:rsidRPr="00846A9A" w:rsidRDefault="00846A9A" w:rsidP="005D20C4">
      <w:pPr>
        <w:spacing w:line="360" w:lineRule="auto"/>
        <w:jc w:val="both"/>
        <w:rPr>
          <w:rFonts w:ascii="Times New Roman" w:hAnsi="Times New Roman" w:cs="Times New Roman"/>
          <w:b/>
          <w:sz w:val="32"/>
          <w:szCs w:val="24"/>
          <w:lang w:val="en-US"/>
        </w:rPr>
      </w:pPr>
    </w:p>
    <w:p w14:paraId="2ADD54B5" w14:textId="5AB505F4" w:rsidR="005D20C4" w:rsidRPr="006D69C5" w:rsidRDefault="005D20C4" w:rsidP="005D20C4">
      <w:p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Baptiste Averly</w:t>
      </w:r>
      <w:r w:rsidRPr="006D69C5">
        <w:rPr>
          <w:rFonts w:asciiTheme="majorBidi" w:hAnsiTheme="majorBidi" w:cstheme="majorBidi"/>
          <w:sz w:val="24"/>
          <w:szCs w:val="24"/>
          <w:vertAlign w:val="superscript"/>
          <w:lang w:val="en-US"/>
        </w:rPr>
        <w:t>1,</w:t>
      </w:r>
      <w:proofErr w:type="gramStart"/>
      <w:r w:rsidRPr="006D69C5">
        <w:rPr>
          <w:rFonts w:asciiTheme="majorBidi" w:hAnsiTheme="majorBidi" w:cstheme="majorBidi"/>
          <w:sz w:val="24"/>
          <w:szCs w:val="24"/>
          <w:vertAlign w:val="superscript"/>
          <w:lang w:val="en-US"/>
        </w:rPr>
        <w:t>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w:t>
      </w:r>
      <w:proofErr w:type="gramEnd"/>
      <w:r w:rsidRPr="006D69C5">
        <w:rPr>
          <w:rFonts w:ascii="Times New Roman" w:hAnsi="Times New Roman" w:cs="Times New Roman"/>
          <w:sz w:val="24"/>
          <w:szCs w:val="24"/>
          <w:lang w:val="en-US"/>
        </w:rPr>
        <w:t xml:space="preserve"> Vivek H. Sridhar</w:t>
      </w:r>
      <w:r w:rsidRPr="006D69C5">
        <w:rPr>
          <w:rFonts w:asciiTheme="majorBidi" w:hAnsiTheme="majorBidi" w:cstheme="majorBidi"/>
          <w:sz w:val="24"/>
          <w:szCs w:val="24"/>
          <w:vertAlign w:val="superscript"/>
          <w:lang w:val="en-US"/>
        </w:rPr>
        <w:t>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 Vlad Demartsev</w:t>
      </w:r>
      <w:r w:rsidRPr="006D69C5">
        <w:rPr>
          <w:rFonts w:asciiTheme="majorBidi" w:hAnsiTheme="majorBidi" w:cstheme="majorBidi"/>
          <w:sz w:val="24"/>
          <w:szCs w:val="24"/>
          <w:vertAlign w:val="superscript"/>
          <w:lang w:val="en-US"/>
        </w:rPr>
        <w:t>1,2,3,4</w:t>
      </w:r>
      <w:r w:rsidRPr="006D69C5">
        <w:rPr>
          <w:rFonts w:ascii="Times New Roman" w:hAnsi="Times New Roman" w:cs="Times New Roman"/>
          <w:sz w:val="24"/>
          <w:szCs w:val="24"/>
          <w:lang w:val="en-US"/>
        </w:rPr>
        <w:t>, Gabriella Gall</w:t>
      </w:r>
      <w:r w:rsidRPr="006D69C5">
        <w:rPr>
          <w:rFonts w:ascii="Times New Roman" w:hAnsi="Times New Roman" w:cs="Times New Roman"/>
          <w:sz w:val="24"/>
          <w:szCs w:val="24"/>
          <w:vertAlign w:val="superscript"/>
          <w:lang w:val="en-US"/>
        </w:rPr>
        <w:t>1,2,3,4,5</w:t>
      </w:r>
      <w:r w:rsidR="002C76E0">
        <w:rPr>
          <w:rFonts w:ascii="Times New Roman" w:hAnsi="Times New Roman" w:cs="Times New Roman"/>
          <w:sz w:val="24"/>
          <w:szCs w:val="24"/>
          <w:vertAlign w:val="superscript"/>
          <w:lang w:val="en-US"/>
        </w:rPr>
        <w:t>,6</w:t>
      </w:r>
      <w:r w:rsidRPr="006D69C5">
        <w:rPr>
          <w:rFonts w:ascii="Times New Roman" w:hAnsi="Times New Roman" w:cs="Times New Roman"/>
          <w:sz w:val="24"/>
          <w:szCs w:val="24"/>
          <w:lang w:val="en-US"/>
        </w:rPr>
        <w:t>, Marta Manser</w:t>
      </w:r>
      <w:r w:rsidRPr="006D69C5">
        <w:rPr>
          <w:rFonts w:asciiTheme="majorBidi" w:hAnsiTheme="majorBidi" w:cstheme="majorBidi"/>
          <w:sz w:val="24"/>
          <w:szCs w:val="24"/>
          <w:vertAlign w:val="superscript"/>
          <w:lang w:val="en-US"/>
        </w:rPr>
        <w:t>4,5,*</w:t>
      </w:r>
      <w:r w:rsidRPr="006D69C5">
        <w:rPr>
          <w:rFonts w:ascii="Times New Roman" w:hAnsi="Times New Roman" w:cs="Times New Roman"/>
          <w:sz w:val="24"/>
          <w:szCs w:val="24"/>
          <w:lang w:val="en-US"/>
        </w:rPr>
        <w:t>, Ariana Strandburg-Peshkin</w:t>
      </w:r>
      <w:r w:rsidRPr="006D69C5">
        <w:rPr>
          <w:rFonts w:asciiTheme="majorBidi" w:hAnsiTheme="majorBidi" w:cstheme="majorBidi"/>
          <w:sz w:val="24"/>
          <w:szCs w:val="24"/>
          <w:vertAlign w:val="superscript"/>
          <w:lang w:val="en-US"/>
        </w:rPr>
        <w:t>1,2,3,</w:t>
      </w:r>
      <w:commentRangeStart w:id="0"/>
      <w:r w:rsidRPr="006D69C5">
        <w:rPr>
          <w:rFonts w:asciiTheme="majorBidi" w:hAnsiTheme="majorBidi" w:cstheme="majorBidi"/>
          <w:sz w:val="24"/>
          <w:szCs w:val="24"/>
          <w:vertAlign w:val="superscript"/>
          <w:lang w:val="en-US"/>
        </w:rPr>
        <w:t>4</w:t>
      </w:r>
      <w:commentRangeEnd w:id="0"/>
      <w:r w:rsidR="002E20C8">
        <w:rPr>
          <w:rStyle w:val="CommentReference"/>
          <w:lang w:val="en-CA" w:bidi="he-IL"/>
        </w:rPr>
        <w:commentReference w:id="0"/>
      </w:r>
      <w:r w:rsidRPr="006D69C5">
        <w:rPr>
          <w:rFonts w:asciiTheme="majorBidi" w:hAnsiTheme="majorBidi" w:cstheme="majorBidi"/>
          <w:sz w:val="24"/>
          <w:szCs w:val="24"/>
          <w:vertAlign w:val="superscript"/>
          <w:lang w:val="en-US"/>
        </w:rPr>
        <w:t>,*</w:t>
      </w:r>
    </w:p>
    <w:p w14:paraId="080762FF" w14:textId="77777777" w:rsidR="005D20C4" w:rsidRPr="006D69C5" w:rsidRDefault="005D20C4" w:rsidP="005D20C4">
      <w:pPr>
        <w:spacing w:line="360" w:lineRule="auto"/>
        <w:jc w:val="both"/>
        <w:rPr>
          <w:rFonts w:asciiTheme="majorBidi" w:hAnsiTheme="majorBidi" w:cstheme="majorBidi"/>
          <w:sz w:val="24"/>
          <w:szCs w:val="24"/>
          <w:lang w:val="en-US"/>
        </w:rPr>
      </w:pPr>
    </w:p>
    <w:p w14:paraId="1E6D8FCE" w14:textId="77777777" w:rsidR="005D20C4" w:rsidRPr="006D69C5"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Department of Biology, University of Konstanz, </w:t>
      </w:r>
      <w:bookmarkStart w:id="1" w:name="_Hlk48817156"/>
      <w:r w:rsidRPr="006D69C5">
        <w:rPr>
          <w:rFonts w:asciiTheme="majorBidi" w:hAnsiTheme="majorBidi" w:cstheme="majorBidi"/>
          <w:sz w:val="24"/>
          <w:szCs w:val="24"/>
          <w:lang w:val="en-US"/>
        </w:rPr>
        <w:t>Konstanz, Germany</w:t>
      </w:r>
      <w:bookmarkEnd w:id="1"/>
    </w:p>
    <w:p w14:paraId="6C328A08"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heme="majorBidi" w:hAnsiTheme="majorBidi" w:cstheme="majorBidi"/>
          <w:sz w:val="24"/>
          <w:szCs w:val="24"/>
          <w:lang w:val="en-US"/>
        </w:rPr>
        <w:t xml:space="preserve">Department for the Ecology of Animal Societies, Max </w:t>
      </w:r>
      <w:r w:rsidRPr="006D69C5">
        <w:rPr>
          <w:rFonts w:ascii="Times New Roman" w:hAnsi="Times New Roman" w:cs="Times New Roman"/>
          <w:sz w:val="24"/>
          <w:szCs w:val="24"/>
          <w:lang w:val="en-US"/>
        </w:rPr>
        <w:t>Planck Institute of Animal Behavior, Konstanz, Germany</w:t>
      </w:r>
    </w:p>
    <w:p w14:paraId="69E63796"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 xml:space="preserve">Centre for the Advanced Study of Collective </w:t>
      </w:r>
      <w:proofErr w:type="spellStart"/>
      <w:r w:rsidRPr="006D69C5">
        <w:rPr>
          <w:rFonts w:ascii="Times New Roman" w:hAnsi="Times New Roman" w:cs="Times New Roman"/>
          <w:sz w:val="24"/>
          <w:szCs w:val="24"/>
          <w:lang w:val="en-US"/>
        </w:rPr>
        <w:t>Behaviour</w:t>
      </w:r>
      <w:proofErr w:type="spellEnd"/>
      <w:r w:rsidRPr="006D69C5">
        <w:rPr>
          <w:rFonts w:ascii="Times New Roman" w:hAnsi="Times New Roman" w:cs="Times New Roman"/>
          <w:sz w:val="24"/>
          <w:szCs w:val="24"/>
          <w:lang w:val="en-US"/>
        </w:rPr>
        <w:t>, University of Konstanz, Konstanz, Germany</w:t>
      </w:r>
    </w:p>
    <w:p w14:paraId="3FEF57E0"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Department of Evolutionary Biology and Environmental Studies, University of Zurich, Zurich, Switzerland</w:t>
      </w:r>
    </w:p>
    <w:p w14:paraId="5C0AF2CE" w14:textId="65329C06" w:rsidR="005D20C4"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Kalahari Meerkat Project, </w:t>
      </w:r>
      <w:proofErr w:type="spellStart"/>
      <w:r w:rsidRPr="006D69C5">
        <w:rPr>
          <w:rFonts w:asciiTheme="majorBidi" w:hAnsiTheme="majorBidi" w:cstheme="majorBidi"/>
          <w:sz w:val="24"/>
          <w:szCs w:val="24"/>
          <w:lang w:val="en-US"/>
        </w:rPr>
        <w:t>Kuruman</w:t>
      </w:r>
      <w:proofErr w:type="spellEnd"/>
      <w:r w:rsidRPr="006D69C5">
        <w:rPr>
          <w:rFonts w:asciiTheme="majorBidi" w:hAnsiTheme="majorBidi" w:cstheme="majorBidi"/>
          <w:sz w:val="24"/>
          <w:szCs w:val="24"/>
          <w:lang w:val="en-US"/>
        </w:rPr>
        <w:t xml:space="preserve"> River Reserve, Northern Cape, South Africa</w:t>
      </w:r>
    </w:p>
    <w:p w14:paraId="61988F75" w14:textId="7C75ADAB" w:rsidR="002C76E0" w:rsidRPr="002E20C8" w:rsidRDefault="002C76E0" w:rsidP="005D20C4">
      <w:pPr>
        <w:pStyle w:val="ListParagraph"/>
        <w:numPr>
          <w:ilvl w:val="0"/>
          <w:numId w:val="7"/>
        </w:numPr>
        <w:spacing w:line="360" w:lineRule="auto"/>
        <w:jc w:val="both"/>
        <w:rPr>
          <w:rFonts w:ascii="Times New Roman" w:hAnsi="Times New Roman" w:cs="Times New Roman"/>
          <w:sz w:val="28"/>
          <w:szCs w:val="24"/>
          <w:lang w:val="de-DE"/>
        </w:rPr>
      </w:pPr>
      <w:r w:rsidRPr="002E20C8">
        <w:rPr>
          <w:rFonts w:ascii="Times New Roman" w:hAnsi="Times New Roman" w:cs="Times New Roman"/>
          <w:sz w:val="24"/>
          <w:lang w:val="de-DE"/>
        </w:rPr>
        <w:t xml:space="preserve">Zukunftskolleg, University </w:t>
      </w:r>
      <w:proofErr w:type="spellStart"/>
      <w:r w:rsidRPr="002E20C8">
        <w:rPr>
          <w:rFonts w:ascii="Times New Roman" w:hAnsi="Times New Roman" w:cs="Times New Roman"/>
          <w:sz w:val="24"/>
          <w:lang w:val="de-DE"/>
        </w:rPr>
        <w:t>of</w:t>
      </w:r>
      <w:proofErr w:type="spellEnd"/>
      <w:r w:rsidRPr="002E20C8">
        <w:rPr>
          <w:rFonts w:ascii="Times New Roman" w:hAnsi="Times New Roman" w:cs="Times New Roman"/>
          <w:sz w:val="24"/>
          <w:lang w:val="de-DE"/>
        </w:rPr>
        <w:t xml:space="preserve"> Konstanz, Konstanz, Germany</w:t>
      </w:r>
    </w:p>
    <w:p w14:paraId="7A7DE09D" w14:textId="77777777" w:rsidR="005D20C4" w:rsidRPr="002E20C8" w:rsidRDefault="005D20C4" w:rsidP="005D20C4">
      <w:pPr>
        <w:pStyle w:val="ListParagraph"/>
        <w:spacing w:line="360" w:lineRule="auto"/>
        <w:jc w:val="both"/>
        <w:rPr>
          <w:rFonts w:asciiTheme="majorBidi" w:hAnsiTheme="majorBidi" w:cstheme="majorBidi"/>
          <w:sz w:val="24"/>
          <w:szCs w:val="24"/>
          <w:lang w:val="de-DE"/>
        </w:rPr>
      </w:pPr>
    </w:p>
    <w:p w14:paraId="2B11BF26" w14:textId="77777777" w:rsidR="005D20C4" w:rsidRPr="006D69C5" w:rsidRDefault="005D20C4" w:rsidP="005D20C4">
      <w:pPr>
        <w:pStyle w:val="ListParagraph"/>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*joint senior author</w:t>
      </w:r>
    </w:p>
    <w:p w14:paraId="44C94612" w14:textId="330FF043" w:rsidR="005D20C4" w:rsidRPr="006D69C5" w:rsidRDefault="005D20C4" w:rsidP="005D20C4">
      <w:pPr>
        <w:spacing w:line="360" w:lineRule="auto"/>
        <w:jc w:val="both"/>
        <w:rPr>
          <w:rFonts w:asciiTheme="majorBidi" w:hAnsiTheme="majorBidi" w:cstheme="majorBidi"/>
          <w:sz w:val="24"/>
          <w:szCs w:val="24"/>
          <w:lang w:val="en-US" w:bidi="he-IL"/>
        </w:rPr>
      </w:pPr>
      <w:r w:rsidRPr="006D69C5">
        <w:rPr>
          <w:rFonts w:cstheme="minorHAnsi"/>
          <w:b/>
          <w:bCs/>
          <w:lang w:val="en-US"/>
        </w:rPr>
        <w:br w:type="page"/>
      </w:r>
    </w:p>
    <w:p w14:paraId="257B9074" w14:textId="3F02107B" w:rsidR="005D20C4" w:rsidRPr="006D69C5" w:rsidRDefault="005D20C4" w:rsidP="00D27F62">
      <w:pPr>
        <w:spacing w:line="360" w:lineRule="auto"/>
        <w:jc w:val="both"/>
        <w:rPr>
          <w:rFonts w:cstheme="minorHAnsi"/>
          <w:b/>
          <w:bCs/>
          <w:sz w:val="28"/>
          <w:szCs w:val="28"/>
          <w:lang w:val="en-US"/>
        </w:rPr>
      </w:pPr>
      <w:r w:rsidRPr="006D69C5">
        <w:rPr>
          <w:rFonts w:cstheme="minorHAnsi"/>
          <w:b/>
          <w:bCs/>
          <w:sz w:val="28"/>
          <w:szCs w:val="28"/>
          <w:lang w:val="en-US"/>
        </w:rPr>
        <w:lastRenderedPageBreak/>
        <w:t>ABSTRACT</w:t>
      </w:r>
    </w:p>
    <w:p w14:paraId="48E27A47" w14:textId="43CF5C86" w:rsidR="0051758D" w:rsidRPr="00064FA7" w:rsidRDefault="00E301BA" w:rsidP="009B3B3B">
      <w:pPr>
        <w:jc w:val="both"/>
        <w:rPr>
          <w:rFonts w:cstheme="minorHAnsi"/>
          <w:bCs/>
          <w:lang w:val="en-US"/>
        </w:rPr>
      </w:pPr>
      <w:r>
        <w:rPr>
          <w:rFonts w:cstheme="minorHAnsi"/>
          <w:bCs/>
          <w:lang w:val="en-US"/>
        </w:rPr>
        <w:t>Animal groups that move together</w:t>
      </w:r>
      <w:r w:rsidR="00064FA7">
        <w:rPr>
          <w:rFonts w:cstheme="minorHAnsi"/>
          <w:bCs/>
          <w:lang w:val="en-US"/>
        </w:rPr>
        <w:t xml:space="preserve"> </w:t>
      </w:r>
      <w:r>
        <w:rPr>
          <w:rFonts w:cstheme="minorHAnsi"/>
          <w:bCs/>
          <w:lang w:val="en-US"/>
        </w:rPr>
        <w:t>must constantly come to consensus on</w:t>
      </w:r>
      <w:r w:rsidR="00736C12">
        <w:rPr>
          <w:rFonts w:cstheme="minorHAnsi"/>
          <w:bCs/>
          <w:lang w:val="en-US"/>
        </w:rPr>
        <w:t xml:space="preserve"> both</w:t>
      </w:r>
      <w:r>
        <w:rPr>
          <w:rFonts w:cstheme="minorHAnsi"/>
          <w:bCs/>
          <w:lang w:val="en-US"/>
        </w:rPr>
        <w:t xml:space="preserve"> the </w:t>
      </w:r>
      <w:r w:rsidR="00064FA7">
        <w:rPr>
          <w:rFonts w:cstheme="minorHAnsi"/>
          <w:bCs/>
          <w:lang w:val="en-US"/>
        </w:rPr>
        <w:t>direction and speed of movement</w:t>
      </w:r>
      <w:r w:rsidR="009B3B3B">
        <w:rPr>
          <w:rFonts w:cstheme="minorHAnsi"/>
          <w:bCs/>
          <w:lang w:val="en-US"/>
        </w:rPr>
        <w:t>,</w:t>
      </w:r>
      <w:r w:rsidR="00064FA7">
        <w:rPr>
          <w:rFonts w:cstheme="minorHAnsi"/>
          <w:bCs/>
          <w:lang w:val="en-US"/>
        </w:rPr>
        <w:t xml:space="preserve"> often </w:t>
      </w:r>
      <w:r w:rsidR="00736C12">
        <w:rPr>
          <w:rFonts w:cstheme="minorHAnsi"/>
          <w:bCs/>
          <w:lang w:val="en-US"/>
        </w:rPr>
        <w:t xml:space="preserve">reaching these two types of decisions </w:t>
      </w:r>
      <w:r w:rsidR="00064FA7">
        <w:rPr>
          <w:rFonts w:cstheme="minorHAnsi"/>
          <w:bCs/>
          <w:lang w:val="en-US"/>
        </w:rPr>
        <w:t xml:space="preserve">simultaneously. </w:t>
      </w:r>
      <w:r w:rsidR="009B3B3B">
        <w:rPr>
          <w:rFonts w:cstheme="minorHAnsi"/>
          <w:bCs/>
          <w:lang w:val="en-US"/>
        </w:rPr>
        <w:t>Contribution</w:t>
      </w:r>
      <w:r w:rsidR="00DF3D5A">
        <w:rPr>
          <w:rFonts w:cstheme="minorHAnsi"/>
          <w:bCs/>
          <w:lang w:val="en-US"/>
        </w:rPr>
        <w:t>s</w:t>
      </w:r>
      <w:r w:rsidR="009B3B3B">
        <w:rPr>
          <w:rFonts w:cstheme="minorHAnsi"/>
          <w:bCs/>
          <w:lang w:val="en-US"/>
        </w:rPr>
        <w:t xml:space="preserve"> to collective decisions </w:t>
      </w:r>
      <w:r>
        <w:rPr>
          <w:rFonts w:cstheme="minorHAnsi"/>
          <w:bCs/>
          <w:lang w:val="en-US"/>
        </w:rPr>
        <w:t xml:space="preserve">may </w:t>
      </w:r>
      <w:r w:rsidR="009B3B3B">
        <w:rPr>
          <w:rFonts w:cstheme="minorHAnsi"/>
          <w:bCs/>
          <w:lang w:val="en-US"/>
        </w:rPr>
        <w:t>var</w:t>
      </w:r>
      <w:r w:rsidR="00DF3D5A">
        <w:rPr>
          <w:rFonts w:cstheme="minorHAnsi"/>
          <w:bCs/>
          <w:lang w:val="en-US"/>
        </w:rPr>
        <w:t>y</w:t>
      </w:r>
      <w:r w:rsidR="009B3B3B">
        <w:rPr>
          <w:rFonts w:cstheme="minorHAnsi"/>
          <w:bCs/>
          <w:lang w:val="en-US"/>
        </w:rPr>
        <w:t xml:space="preserve"> </w:t>
      </w:r>
      <w:r>
        <w:rPr>
          <w:rFonts w:cstheme="minorHAnsi"/>
          <w:bCs/>
          <w:lang w:val="en-US"/>
        </w:rPr>
        <w:t>among group members</w:t>
      </w:r>
      <w:r w:rsidR="009B3B3B">
        <w:rPr>
          <w:rFonts w:cstheme="minorHAnsi"/>
          <w:bCs/>
          <w:lang w:val="en-US"/>
        </w:rPr>
        <w:t xml:space="preserve">, </w:t>
      </w:r>
      <w:r>
        <w:rPr>
          <w:rFonts w:cstheme="minorHAnsi"/>
          <w:bCs/>
          <w:lang w:val="en-US"/>
        </w:rPr>
        <w:t xml:space="preserve">yet inferring who has influence over group decisions </w:t>
      </w:r>
      <w:r w:rsidR="00915E7C">
        <w:rPr>
          <w:rFonts w:cstheme="minorHAnsi"/>
          <w:bCs/>
          <w:lang w:val="en-US"/>
        </w:rPr>
        <w:t>is challenging, largely due to the multifaceted nature of influence</w:t>
      </w:r>
      <w:r w:rsidR="00DF3D5A">
        <w:rPr>
          <w:rFonts w:cstheme="minorHAnsi"/>
          <w:bCs/>
          <w:lang w:val="en-US"/>
        </w:rPr>
        <w:t xml:space="preserve">. </w:t>
      </w:r>
      <w:r w:rsidR="00915E7C">
        <w:rPr>
          <w:rFonts w:cstheme="minorHAnsi"/>
          <w:bCs/>
          <w:lang w:val="en-US"/>
        </w:rPr>
        <w:t>Here w</w:t>
      </w:r>
      <w:r w:rsidR="00DF3D5A">
        <w:rPr>
          <w:rFonts w:cstheme="minorHAnsi"/>
          <w:bCs/>
          <w:lang w:val="en-US"/>
        </w:rPr>
        <w:t xml:space="preserve">e </w:t>
      </w:r>
      <w:r w:rsidR="009A4E01">
        <w:rPr>
          <w:rFonts w:cstheme="minorHAnsi"/>
          <w:bCs/>
          <w:lang w:val="en-US"/>
        </w:rPr>
        <w:t>collected high-resolution</w:t>
      </w:r>
      <w:r>
        <w:rPr>
          <w:rFonts w:cstheme="minorHAnsi"/>
          <w:bCs/>
          <w:lang w:val="en-US"/>
        </w:rPr>
        <w:t xml:space="preserve"> (1 Hz)</w:t>
      </w:r>
      <w:r w:rsidR="009A4E01">
        <w:rPr>
          <w:rFonts w:cstheme="minorHAnsi"/>
          <w:bCs/>
          <w:lang w:val="en-US"/>
        </w:rPr>
        <w:t xml:space="preserve"> GPS </w:t>
      </w:r>
      <w:r>
        <w:rPr>
          <w:rFonts w:cstheme="minorHAnsi"/>
          <w:bCs/>
          <w:lang w:val="en-US"/>
        </w:rPr>
        <w:t xml:space="preserve">data from </w:t>
      </w:r>
      <w:r w:rsidR="009A4E01">
        <w:rPr>
          <w:rFonts w:cstheme="minorHAnsi"/>
          <w:bCs/>
          <w:lang w:val="en-US"/>
        </w:rPr>
        <w:t>five meerkat groups during foraging and developed a method</w:t>
      </w:r>
      <w:r w:rsidR="00DF3D5A">
        <w:rPr>
          <w:rFonts w:cstheme="minorHAnsi"/>
          <w:bCs/>
          <w:lang w:val="en-US"/>
        </w:rPr>
        <w:t xml:space="preserve"> to </w:t>
      </w:r>
      <w:r>
        <w:rPr>
          <w:rFonts w:cstheme="minorHAnsi"/>
          <w:bCs/>
          <w:lang w:val="en-US"/>
        </w:rPr>
        <w:t xml:space="preserve">quantify individuals’ </w:t>
      </w:r>
      <w:r w:rsidR="00DF3D5A">
        <w:rPr>
          <w:rFonts w:cstheme="minorHAnsi"/>
          <w:bCs/>
          <w:lang w:val="en-US"/>
        </w:rPr>
        <w:t xml:space="preserve">influence over </w:t>
      </w:r>
      <w:r w:rsidR="00915E7C">
        <w:rPr>
          <w:rFonts w:cstheme="minorHAnsi"/>
          <w:bCs/>
          <w:lang w:val="en-US"/>
        </w:rPr>
        <w:t xml:space="preserve">both </w:t>
      </w:r>
      <w:r w:rsidR="00DF3D5A">
        <w:rPr>
          <w:rFonts w:cstheme="minorHAnsi"/>
          <w:bCs/>
          <w:lang w:val="en-US"/>
        </w:rPr>
        <w:t xml:space="preserve">group </w:t>
      </w:r>
      <w:r w:rsidR="00DF3D5A" w:rsidRPr="00736C12">
        <w:rPr>
          <w:rFonts w:cstheme="minorHAnsi"/>
          <w:bCs/>
          <w:lang w:val="en-US"/>
        </w:rPr>
        <w:t>direction</w:t>
      </w:r>
      <w:r w:rsidR="00DF3D5A">
        <w:rPr>
          <w:rFonts w:cstheme="minorHAnsi"/>
          <w:bCs/>
          <w:lang w:val="en-US"/>
        </w:rPr>
        <w:t xml:space="preserve"> and </w:t>
      </w:r>
      <w:r w:rsidR="00DF3D5A" w:rsidRPr="00736C12">
        <w:rPr>
          <w:rFonts w:cstheme="minorHAnsi"/>
          <w:bCs/>
          <w:lang w:val="en-US"/>
        </w:rPr>
        <w:t>speed</w:t>
      </w:r>
      <w:r w:rsidR="006C429D">
        <w:rPr>
          <w:rFonts w:cstheme="minorHAnsi"/>
          <w:bCs/>
          <w:lang w:val="en-US"/>
        </w:rPr>
        <w:t xml:space="preserve">. </w:t>
      </w:r>
      <w:r w:rsidR="002A57D3">
        <w:rPr>
          <w:rFonts w:cstheme="minorHAnsi"/>
          <w:bCs/>
          <w:lang w:val="en-US"/>
        </w:rPr>
        <w:t xml:space="preserve">We find that individuals’ influence over direction and speed </w:t>
      </w:r>
      <w:r w:rsidR="00EB5C5D">
        <w:rPr>
          <w:rFonts w:cstheme="minorHAnsi"/>
          <w:bCs/>
          <w:lang w:val="en-US"/>
        </w:rPr>
        <w:t>were</w:t>
      </w:r>
      <w:r w:rsidR="002A57D3">
        <w:rPr>
          <w:rFonts w:cstheme="minorHAnsi"/>
          <w:bCs/>
          <w:lang w:val="en-US"/>
        </w:rPr>
        <w:t xml:space="preserve"> roughly correlated, but also exhibit</w:t>
      </w:r>
      <w:r w:rsidR="00EB5C5D">
        <w:rPr>
          <w:rFonts w:cstheme="minorHAnsi"/>
          <w:bCs/>
          <w:lang w:val="en-US"/>
        </w:rPr>
        <w:t>ed</w:t>
      </w:r>
      <w:r w:rsidR="002A57D3">
        <w:rPr>
          <w:rFonts w:cstheme="minorHAnsi"/>
          <w:bCs/>
          <w:lang w:val="en-US"/>
        </w:rPr>
        <w:t xml:space="preserve"> substantial variation. Co</w:t>
      </w:r>
      <w:r w:rsidR="001432AB">
        <w:rPr>
          <w:rFonts w:cstheme="minorHAnsi"/>
          <w:bCs/>
          <w:lang w:val="en-US"/>
        </w:rPr>
        <w:t>mparing patterns across social status classes</w:t>
      </w:r>
      <w:r w:rsidR="002A57D3">
        <w:rPr>
          <w:rFonts w:cstheme="minorHAnsi"/>
          <w:bCs/>
          <w:lang w:val="en-US"/>
        </w:rPr>
        <w:t xml:space="preserve"> reveals that</w:t>
      </w:r>
      <w:r w:rsidR="00915E7C">
        <w:rPr>
          <w:rFonts w:cstheme="minorHAnsi"/>
          <w:bCs/>
          <w:lang w:val="en-US"/>
        </w:rPr>
        <w:t xml:space="preserve"> </w:t>
      </w:r>
      <w:r w:rsidR="008B7FAA">
        <w:rPr>
          <w:rFonts w:cstheme="minorHAnsi"/>
          <w:bCs/>
          <w:lang w:val="en-US"/>
        </w:rPr>
        <w:t xml:space="preserve">each group’s </w:t>
      </w:r>
      <w:r w:rsidR="00915E7C">
        <w:rPr>
          <w:rFonts w:cstheme="minorHAnsi"/>
          <w:bCs/>
          <w:lang w:val="en-US"/>
        </w:rPr>
        <w:t>d</w:t>
      </w:r>
      <w:r w:rsidR="005B5924">
        <w:rPr>
          <w:rFonts w:cstheme="minorHAnsi"/>
          <w:bCs/>
          <w:lang w:val="en-US"/>
        </w:rPr>
        <w:t xml:space="preserve">ominant </w:t>
      </w:r>
      <w:r w:rsidR="006C429D">
        <w:rPr>
          <w:rFonts w:cstheme="minorHAnsi"/>
          <w:bCs/>
          <w:lang w:val="en-US"/>
        </w:rPr>
        <w:t>female</w:t>
      </w:r>
      <w:r w:rsidR="008B7FAA">
        <w:rPr>
          <w:rFonts w:cstheme="minorHAnsi"/>
          <w:bCs/>
          <w:lang w:val="en-US"/>
        </w:rPr>
        <w:t xml:space="preserve"> </w:t>
      </w:r>
      <w:r w:rsidR="006C429D">
        <w:rPr>
          <w:rFonts w:cstheme="minorHAnsi"/>
          <w:bCs/>
          <w:lang w:val="en-US"/>
        </w:rPr>
        <w:t>ha</w:t>
      </w:r>
      <w:r w:rsidR="008B7FAA">
        <w:rPr>
          <w:rFonts w:cstheme="minorHAnsi"/>
          <w:bCs/>
          <w:lang w:val="en-US"/>
        </w:rPr>
        <w:t>d</w:t>
      </w:r>
      <w:r w:rsidR="006C429D">
        <w:rPr>
          <w:rFonts w:cstheme="minorHAnsi"/>
          <w:bCs/>
          <w:lang w:val="en-US"/>
        </w:rPr>
        <w:t xml:space="preserve"> </w:t>
      </w:r>
      <w:r w:rsidR="008B7FAA">
        <w:rPr>
          <w:rFonts w:cstheme="minorHAnsi"/>
          <w:bCs/>
          <w:lang w:val="en-US"/>
        </w:rPr>
        <w:t xml:space="preserve">disproportionately </w:t>
      </w:r>
      <w:r w:rsidR="006C429D">
        <w:rPr>
          <w:rFonts w:cstheme="minorHAnsi"/>
          <w:bCs/>
          <w:lang w:val="en-US"/>
        </w:rPr>
        <w:t xml:space="preserve">high influence over group direction compared to </w:t>
      </w:r>
      <w:r w:rsidR="008B7FAA">
        <w:rPr>
          <w:rFonts w:cstheme="minorHAnsi"/>
          <w:bCs/>
          <w:lang w:val="en-US"/>
        </w:rPr>
        <w:t>other individuals</w:t>
      </w:r>
      <w:r w:rsidR="006C429D">
        <w:rPr>
          <w:rFonts w:cstheme="minorHAnsi"/>
          <w:bCs/>
          <w:lang w:val="en-US"/>
        </w:rPr>
        <w:t>, but less</w:t>
      </w:r>
      <w:r w:rsidR="008B7FAA">
        <w:rPr>
          <w:rFonts w:cstheme="minorHAnsi"/>
          <w:bCs/>
          <w:lang w:val="en-US"/>
        </w:rPr>
        <w:t xml:space="preserve"> consistently</w:t>
      </w:r>
      <w:r w:rsidR="006C429D">
        <w:rPr>
          <w:rFonts w:cstheme="minorHAnsi"/>
          <w:bCs/>
          <w:lang w:val="en-US"/>
        </w:rPr>
        <w:t xml:space="preserve"> </w:t>
      </w:r>
      <w:r w:rsidR="008B7FAA">
        <w:rPr>
          <w:rFonts w:cstheme="minorHAnsi"/>
          <w:bCs/>
          <w:lang w:val="en-US"/>
        </w:rPr>
        <w:t>influenced</w:t>
      </w:r>
      <w:r w:rsidR="006C429D">
        <w:rPr>
          <w:rFonts w:cstheme="minorHAnsi"/>
          <w:bCs/>
          <w:lang w:val="en-US"/>
        </w:rPr>
        <w:t xml:space="preserve"> group speed</w:t>
      </w:r>
      <w:r w:rsidR="001432AB">
        <w:rPr>
          <w:rFonts w:cstheme="minorHAnsi"/>
          <w:bCs/>
          <w:lang w:val="en-US"/>
        </w:rPr>
        <w:t>.</w:t>
      </w:r>
      <w:r w:rsidR="005B5924">
        <w:rPr>
          <w:rFonts w:cstheme="minorHAnsi"/>
          <w:bCs/>
          <w:lang w:val="en-US"/>
        </w:rPr>
        <w:t xml:space="preserve"> </w:t>
      </w:r>
      <w:r w:rsidR="000862DE">
        <w:rPr>
          <w:rFonts w:cstheme="minorHAnsi"/>
          <w:bCs/>
          <w:lang w:val="en-US"/>
        </w:rPr>
        <w:t>Individuals</w:t>
      </w:r>
      <w:r w:rsidR="006C429D">
        <w:rPr>
          <w:rFonts w:cstheme="minorHAnsi"/>
          <w:bCs/>
          <w:lang w:val="en-US"/>
        </w:rPr>
        <w:t xml:space="preserve"> with high influence were </w:t>
      </w:r>
      <w:r w:rsidR="008B7FAA">
        <w:rPr>
          <w:rFonts w:cstheme="minorHAnsi"/>
          <w:bCs/>
          <w:lang w:val="en-US"/>
        </w:rPr>
        <w:t xml:space="preserve">also </w:t>
      </w:r>
      <w:r w:rsidR="006C429D">
        <w:rPr>
          <w:rFonts w:cstheme="minorHAnsi"/>
          <w:bCs/>
          <w:lang w:val="en-US"/>
        </w:rPr>
        <w:t xml:space="preserve">not </w:t>
      </w:r>
      <w:r w:rsidR="003A035F">
        <w:rPr>
          <w:rFonts w:cstheme="minorHAnsi"/>
          <w:bCs/>
          <w:lang w:val="en-US"/>
        </w:rPr>
        <w:t>necessarily the ones who spent more time in the front of the group</w:t>
      </w:r>
      <w:r w:rsidR="005B5924">
        <w:rPr>
          <w:rFonts w:cstheme="minorHAnsi"/>
          <w:bCs/>
          <w:lang w:val="en-US"/>
        </w:rPr>
        <w:t>, challenging this common assumption</w:t>
      </w:r>
      <w:r w:rsidR="003A035F">
        <w:rPr>
          <w:rFonts w:cstheme="minorHAnsi"/>
          <w:bCs/>
          <w:lang w:val="en-US"/>
        </w:rPr>
        <w:t xml:space="preserve">. </w:t>
      </w:r>
      <w:r w:rsidR="005B5924">
        <w:rPr>
          <w:rFonts w:cstheme="minorHAnsi"/>
          <w:bCs/>
          <w:lang w:val="en-US"/>
        </w:rPr>
        <w:t>Our</w:t>
      </w:r>
      <w:r w:rsidR="002C76E0">
        <w:rPr>
          <w:rFonts w:cstheme="minorHAnsi"/>
          <w:bCs/>
          <w:lang w:val="en-US"/>
        </w:rPr>
        <w:t xml:space="preserve"> </w:t>
      </w:r>
      <w:r w:rsidR="000862DE">
        <w:rPr>
          <w:rFonts w:cstheme="minorHAnsi"/>
          <w:bCs/>
          <w:lang w:val="en-US"/>
        </w:rPr>
        <w:t xml:space="preserve">results </w:t>
      </w:r>
      <w:r w:rsidR="002C76E0">
        <w:rPr>
          <w:rFonts w:cstheme="minorHAnsi"/>
          <w:bCs/>
          <w:lang w:val="en-US"/>
        </w:rPr>
        <w:t xml:space="preserve">emphasize the importance of </w:t>
      </w:r>
      <w:r w:rsidR="00736C12">
        <w:rPr>
          <w:rFonts w:cstheme="minorHAnsi"/>
          <w:bCs/>
          <w:lang w:val="en-US"/>
        </w:rPr>
        <w:t>integrating</w:t>
      </w:r>
      <w:r w:rsidR="000862DE">
        <w:rPr>
          <w:rFonts w:cstheme="minorHAnsi"/>
          <w:bCs/>
          <w:lang w:val="en-US"/>
        </w:rPr>
        <w:t xml:space="preserve"> </w:t>
      </w:r>
      <w:r w:rsidR="00736C12">
        <w:rPr>
          <w:rFonts w:cstheme="minorHAnsi"/>
          <w:bCs/>
          <w:lang w:val="en-US"/>
        </w:rPr>
        <w:t xml:space="preserve">multiple </w:t>
      </w:r>
      <w:r w:rsidR="002C76E0">
        <w:rPr>
          <w:rFonts w:cstheme="minorHAnsi"/>
          <w:bCs/>
          <w:lang w:val="en-US"/>
        </w:rPr>
        <w:t>perspectives when inferring influence</w:t>
      </w:r>
      <w:r w:rsidR="00736C12">
        <w:rPr>
          <w:rFonts w:cstheme="minorHAnsi"/>
          <w:bCs/>
          <w:lang w:val="en-US"/>
        </w:rPr>
        <w:t xml:space="preserve"> over group decisions</w:t>
      </w:r>
      <w:r w:rsidR="000862DE">
        <w:rPr>
          <w:rFonts w:cstheme="minorHAnsi"/>
          <w:bCs/>
          <w:lang w:val="en-US"/>
        </w:rPr>
        <w:t xml:space="preserve">, and provide a </w:t>
      </w:r>
      <w:r w:rsidR="00736C12">
        <w:rPr>
          <w:rFonts w:cstheme="minorHAnsi"/>
          <w:bCs/>
          <w:lang w:val="en-US"/>
        </w:rPr>
        <w:t>general</w:t>
      </w:r>
      <w:r w:rsidR="000862DE">
        <w:rPr>
          <w:rFonts w:cstheme="minorHAnsi"/>
          <w:bCs/>
          <w:lang w:val="en-US"/>
        </w:rPr>
        <w:t xml:space="preserve"> </w:t>
      </w:r>
      <w:r w:rsidR="008B7FAA">
        <w:rPr>
          <w:rFonts w:cstheme="minorHAnsi"/>
          <w:bCs/>
          <w:lang w:val="en-US"/>
        </w:rPr>
        <w:t>approach</w:t>
      </w:r>
      <w:r w:rsidR="000862DE">
        <w:rPr>
          <w:rFonts w:cstheme="minorHAnsi"/>
          <w:bCs/>
          <w:lang w:val="en-US"/>
        </w:rPr>
        <w:t xml:space="preserve"> </w:t>
      </w:r>
      <w:r w:rsidR="00736C12">
        <w:rPr>
          <w:rFonts w:cstheme="minorHAnsi"/>
          <w:bCs/>
          <w:lang w:val="en-US"/>
        </w:rPr>
        <w:t xml:space="preserve">which </w:t>
      </w:r>
      <w:r w:rsidR="008B7FAA">
        <w:rPr>
          <w:rFonts w:cstheme="minorHAnsi"/>
          <w:bCs/>
          <w:lang w:val="en-US"/>
        </w:rPr>
        <w:t>can</w:t>
      </w:r>
      <w:r w:rsidR="00736C12">
        <w:rPr>
          <w:rFonts w:cstheme="minorHAnsi"/>
          <w:bCs/>
          <w:lang w:val="en-US"/>
        </w:rPr>
        <w:t xml:space="preserve"> be applied</w:t>
      </w:r>
      <w:r w:rsidR="005B5924">
        <w:rPr>
          <w:rFonts w:cstheme="minorHAnsi"/>
          <w:bCs/>
          <w:lang w:val="en-US"/>
        </w:rPr>
        <w:t xml:space="preserve"> to other species.</w:t>
      </w:r>
    </w:p>
    <w:p w14:paraId="06A90BDD" w14:textId="5E53DFB6" w:rsidR="005D20C4" w:rsidRPr="006D69C5" w:rsidRDefault="005D20C4" w:rsidP="003A2092">
      <w:pPr>
        <w:rPr>
          <w:rFonts w:cstheme="minorHAnsi"/>
          <w:b/>
          <w:bCs/>
          <w:lang w:val="en-US"/>
        </w:rPr>
      </w:pPr>
      <w:r w:rsidRPr="006D69C5">
        <w:rPr>
          <w:rFonts w:cstheme="minorHAnsi"/>
          <w:b/>
          <w:bCs/>
          <w:lang w:val="en-US"/>
        </w:rPr>
        <w:br w:type="page"/>
      </w:r>
    </w:p>
    <w:p w14:paraId="55726936" w14:textId="77777777" w:rsidR="00CC6EA4" w:rsidRPr="006D69C5" w:rsidRDefault="00CC6EA4" w:rsidP="00CC6EA4">
      <w:pPr>
        <w:spacing w:line="360" w:lineRule="auto"/>
        <w:jc w:val="both"/>
        <w:rPr>
          <w:rFonts w:cstheme="minorHAnsi"/>
          <w:lang w:val="en-US"/>
        </w:rPr>
      </w:pPr>
      <w:bookmarkStart w:id="2" w:name="_Hlk89330746"/>
      <w:r w:rsidRPr="006D69C5">
        <w:rPr>
          <w:rFonts w:cstheme="minorHAnsi"/>
          <w:b/>
          <w:bCs/>
          <w:sz w:val="28"/>
          <w:szCs w:val="28"/>
          <w:lang w:val="en-US"/>
        </w:rPr>
        <w:lastRenderedPageBreak/>
        <w:t>INTRODUCTION</w:t>
      </w:r>
      <w:r w:rsidRPr="006D69C5">
        <w:rPr>
          <w:rFonts w:cstheme="minorHAnsi"/>
          <w:lang w:val="en-US"/>
        </w:rPr>
        <w:t xml:space="preserve"> </w:t>
      </w:r>
    </w:p>
    <w:p w14:paraId="213B2931" w14:textId="66FBE98A" w:rsidR="00CC6EA4" w:rsidRDefault="00CC6EA4" w:rsidP="00CC6EA4">
      <w:pPr>
        <w:spacing w:line="360" w:lineRule="auto"/>
        <w:jc w:val="both"/>
        <w:rPr>
          <w:rFonts w:cstheme="minorHAnsi"/>
          <w:lang w:val="en-US"/>
        </w:rPr>
      </w:pPr>
      <w:bookmarkStart w:id="3" w:name="_Hlk89330731"/>
      <w:bookmarkEnd w:id="2"/>
      <w:r w:rsidRPr="006D69C5">
        <w:rPr>
          <w:rFonts w:cstheme="minorHAnsi"/>
          <w:lang w:val="en-US"/>
        </w:rPr>
        <w:t xml:space="preserve">In wild social animals, individuals often </w:t>
      </w:r>
      <w:r w:rsidR="00EC0FD9">
        <w:rPr>
          <w:rFonts w:cstheme="minorHAnsi"/>
          <w:lang w:val="en-US"/>
        </w:rPr>
        <w:t>make</w:t>
      </w:r>
      <w:r w:rsidR="00EC0FD9" w:rsidRPr="006D69C5">
        <w:rPr>
          <w:rFonts w:cstheme="minorHAnsi"/>
          <w:lang w:val="en-US"/>
        </w:rPr>
        <w:t xml:space="preserve"> </w:t>
      </w:r>
      <w:r w:rsidRPr="006D69C5">
        <w:rPr>
          <w:rFonts w:cstheme="minorHAnsi"/>
          <w:lang w:val="en-US"/>
        </w:rPr>
        <w:t>heterogenous contributions to group decisions</w:t>
      </w:r>
      <w:r>
        <w:rPr>
          <w:rFonts w:cstheme="minorHAnsi"/>
          <w:lang w:val="en-US"/>
        </w:rPr>
        <w:t>. G</w:t>
      </w:r>
      <w:r w:rsidRPr="006D69C5">
        <w:rPr>
          <w:rFonts w:cstheme="minorHAnsi"/>
          <w:lang w:val="en-US"/>
        </w:rPr>
        <w:t xml:space="preserve">roup members whose actions cause others to change their behavior can be said to exert influence, </w:t>
      </w:r>
      <w:r>
        <w:rPr>
          <w:rFonts w:cstheme="minorHAnsi"/>
          <w:lang w:val="en-US"/>
        </w:rPr>
        <w:t xml:space="preserve">and the distribution and consistency of influence can vary across decision types, contexts, and species </w:t>
      </w:r>
      <w:r w:rsidRPr="006D69C5">
        <w:rPr>
          <w:rFonts w:cstheme="minorHAnsi"/>
          <w:lang w:val="en-US"/>
        </w:rPr>
        <w:fldChar w:fldCharType="begin"/>
      </w:r>
      <w:r w:rsidR="0043299C">
        <w:rPr>
          <w:rFonts w:cstheme="minorHAnsi"/>
          <w:lang w:val="en-US"/>
        </w:rPr>
        <w:instrText xml:space="preserve"> ADDIN ZOTERO_ITEM CSL_CITATION {"citationID":"fLcOU8HH","properties":{"unsorted":true,"formattedCitation":"(Strandburg-Peshkin et al. 2018; Garland et al. 2018)","plainCitation":"(Strandburg-Peshkin et al. 2018; Garland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R"}],"issued":{"date-parts":[["2018"]]}}},{"id":569,"uris":["http://zotero.org/users/5080349/items/WR9798VV"],"uri":["http://zotero.org/users/5080349/items/WR9798VV"],"itemData":{"id":569,"type":"article-journal","abstract":"Understanding the mechanics behind the coordinated movement of mobile animal groups (collective motion) provides key insights into their biology and ecology, while also yielding algorithms for bio-inspired technologies and autonomous systems. It is becoming increasingly clear that many mobile animal groups are composed of heterogeneous individuals with differential levels and types of influence over group behaviors. The ability to infer this differential influence, or leadership, is critical to understanding group functioning in these collective animal systems. Due to the broad interpretation of leadership, many different measures and mathematical tools are used to describe and infer “leadership,” e.g., position, causality, influence, and information flow. But a key question remains: which, if any, of these concepts actually describes leadership? We argue that instead of asserting a single definition or notion of leadership, the complex interaction rules and dynamics typical of a group imply that leadership itself is not merely a binary classification (leader or follower), but rather, a complex combination of many different components. In this paper, we develop an anatomy of leadership, identify several principal components, and provide a general mathematical framework for discussing leadership. With the intricacies of this taxonomy in mind, we present a set of leadership-oriented toy models that should be used as a proving ground for leadership inference methods going forward. We believe this multifaceted approach to leadership will enable a broader understanding of leadership and its inference from data in mobile animal groups and beyond.","container-title":"Chaos: An Interdisciplinary Journal of Nonlinear Science","DOI":"10.1063/1.5024395","ISSN":"1054-1500","issue":"7","journalAbbreviation":"Chaos","page":"075308","source":"aip.scitation.org (Atypon)","title":"Anatomy of leadership in collective behaviour","volume":"28","author":[{"family":"Garland","given":"Joshua"},{"family":"Berdahl","given":"Andrew M."},{"family":"Sun","given":"Jie"},{"family":"Bollt","given":"Erik M."}],"issued":{"date-parts":[["2018",7,1]]}}}],"schema":"https://github.com/citation-style-language/schema/raw/master/csl-citation.json"}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(Strandburg-Peshkin et al. 2018; Garland et al. 2018)</w:t>
      </w:r>
      <w:r w:rsidRPr="006D69C5">
        <w:rPr>
          <w:rFonts w:cstheme="minorHAnsi"/>
          <w:lang w:val="en-US"/>
        </w:rPr>
        <w:fldChar w:fldCharType="end"/>
      </w:r>
      <w:r>
        <w:rPr>
          <w:rFonts w:cstheme="minorHAnsi"/>
          <w:lang w:val="en-US"/>
        </w:rPr>
        <w:t xml:space="preserve">. </w:t>
      </w:r>
      <w:r w:rsidR="00E55512">
        <w:rPr>
          <w:rFonts w:cstheme="minorHAnsi"/>
          <w:lang w:val="en-US"/>
        </w:rPr>
        <w:t>S</w:t>
      </w:r>
      <w:r w:rsidR="00EC0FD9">
        <w:rPr>
          <w:rFonts w:cstheme="minorHAnsi"/>
          <w:lang w:val="en-US"/>
        </w:rPr>
        <w:t>tudies of influence over collective movement have</w:t>
      </w:r>
      <w:r>
        <w:rPr>
          <w:rFonts w:cstheme="minorHAnsi"/>
          <w:lang w:val="en-US"/>
        </w:rPr>
        <w:t xml:space="preserve"> </w:t>
      </w:r>
      <w:r w:rsidR="00E55512">
        <w:rPr>
          <w:rFonts w:cstheme="minorHAnsi"/>
          <w:lang w:val="en-US"/>
        </w:rPr>
        <w:t>been</w:t>
      </w:r>
      <w:r w:rsidR="00EC0FD9">
        <w:rPr>
          <w:rFonts w:cstheme="minorHAnsi"/>
          <w:lang w:val="en-US"/>
        </w:rPr>
        <w:t xml:space="preserve"> </w:t>
      </w:r>
      <w:r>
        <w:rPr>
          <w:rFonts w:cstheme="minorHAnsi"/>
          <w:lang w:val="en-US"/>
        </w:rPr>
        <w:t>loo</w:t>
      </w:r>
      <w:r w:rsidR="00AD2ADC">
        <w:rPr>
          <w:rFonts w:cstheme="minorHAnsi"/>
          <w:lang w:val="en-US"/>
        </w:rPr>
        <w:t>king</w:t>
      </w:r>
      <w:r>
        <w:rPr>
          <w:rFonts w:cstheme="minorHAnsi"/>
          <w:lang w:val="en-US"/>
        </w:rPr>
        <w:t xml:space="preserve"> separately at questions </w:t>
      </w:r>
      <w:r w:rsidR="00EC0FD9">
        <w:rPr>
          <w:rFonts w:cstheme="minorHAnsi"/>
          <w:lang w:val="en-US"/>
        </w:rPr>
        <w:t xml:space="preserve">such as </w:t>
      </w:r>
      <w:r>
        <w:rPr>
          <w:rFonts w:cstheme="minorHAnsi"/>
          <w:lang w:val="en-US"/>
        </w:rPr>
        <w:t>who has influence over direction of travel</w:t>
      </w:r>
      <w:r w:rsidRPr="006D69C5">
        <w:rPr>
          <w:rFonts w:cstheme="minorHAnsi"/>
          <w:lang w:val="en-US"/>
        </w:rPr>
        <w:t xml:space="preserve"> </w:t>
      </w:r>
      <w:r w:rsidRPr="006D69C5">
        <w:rPr>
          <w:rFonts w:cstheme="minorHAnsi"/>
          <w:lang w:val="en-US"/>
        </w:rPr>
        <w:fldChar w:fldCharType="begin"/>
      </w:r>
      <w:r w:rsidR="003730D7">
        <w:rPr>
          <w:rFonts w:cstheme="minorHAnsi"/>
          <w:lang w:val="en-US"/>
        </w:rPr>
        <w:instrText xml:space="preserve"> ADDIN ZOTERO_ITEM CSL_CITATION {"citationID":"CM98OU5K","properties":{"formattedCitation":"(Kerth et al. 2006; Nagy et al. 2010; Giuggioli et al. 2015; Pettit et al. 2015)","plainCitation":"(Kerth et al. 2006; Nagy et al. 2010; Giuggioli et al. 2015; Pettit et al. 2015)","noteIndex":0},"citationItems":[{"id":2774,"uris":["http://zotero.org/users/5080349/items/8IE9VFR4"],"uri":["http://zotero.org/users/5080349/items/8IE9VFR4"],"itemData":{"id":2774,"type":"article-journal","abstract":"Group decisions are required when group coordination is beneficial, but individuals can choose between alternatives. Despite the increased interest in animal group decision making, there is a lack of experimental field studies that investigate how animals with conflicting information make group decisions. In particular, no field studies have considered the influence of fission–fusion behaviour (temporary splitting into subgroups) on group decisions. We studied group decision making in two wild Bechstein's bat colonies, which are fission–fusion societies of stable individual composition. Since they frequently switch communal roosts, colony members must regularly make group decisions over where to roost. In the two-field experiments, we provided marked individuals with conflicting information about the suitability of potential roosts. We investigated whether conflicting information led to group decisions that followed a ‘unanimous’ or a ‘majority’ rule, or increased colony fission. Individual behaviour suggests that bats considered both their own information and the behaviour of others when deciding where to roost. Group decisions about communal roosts reflected the information available to a majority of the bats roosting together, but conflicting information led to an increased fission in one colony. Our results suggest that fission–fusion societies allow individuals to avoid majority decisions that are not in their favour.","container-title":"Proceedings of the Royal Society B: Biological Sciences","DOI":"10.1098/rspb.2006.3647","issue":"1602","note":"publisher: Royal Society","page":"2785-2790","source":"royalsocietypublishing.org (Atypon)","title":"Group decision making in fission–fusion societies: evidence from two-field experiments in Bechstein's bats","title-short":"Group decision making in fission–fusion societies","volume":"273","author":[{"family":"Kerth","given":"Gerald"},{"family":"Ebert","given":"Cornelia"},{"family":"Schmidtke","given":"Christine"}],"issued":{"date-parts":[["2006",11,7]]}}},{"id":64,"uris":["http://zotero.org/users/5080349/items/XT3IWCI5"],"uri":["http://zotero.org/users/5080349/items/XT3IWCI5"],"itemData":{"id":64,"type":"article-journal","abstract":"Animals that travel together in groups display a variety of fascinating motion patterns thought to be the result of delicate local interactions among group members1,2,3. Although the most informative way of investigating and interpreting collective movement phenomena would be afforded by the collection of high-resolution spatiotemporal data from moving individuals, such data are scarce4,5,6,7 and are virtually non-existent for long-distance group motion within a natural setting because of the associated technological difficulties8. Here we present results of experiments in which track logs of homing pigeons flying in flocks of up to 10 individuals have been obtained by high-resolution lightweight GPS devices and analysed using a variety of correlation functions inspired by approaches common in statistical physics. We find a well-defined hierarchy among flock members from data concerning leading roles in pairwise interactions, defined on the basis of characteristic delay times between birds’ directional choices. The average spatial position of a pigeon within the flock strongly correlates with its place in the hierarchy, and birds respond more quickly to conspecifics perceived primarily through the left eye—both results revealing differential roles for birds that assume different positions with respect to flock-mates. From an evolutionary perspective, our results suggest that hierarchical organization of group flight may be more efficient than an egalitarian one, at least for those flock sizes that permit regular pairwise interactions among group members, during which leader–follower relationships are consistently manifested.","container-title":"Nature","DOI":"10.1038/nature08891","ISSN":"1476-4687","issue":"7290","language":"en","page":"890-893","source":"www.nature.com","title":"Hierarchical group dynamics in pigeon flocks","volume":"464","author":[{"family":"Nagy","given":"Máté"},{"family":"Ákos","given":"Zsuzsa"},{"family":"Biro","given":"Dora"},{"family":"Vicsek","given":"Tamás"}],"issued":{"date-parts":[["2010",4]]}}},{"id":2763,"uris":["http://zotero.org/users/5080349/items/QLJLXEJ6"],"uri":["http://zotero.org/users/5080349/items/QLJLXEJ6"],"itemData":{"id":2763,"type":"article-journal","abstract":"Animal coordinated movement interactions are commonly explained by assuming unspecified social forces of attraction, repulsion and alignment with parameters drawn from observed movement data. Here we propose and test a biologically realistic and quantifiable biosonar movement interaction mechanism for echolocating bats based on spatial perceptual bias, i.e. actual sound field, a reaction delay, and observed motor constraints in speed and acceleration. We found that foraging pairs of bats flying over a water surface swapped leader-follower roles and performed chases or coordinated manoeuvres by copying the heading a nearby individual has had up to 500 ms earlier. Our proposed mechanism based on the interplay between sensory-motor constraints and delayed alignment was able to recreate the observed spatial actor-reactor patterns. Remarkably, when we varied model parameters (response delay, hearing threshold and echolocation directionality) beyond those observed in nature, the spatio-temporal interaction patterns created by the model only recreated the observed interactions, i.e. chases, and best matched the observed spatial patterns for just those response delays, hearing thresholds and echolocation directionalities found to be used by bats. This supports the validity of our sensory ecology approach of movement coordination, where interacting bats localise each other by active echolocation rather than eavesdropping.","container-title":"PLOS Computational Biology","DOI":"10.1371/journal.pcbi.1004089","ISSN":"1553-7358","issue":"3","journalAbbreviation":"PLOS Computational Biology","language":"en","note":"publisher: Public Library of Science","page":"e1004089","source":"PLoS Journals","title":"Delayed Response and Biosonar Perception Explain Movement Coordination in Trawling Bats","volume":"11","author":[{"family":"Giuggioli","given":"Luca"},{"family":"McKetterick","given":"Thomas J."},{"family":"Holderied","given":"Marc"}],"issued":{"date-parts":[["2015",3,26]]}}},{"id":2738,"uris":["http://zotero.org/users/5080349/items/3HLJXA46"],"uri":["http://zotero.org/users/5080349/items/3HLJXA46"],"itemData":{"id":2738,"type":"article-journal","abstract":"A key question in collective behavior is how individual differences structure animal groups, affect the flow of information, and give some group members greater weight in decisions [1, 2, 3, 4, 5, 6, 7, 8]. Depending on what factors contribute to leadership, despotic decisions could either improve decision accuracy or interfere with swarm intelligence [9, 10]. The mechanisms behind leadership are therefore important for understanding its functional significance. In this study, we compared pigeons’ relative influence over flock direction to their solo flight characteristics. A pigeon’s degree of leadership was predicted by its ground speeds from earlier solo flights, but not by the straightness of its previous solo route. By testing the birds individually after a series of flock flights, we found that leaders had learned straighter homing routes than followers, as we would expect if followers attended less to the landscape and more to conspecifics. We repeated the experiment from three homing sites using multiple independent flocks and found individual consistency in leadership and speed. Our results suggest that the leadership hierarchies observed in previous studies could arise from differences in the birds’ typical speeds. Rather than reflecting social preferences that optimize group decisions, leadership may be an inevitable consequence of heterogeneous flight characteristics within self-organized flocks. We also found that leaders learn faster and become better navigators, even if leadership is not initially due to navigational ability. The roles that individuals fall into during collective motion might therefore have far-reaching effects on how they learn about the environment and use social information.","container-title":"Current Biology","DOI":"10.1016/j.cub.2015.10.044","ISSN":"0960-9822","issue":"23","journalAbbreviation":"Current Biology","language":"en","page":"3132-3137","source":"ScienceDirect","title":"Speed Determines Leadership and Leadership Determines Learning during Pigeon Flocking","volume":"25","author":[{"family":"Pettit","given":"Benjamin"},{"family":"Ákos","given":"Zsuzsa"},{"family":"Vicsek","given":"Tamás"},{"family":"Biro","given":"Dora"}],"issued":{"date-parts":[["2015",12,7]]}}}],"schema":"https://github.com/citation-style-language/schema/raw/master/csl-citation.json"} </w:instrText>
      </w:r>
      <w:r w:rsidRPr="006D69C5">
        <w:rPr>
          <w:rFonts w:cstheme="minorHAnsi"/>
          <w:lang w:val="en-US"/>
        </w:rPr>
        <w:fldChar w:fldCharType="separate"/>
      </w:r>
      <w:r w:rsidR="003730D7" w:rsidRPr="003730D7">
        <w:rPr>
          <w:rFonts w:ascii="Calibri" w:hAnsi="Calibri" w:cs="Calibri"/>
          <w:lang w:val="en-US"/>
        </w:rPr>
        <w:t>(Kerth et al. 2006; Nagy et al. 2010; Giuggioli et al. 2015; Pettit et al. 2015)</w:t>
      </w:r>
      <w:r w:rsidRPr="006D69C5">
        <w:rPr>
          <w:rFonts w:cstheme="minorHAnsi"/>
          <w:lang w:val="en-US"/>
        </w:rPr>
        <w:fldChar w:fldCharType="end"/>
      </w:r>
      <w:r>
        <w:rPr>
          <w:rFonts w:cstheme="minorHAnsi"/>
          <w:lang w:val="en-US"/>
        </w:rPr>
        <w:t xml:space="preserve">, who has influence over timing of departure </w:t>
      </w:r>
      <w:r w:rsidRPr="006D69C5">
        <w:rPr>
          <w:rFonts w:cstheme="minorHAnsi"/>
          <w:lang w:val="en-US"/>
        </w:rPr>
        <w:fldChar w:fldCharType="begin"/>
      </w:r>
      <w:r w:rsidR="0043299C">
        <w:rPr>
          <w:rFonts w:cstheme="minorHAnsi"/>
          <w:lang w:val="en-US"/>
        </w:rPr>
        <w:instrText xml:space="preserve"> ADDIN ZOTERO_ITEM CSL_CITATION {"citationID":"H92Q3o9r","properties":{"formattedCitation":"(Strandburg-Peshkin et al. 2015; Tokuyama and Furuichi 2017; Montanari et al. 2021)","plainCitation":"(Strandburg-Peshkin et al. 2015; Tokuyama and Furuichi 2017; Montanari et al. 2021)","noteIndex":0},"citationItems":[{"id":680,"uris":["http://zotero.org/users/5080349/items/7GZHNV8J"],"uri":["http://zotero.org/users/5080349/items/7GZHNV8J"],"itemData":{"id":680,"type":"article-journal","abstract":"Conflicts of interest about where to go and what to do are a primary challenge of group living. However, it remains unclear how consensus is achieved in stable groups with stratified social relationships. Tracking wild baboons with a high-resolution global positioning system and analyzing their movements relative to one another reveals that a process of shared decision-making governs baboon movement. Rather than preferentially following dominant individuals, baboons are more likely to follow when multiple initiators agree. When conflicts arise over the direction of movement, baboons choose one direction over the other when the angle between them is large, but they compromise if it is not. These results are consistent with models of collective motion, suggesting that democratic collective action emerging from simple rules is widespread, even in complex, socially stratified societies.","container-title":"Science","DOI":"10.1126/science.aaa5099","issue":"6241","page":"1358-1361","title":"GROUP DECISIONS. Shared decision-making drives collective movement in wild baboons","volume":"348","author":[{"family":"Strandburg-Peshkin","given":"Ariana"},{"family":"Farine","given":"Damien R"},{"family":"Couzin","given":"Iain D"},{"family":"Crofoot","given":"Margaret C"}],"issued":{"date-parts":[["2015"]]}}},{"id":2762,"uris":["http://zotero.org/users/5080349/items/WK3JUC6B"],"uri":["http://zotero.org/users/5080349/items/WK3JUC6B"],"itemData":{"id":2762,"type":"article-journal","abstract":"Group-living animals need to coordinate their activity in order to maintain gregariousness. Although individuals have their own nutritional, social, and reproductive needs, they have to reach consensus to decide where and when to travel. Collective movements are the outcome of one individual’s departure, who is then followed by other group members. We investigated departure initiation in a group of bonobos at Wamba, DR Congo, to determine the distribution of leadership among group members. If three or more bonobos started moving more than 30 m, we assigned the individual who moved first as the one who initiated the movement. Two hundred and fifty-four departures were observed. First, we examined whether the frequency of initiation differed according to the following attributes of individuals: sex, age, stage in sexual swelling cycle, dominance, and affiliative relationship. We also examined whether one or more individual(s) initiate departure more or less frequently than expected by chance. A significant interaction between sex and age was found, indicating that the effect of age was greater among females than among males. Individuals who were more central to the grooming network initiated departures more frequently. The three oldest females initiated more often than expected. Old females may be followed because of coalitionary supports they often give to younger females, and of their greater knowledge about ranging area. Leadership in bonobos was not equally shared among group members, and old females were “key individuals” who helped to maintain cohesiveness in their fission-fusion society.","container-title":"Behavioral Ecology and Sociobiology","DOI":"10.1007/s00265-017-2277-5","ISSN":"1432-0762","issue":"3","journalAbbreviation":"Behav Ecol Sociobiol","language":"en","page":"55","source":"Springer Link","title":"Leadership of old females in collective departures in wild bonobos (Pan paniscus) at Wamba","volume":"71","author":[{"family":"Tokuyama","given":"Nahoko"},{"family":"Furuichi","given":"Takeshi"}],"issued":{"date-parts":[["2017",2,28]]}}},{"id":2719,"uris":["http://zotero.org/users/5080349/items/434KB4FM"],"uri":["http://zotero.org/users/5080349/items/434KB4FM"],"itemData":{"id":2719,"type":"article-journal","abstract":"Collective movement of social groups requires coordination between individuals. When cohesion is imperative, consensus must be reached, and specific individuals may exert disproportionate influence during decision-making. Animals living in multi-level societies, however, often split into consistent social subunits during travel, which may impact group coordination processes. We studied collective movement in the socially tolerant multi-level society of Guinea baboons (Papio papio). Using 146 group departures and 100 group progressions from 131 Guinea baboons ranging in Senegal’s Niokolo-Koba National Park, we examined individual success at initiating group departures and position within progressions. Two-thirds of attempted departures were initiated by adult males and one third by adult females. Both sexes were equally successful at initiating departures (&gt; 80% of initiations). During group progressions, bachelor males were predominantly found in front, while reproductively active ‘primary’ males and females were observed with similar frequency across the whole group. The pattern of collective movement in Guinea baboons was more similar to those described for baboons living in uni-level societies than to hamadryas baboons, the only other multi-level baboon species, where males initiate and decide almost all group departures. Social organization alone therefore does not determine which category of individuals influence group coordination.","container-title":"Scientific Reports","DOI":"10.1038/s41598-021-01356-6","ISSN":"2045-2322","issue":"1","journalAbbreviation":"Sci Rep","language":"en","note":"Bandiera_abtest: a\nCc_license_type: cc_by\nCg_type: Nature Research Journals\nnumber: 1\nPrimary_atype: Research\npublisher: Nature Publishing Group\nSubject_term: Animal behaviour;Behavioural ecology;Social evolution\nSubject_term_id: animal-behaviour;behavioural-ecology;social-evolution","page":"21938","source":"www.nature.com","title":"Coordination during group departures and progressions in the tolerant multi-level society of wild Guinea baboons (Papio papio)","volume":"11","author":[{"family":"Montanari","given":"Davide"},{"family":"O’Hearn","given":"William J."},{"family":"Hambuckers","given":"Julien"},{"family":"Fischer","given":"Julia"},{"family":"Zinner","given":"Dietmar"}],"issued":{"date-parts":[["2021",11,9]]}}}],"schema":"https://github.com/citation-style-language/schema/raw/master/csl-citation.json"}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(Strandburg-Peshkin et al. 2015; Tokuyama and Furuichi 2017; Montanari et al. 2021)</w:t>
      </w:r>
      <w:r w:rsidRPr="006D69C5">
        <w:rPr>
          <w:rFonts w:cstheme="minorHAnsi"/>
          <w:lang w:val="en-US"/>
        </w:rPr>
        <w:fldChar w:fldCharType="end"/>
      </w:r>
      <w:r>
        <w:rPr>
          <w:rFonts w:cstheme="minorHAnsi"/>
          <w:lang w:val="en-US"/>
        </w:rPr>
        <w:t xml:space="preserve">, or who is in the front of the group </w:t>
      </w:r>
      <w:r>
        <w:rPr>
          <w:rFonts w:cstheme="minorHAnsi"/>
          <w:lang w:val="en-US"/>
        </w:rPr>
        <w:fldChar w:fldCharType="begin"/>
      </w:r>
      <w:r w:rsidR="00690FC5">
        <w:rPr>
          <w:rFonts w:cstheme="minorHAnsi"/>
          <w:lang w:val="en-US"/>
        </w:rPr>
        <w:instrText xml:space="preserve"> ADDIN ZOTERO_ITEM CSL_CITATION {"citationID":"8TXifBvA","properties":{"formattedCitation":"(King et al. 2008; Lewis et al. 2011; Van Belle et al. 2013; Smith et al. 2015)","plainCitation":"(King et al. 2008; Lewis et al. 2011; Van Belle et al. 2013; Smith et al. 2015)","noteIndex":0},"citationItems":[{"id":2790,"uris":["http://zotero.org/users/5080349/items/NRNHCIUS"],"uri":["http://zotero.org/users/5080349/items/NRNHCIUS"],"itemData":{"id":2790,"type":"article-journal","abstract":"Group-living animals routinely have to reach a consensus decision and choose between mutually exclusive actions in order to coordinate their activities and benefit from sociality 1, 2. Theoretical models predict “democratic” rather than “despotic” decisions to be widespread in social vertebrates, because they result in lower “consensus costs”—the costs of an individual foregoing its optimal action to comply with the decision—for the group as a whole 1, 3. Yet, quantification of consensus costs is entirely lacking, and empirical observations provide strong support for the occurrence of both democratic and despotic decisions in nature 1, 4, 5. We conducted a foraging experiment on a wild social primate (chacma baboons, Papio ursinus) in order to gain new insights into despotic group decision making. The results show that group foraging decisions were consistently led by the individual who acquired the greatest benefits from those decisions, namely the dominant male. Subordinate group members followed the leader despite considerable consensus costs. Follower behavior was mediated by social ties to the leader, and where these ties were weaker, group fission was more likely to occur. Our findings highlight the importance of leader incentives and social relationships in group decision-making processes and the emergence of despotism.","container-title":"Current Biology","DOI":"10.1016/j.cub.2008.10.048","ISSN":"0960-9822","issue":"23","journalAbbreviation":"Current Biology","language":"en","page":"1833-1838","source":"ScienceDirect","title":"Dominance and Affiliation Mediate Despotism in a Social Primate","volume":"18","author":[{"family":"King","given":"Andrew J."},{"family":"Douglas","given":"Caitlin M. S."},{"family":"Huchard","given":"Elise"},{"family":"Isaac","given":"Nick J. B."},{"family":"Cowlishaw","given":"Guy"}],"issued":{"date-parts":[["2008",12,9]]}}},{"id":2781,"uris":["http://zotero.org/users/5080349/items/BXEG5EAS"],"uri":["http://zotero.org/users/5080349/items/BXEG5EAS"],"itemData":{"id":2781,"type":"article-journal","abstract":"Leadership by specific individuals is thought to enhance the fitness of followers by allowing them to take advantage of the knowledge or skills of key individuals. In general, consistent leadership is expected to occur primarily in stable groups of related individuals where the benefits enhance the inclusive fitness of a leader. Societies with less stability in group composition (i.e., fission–fusion groups) are less likely to feature unshared decision making. However, in situations where frequent interactions among individuals occur (e.g., small population size and small range of movement) and/or the complexity of the environment requires substantial experience and knowledge, consistent leadership might be expected. We tested if a highly dynamic fission–fusion population of bottlenose dolphins (Tursiops truncatus), inhabiting a complex environment, exhibited leadership when traveling. A small number of specific individuals led group travel more often than expected by chance, and were more likely to initiate successful direction changes of groups than following individuals. The number of leaders in a group remained relatively constant across a wide range of group sizes and was not affected by the number of potential leaders (i.e., those that had led previously) present in the group. Together, these results suggest that leadership can occur in species with high rates of group fission and fusion. Therefore, the loss of key individuals could have disproportionate effects on population dynamics.","container-title":"Behavioral Ecology and Sociobiology","DOI":"10.1007/s00265-010-1113-y","ISSN":"1432-0762","issue":"5","journalAbbreviation":"Behav Ecol Sociobiol","language":"en","page":"1061-1069","source":"Springer Link","title":"Highly dynamic fission–fusion species can exhibit leadership when traveling","volume":"65","author":[{"family":"Lewis","given":"Jennifer S."},{"family":"Wartzok","given":"Douglas"},{"family":"Heithaus","given":"Michael R."}],"issued":{"date-parts":[["2011",5,1]]}}},{"id":2837,"uris":["http://zotero.org/users/5080349/items/LD5426IZ"],"uri":["http://zotero.org/users/5080349/items/LD5426IZ"],"itemData":{"id":2837,"type":"article-journal","abstract":"Maintaining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w:instrText>
      </w:r>
      <w:r w:rsidR="00690FC5" w:rsidRPr="00690FC5">
        <w:rPr>
          <w:rFonts w:cstheme="minorHAnsi"/>
        </w:rPr>
        <w:instrText xml:space="preserve">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00690FC5" w:rsidRPr="00690FC5">
        <w:rPr>
          <w:rFonts w:ascii="Calibri" w:hAnsi="Calibri" w:cs="Calibri"/>
        </w:rPr>
        <w:t>(King et al. 2008; Lewis et al. 2011; Van Belle et al. 2013; Smith et al. 2015)</w:t>
      </w:r>
      <w:r>
        <w:rPr>
          <w:rFonts w:cstheme="minorHAnsi"/>
          <w:lang w:val="en-US"/>
        </w:rPr>
        <w:fldChar w:fldCharType="end"/>
      </w:r>
      <w:r w:rsidRPr="00E7783B">
        <w:rPr>
          <w:rFonts w:cstheme="minorHAnsi"/>
        </w:rPr>
        <w:t xml:space="preserve">. </w:t>
      </w:r>
      <w:r>
        <w:rPr>
          <w:rFonts w:cstheme="minorHAnsi"/>
          <w:lang w:val="en-US"/>
        </w:rPr>
        <w:t xml:space="preserve">A positive link between influence and social rank has often been established </w:t>
      </w:r>
      <w:r>
        <w:rPr>
          <w:rFonts w:cstheme="minorHAnsi"/>
          <w:lang w:val="en-US"/>
        </w:rPr>
        <w:fldChar w:fldCharType="begin"/>
      </w:r>
      <w:r>
        <w:rPr>
          <w:rFonts w:cstheme="minorHAnsi"/>
          <w:lang w:val="en-US"/>
        </w:rPr>
        <w:instrText xml:space="preserve"> ADDIN ZOTERO_ITEM CSL_CITATION {"citationID":"p4fugwL5","properties":{"formattedCitation":"(Smith et al., 2015)","plainCitation":"(Smith et al., 2015)","dontUpdate":true,"noteIndex":0},"citationItems":[{"id":610,"uris":["http://zotero.org/users/5080349/items/JPTFHYJE"],"uri":["http://zotero.org/users/5080349/items/JPTFHYJE"],"itemData":{"id":610,"type":"article-journal","abstract":"Because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Pr="00963072">
        <w:rPr>
          <w:rFonts w:ascii="Calibri" w:hAnsi="Calibri" w:cs="Calibri"/>
          <w:lang w:val="en-US"/>
        </w:rPr>
        <w:t>(</w:t>
      </w:r>
      <w:r>
        <w:rPr>
          <w:rFonts w:ascii="Calibri" w:hAnsi="Calibri" w:cs="Calibri"/>
          <w:lang w:val="en-US"/>
        </w:rPr>
        <w:t xml:space="preserve">reviewed in </w:t>
      </w:r>
      <w:r w:rsidRPr="00963072">
        <w:rPr>
          <w:rFonts w:ascii="Calibri" w:hAnsi="Calibri" w:cs="Calibri"/>
          <w:lang w:val="en-US"/>
        </w:rPr>
        <w:t>Smith et al., 2015)</w:t>
      </w:r>
      <w:r>
        <w:rPr>
          <w:rFonts w:cstheme="minorHAnsi"/>
          <w:lang w:val="en-US"/>
        </w:rPr>
        <w:fldChar w:fldCharType="end"/>
      </w:r>
      <w:r>
        <w:rPr>
          <w:rFonts w:cstheme="minorHAnsi"/>
          <w:lang w:val="en-US"/>
        </w:rPr>
        <w:t xml:space="preserve">, though systems with influential subordinates are also found </w:t>
      </w:r>
      <w:r>
        <w:rPr>
          <w:rFonts w:cstheme="minorHAnsi"/>
          <w:lang w:val="en-US"/>
        </w:rPr>
        <w:fldChar w:fldCharType="begin"/>
      </w:r>
      <w:r w:rsidR="0043299C">
        <w:rPr>
          <w:rFonts w:cstheme="minorHAnsi"/>
          <w:lang w:val="en-US"/>
        </w:rPr>
        <w:instrText xml:space="preserve"> ADDIN ZOTERO_ITEM CSL_CITATION {"citationID":"YnDSfgwM","properties":{"formattedCitation":"(Papageorgiou and Farine 2020)","plainCitation":"(Papageorgiou and Farine 2020)","noteIndex":0},"citationItems":[{"id":2741,"uris":["http://zotero.org/users/5080349/items/YL23ENP5"],"uri":["http://zotero.org/users/5080349/items/YL23ENP5"],"itemData":{"id":2741,"type":"article-journal","container-title":"Science Advances","DOI":"10.1126/sciadv.aba5881","issue":"48","note":"publisher: American Association for the Advancement of Science","page":"eaba5881","source":"science.org (Atypon)","title":"Shared decision-making allows subordinates to lead when dominants monopolize resources","volume":"6","author":[{"family":"Papageorgiou","given":"Danai"},{"family":"Farine","given":"Damien R."}],"issued":{"date-parts":[["2020"]]}}}],"schema":"https://github.com/citation-style-language/schema/raw/master/csl-citation.json"}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(Papageorgiou and Farine 2020)</w:t>
      </w:r>
      <w:r>
        <w:rPr>
          <w:rFonts w:cstheme="minorHAnsi"/>
          <w:lang w:val="en-US"/>
        </w:rPr>
        <w:fldChar w:fldCharType="end"/>
      </w:r>
      <w:r>
        <w:rPr>
          <w:rFonts w:cstheme="minorHAnsi"/>
          <w:lang w:val="en-US"/>
        </w:rPr>
        <w:t xml:space="preserve">. Such studies have highlighted the diversity of movement decisions-making mechanisms found in nature, from systems where influence is mostly shared to systems where it is mostly unshared, depending on group characteristics such as size and composition, social structure, or type of movement </w:t>
      </w:r>
      <w:r>
        <w:rPr>
          <w:rFonts w:cstheme="minorHAnsi"/>
          <w:lang w:val="en-US"/>
        </w:rPr>
        <w:fldChar w:fldCharType="begin"/>
      </w:r>
      <w:r w:rsidR="00690FC5">
        <w:rPr>
          <w:rFonts w:cstheme="minorHAnsi"/>
          <w:lang w:val="en-US"/>
        </w:rPr>
        <w:instrText xml:space="preserve"> ADDIN ZOTERO_ITEM CSL_CITATION {"citationID":"12ntY95o","properties":{"formattedCitation":"(Boinski 2000; Conradt and Roper 2005; Conradt and Roper 2009)","plainCitation":"(Boinski 2000; Conradt and Roper 2005; Conradt and Roper 2009)","noteIndex":0},"citationItems":[{"id":2820,"uris":["http://zotero.org/users/5080349/items/P8BQPVK2"],"uri":["http://zotero.org/users/5080349/items/P8BQPVK2"],"itemData":{"id":2820,"type":"chapter","abstract":"Getting from here to there may be simple for one individual. But as any parent, scout leader, or CEO knows, herding a whole troop in one direction is a lot more complicated. Who leads the group? Who decides where the group will travel, and using what information? How do they accomplish these tasks?On the Move addresses these questions, examining the social, cognitive, and ecological processes that underlie patterns and strategies of group travel. Chapters discuss how factors such as group size, resource distribution and availability, the costs of travel, predation, social cohesion, and cognitive skills affect how individuals as well as social groups exploit their environment. Most chapters focus on field studies of a wide range of human and nonhuman primate groups, from squirrel monkeys to Turkana pastoralists, but chapters covering group travel in hyenas, birds, dolphins, and bees provide a broad taxonomic perspective and offer new insights into comparative questions, such as whether primates are unique in their ability to coordinate group-level activities.","container-title":"On the Move: How and Why Animals Travel in Groups","event-place":"Chicago, IL","ISBN":"978-0-226-06340-9","language":"en","publisher":"University of Chicago Press","publisher-place":"Chicago, IL","source":"University of Chicago Press","title":"Social Manipulation Within and Between Troops Mediate Primate Group Movement","URL":"https://press.uchicago.edu/ucp/books/book/chicago/O/bo3618301.html","editor":[{"family":"Boinski","given":"Sue"}],"author":[{"family":"Boinski","given":"Sue"}],"accessed":{"date-parts":[["2022",1,12]]},"issued":{"date-parts":[["2000",5]]}}},{"id":54,"uris":["http://zotero.org/users/5080349/items/DI5GWSJN"],"uri":["http://zotero.org/users/5080349/items/DI5GWSJN"],"itemData":{"id":54,"type":"article-journal","abstract":"Individual animals routinely face decisions that are crucial to their fitness. In social species, however, many of these decisions need to be made jointly with other group members because the group will split apart unless a consensus is reached. Here, we review empirical and theoretical studies of consensus decision making, and place them in a coherent framework. In particular, we classify consensus decisions according to the degree to which they involve conflict of interest between group members, and whether they involve either local or global communication; we ask, for different categories of consensus decision, who makes the decision, what are the underlying mechanisms, and what are the functional consequences. We conclude that consensus decision making is common in non-human animals, and that cooperation between group members in the decision-making process is likely to be the norm, even when the decision involves significant conflict of interest.","container-title":"Trends in Ecology &amp; Evolution","DOI":"10.1016/j.tree.2005.05.008","issue":"8","page":"449-456","title":"Consensus decision making in animals","volume":"20","author":[{"family":"Conradt","given":"Larissa"},{"family":"Roper","given":"Timothy J"}],"issued":{"date-parts":[["2005"]],"season":"août"}}},{"id":490,"uris":["http://zotero.org/users/5080349/items/7IMGQSPA"],"uri":["http://zotero.org/users/5080349/items/7IMGQSPA"],"itemData":{"id":490,"type":"article-journal","abstract":"Social animals regularly face consensus decisions whereby they choose, collectively, between mutually exclusive actions. Such decisions often involve conflicts of interest between group members with respect to preferred action. Conflicts could, in principle, be resolved, either by sharing decisions between members ('shared decisions') or by one 'dominant' member making decisions on behalf of the whole group ('unshared decisions'). Both, shared and unshared decisions, have been observed. However, it is unclear as to what favours the evolution of either decision type. Here, after a brief literature review, we present a novel method, involving a combination of self-organizing system and game theory modelling, of investigating the evolution of shared and unshared decisions. We apply the method to decisions on movement direction. We find that both, shared and unshared, decisions can evolve without individuals having a global overview of the group's behaviour or any knowledge about other members' preferences or intentions. Selection favours unshared over shared decisions when conflicts are high relative to grouping benefits, and vice versa. These results differ from those of group decision models relating to activity timings. We attribute this to fundamental differences between collective decisions about modalities that are disjunct (here, space) or continuous (here, time) with respect to costs/benefits.","container-title":"Philos. Trans. R. Soc. Lond. B Biol. Sci.","DOI":"10.1098/rstb.2008.0257","issue":"1518","page":"807-819","title":"Conflicts of interest and the evolution of decision sharing","volume":"364","author":[{"family":"Conradt","given":"Larissa"},{"family":"Roper","given":"Timothy J"}],"issued":{"date-parts":[["2009"]]}}}],"schema":"https://github.com/citation-style-language/schema/raw/master/csl-citation.json"} </w:instrText>
      </w:r>
      <w:r>
        <w:rPr>
          <w:rFonts w:cstheme="minorHAnsi"/>
          <w:lang w:val="en-US"/>
        </w:rPr>
        <w:fldChar w:fldCharType="separate"/>
      </w:r>
      <w:r w:rsidR="00690FC5" w:rsidRPr="00970377">
        <w:rPr>
          <w:rFonts w:ascii="Calibri" w:hAnsi="Calibri" w:cs="Calibri"/>
          <w:lang w:val="en-US"/>
        </w:rPr>
        <w:t>(</w:t>
      </w:r>
      <w:proofErr w:type="spellStart"/>
      <w:r w:rsidR="00690FC5" w:rsidRPr="00970377">
        <w:rPr>
          <w:rFonts w:ascii="Calibri" w:hAnsi="Calibri" w:cs="Calibri"/>
          <w:lang w:val="en-US"/>
        </w:rPr>
        <w:t>Boinski</w:t>
      </w:r>
      <w:proofErr w:type="spellEnd"/>
      <w:r w:rsidR="00690FC5" w:rsidRPr="00970377">
        <w:rPr>
          <w:rFonts w:ascii="Calibri" w:hAnsi="Calibri" w:cs="Calibri"/>
          <w:lang w:val="en-US"/>
        </w:rPr>
        <w:t xml:space="preserve"> 2000; </w:t>
      </w:r>
      <w:proofErr w:type="spellStart"/>
      <w:r w:rsidR="00690FC5" w:rsidRPr="00970377">
        <w:rPr>
          <w:rFonts w:ascii="Calibri" w:hAnsi="Calibri" w:cs="Calibri"/>
          <w:lang w:val="en-US"/>
        </w:rPr>
        <w:t>Conradt</w:t>
      </w:r>
      <w:proofErr w:type="spellEnd"/>
      <w:r w:rsidR="00690FC5" w:rsidRPr="00970377">
        <w:rPr>
          <w:rFonts w:ascii="Calibri" w:hAnsi="Calibri" w:cs="Calibri"/>
          <w:lang w:val="en-US"/>
        </w:rPr>
        <w:t xml:space="preserve"> and Roper 2005; </w:t>
      </w:r>
      <w:proofErr w:type="spellStart"/>
      <w:r w:rsidR="00690FC5" w:rsidRPr="00970377">
        <w:rPr>
          <w:rFonts w:ascii="Calibri" w:hAnsi="Calibri" w:cs="Calibri"/>
          <w:lang w:val="en-US"/>
        </w:rPr>
        <w:t>Conradt</w:t>
      </w:r>
      <w:proofErr w:type="spellEnd"/>
      <w:r w:rsidR="00690FC5" w:rsidRPr="00970377">
        <w:rPr>
          <w:rFonts w:ascii="Calibri" w:hAnsi="Calibri" w:cs="Calibri"/>
          <w:lang w:val="en-US"/>
        </w:rPr>
        <w:t xml:space="preserve"> and Roper 2009)</w:t>
      </w:r>
      <w:r>
        <w:rPr>
          <w:rFonts w:cstheme="minorHAnsi"/>
          <w:lang w:val="en-US"/>
        </w:rPr>
        <w:fldChar w:fldCharType="end"/>
      </w:r>
      <w:r>
        <w:rPr>
          <w:rFonts w:cstheme="minorHAnsi"/>
          <w:lang w:val="en-US"/>
        </w:rPr>
        <w:t>.</w:t>
      </w:r>
    </w:p>
    <w:p w14:paraId="75A7F7D7" w14:textId="7B32FA69" w:rsidR="00CC6EA4" w:rsidRDefault="00CC6EA4" w:rsidP="00CC6EA4">
      <w:pPr>
        <w:spacing w:line="360" w:lineRule="auto"/>
        <w:jc w:val="both"/>
        <w:rPr>
          <w:rFonts w:cstheme="minorHAnsi"/>
          <w:lang w:val="en-US"/>
        </w:rPr>
      </w:pPr>
      <w:r>
        <w:rPr>
          <w:rFonts w:cstheme="minorHAnsi"/>
          <w:lang w:val="en-US"/>
        </w:rPr>
        <w:t xml:space="preserve">Because of this diversity, assessing influence patterns and comparing them between social groups remains challenging. In order to correctly define and quantify influence in a social system, one has to first identify the decision-making mechanisms at play and the type of cues from a given individual that are of particular relevance in influencing the decisions of others </w:t>
      </w:r>
      <w:r>
        <w:rPr>
          <w:rFonts w:cstheme="minorHAnsi"/>
          <w:lang w:val="en-US"/>
        </w:rPr>
        <w:fldChar w:fldCharType="begin"/>
      </w:r>
      <w:r w:rsidR="0043299C">
        <w:rPr>
          <w:rFonts w:cstheme="minorHAnsi"/>
          <w:lang w:val="en-US"/>
        </w:rPr>
        <w:instrText xml:space="preserve"> ADDIN ZOTERO_ITEM CSL_CITATION {"citationID":"3XkytavR","properties":{"formattedCitation":"(Strandburg-Peshkin et al. 2018)","plainCitation":"(Strandburg-Peshkin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(Strandburg-Peshkin et al. 2018)</w:t>
      </w:r>
      <w:r>
        <w:rPr>
          <w:rFonts w:cstheme="minorHAnsi"/>
          <w:lang w:val="en-US"/>
        </w:rPr>
        <w:fldChar w:fldCharType="end"/>
      </w:r>
      <w:r>
        <w:rPr>
          <w:rFonts w:cstheme="minorHAnsi"/>
          <w:lang w:val="en-US"/>
        </w:rPr>
        <w:t>.</w:t>
      </w:r>
      <w:r w:rsidRPr="00701650">
        <w:rPr>
          <w:rFonts w:cstheme="minorHAnsi"/>
          <w:lang w:val="en-US"/>
        </w:rPr>
        <w:t xml:space="preserve"> </w:t>
      </w:r>
      <w:r>
        <w:rPr>
          <w:rFonts w:cstheme="minorHAnsi"/>
          <w:lang w:val="en-US"/>
        </w:rPr>
        <w:t xml:space="preserve">In the context of movement, these cues can </w:t>
      </w:r>
      <w:r w:rsidRPr="006D69C5">
        <w:rPr>
          <w:rFonts w:eastAsia="Times New Roman" w:cs="Times New Roman"/>
          <w:color w:val="000000"/>
          <w:szCs w:val="24"/>
          <w:lang w:val="en-US"/>
        </w:rPr>
        <w:t>include</w:t>
      </w:r>
      <w:r>
        <w:rPr>
          <w:rFonts w:eastAsia="Times New Roman" w:cs="Times New Roman"/>
          <w:color w:val="000000"/>
          <w:szCs w:val="24"/>
          <w:lang w:val="en-US"/>
        </w:rPr>
        <w:t xml:space="preserve"> an individual’s</w:t>
      </w:r>
      <w:r w:rsidRPr="006D69C5">
        <w:rPr>
          <w:rFonts w:eastAsia="Times New Roman" w:cs="Times New Roman"/>
          <w:color w:val="000000"/>
          <w:szCs w:val="24"/>
          <w:lang w:val="en-US"/>
        </w:rPr>
        <w:t xml:space="preserve"> position in space, </w:t>
      </w:r>
      <w:r>
        <w:rPr>
          <w:rFonts w:eastAsia="Times New Roman" w:cs="Times New Roman"/>
          <w:color w:val="000000"/>
          <w:szCs w:val="24"/>
          <w:lang w:val="en-US"/>
        </w:rPr>
        <w:t xml:space="preserve">its </w:t>
      </w:r>
      <w:r w:rsidRPr="006D69C5">
        <w:rPr>
          <w:rFonts w:eastAsia="Times New Roman" w:cs="Times New Roman"/>
          <w:color w:val="000000"/>
          <w:szCs w:val="24"/>
          <w:lang w:val="en-US"/>
        </w:rPr>
        <w:t xml:space="preserve">movement in a given direction, </w:t>
      </w:r>
      <w:r>
        <w:rPr>
          <w:rFonts w:eastAsia="Times New Roman" w:cs="Times New Roman"/>
          <w:color w:val="000000"/>
          <w:szCs w:val="24"/>
          <w:lang w:val="en-US"/>
        </w:rPr>
        <w:t xml:space="preserve">or the production of signals such as </w:t>
      </w:r>
      <w:r w:rsidRPr="006D69C5">
        <w:rPr>
          <w:rFonts w:eastAsia="Times New Roman" w:cs="Times New Roman"/>
          <w:color w:val="000000"/>
          <w:szCs w:val="24"/>
          <w:lang w:val="en-US"/>
        </w:rPr>
        <w:t>vocalization</w:t>
      </w:r>
      <w:r>
        <w:rPr>
          <w:rFonts w:eastAsia="Times New Roman" w:cs="Times New Roman"/>
          <w:color w:val="000000"/>
          <w:szCs w:val="24"/>
          <w:lang w:val="en-US"/>
        </w:rPr>
        <w:t>s.</w:t>
      </w:r>
      <w:r w:rsidRPr="00525EA8">
        <w:rPr>
          <w:rFonts w:cstheme="minorHAnsi"/>
          <w:lang w:val="en-US"/>
        </w:rPr>
        <w:t xml:space="preserve"> </w:t>
      </w:r>
      <w:r>
        <w:rPr>
          <w:rFonts w:cstheme="minorHAnsi"/>
          <w:lang w:val="en-US"/>
        </w:rPr>
        <w:t xml:space="preserve">Individual influence may also vary depending on the type of decision being considered, with influence over one type of group decision not necessarily translating into influence over other types. In particular, theoretical work has emphasized a fundamental distinction between decisions about movement </w:t>
      </w:r>
      <w:r w:rsidRPr="003B002C">
        <w:rPr>
          <w:rFonts w:cstheme="minorHAnsi"/>
          <w:i/>
          <w:iCs/>
          <w:lang w:val="en-US"/>
        </w:rPr>
        <w:t>direction</w:t>
      </w:r>
      <w:r>
        <w:rPr>
          <w:rFonts w:cstheme="minorHAnsi"/>
          <w:lang w:val="en-US"/>
        </w:rPr>
        <w:t xml:space="preserve"> and decisions about movement </w:t>
      </w:r>
      <w:r w:rsidRPr="003B002C">
        <w:rPr>
          <w:rFonts w:cstheme="minorHAnsi"/>
          <w:i/>
          <w:iCs/>
          <w:lang w:val="en-US"/>
        </w:rPr>
        <w:t>timing</w:t>
      </w:r>
      <w:r>
        <w:rPr>
          <w:rFonts w:cstheme="minorHAnsi"/>
          <w:lang w:val="en-US"/>
        </w:rPr>
        <w:t xml:space="preserve">, with these two types of decisions expected to have different distributions of consensus costs, leading to contrasting predictions about whether they are likely to be shared or unshared </w:t>
      </w:r>
      <w:r>
        <w:rPr>
          <w:rFonts w:cstheme="minorHAnsi"/>
          <w:lang w:val="en-US"/>
        </w:rPr>
        <w:fldChar w:fldCharType="begin"/>
      </w:r>
      <w:r w:rsidR="0043299C">
        <w:rPr>
          <w:rFonts w:cstheme="minorHAnsi"/>
          <w:lang w:val="en-US"/>
        </w:rPr>
        <w:instrText xml:space="preserve"> ADDIN ZOTERO_ITEM CSL_CITATION {"citationID":"eYc30kcz","properties":{"formattedCitation":"(Byrne 2000; Conradt and Roper 2010)","plainCitation":"(Byrne 2000; Conradt and Roper 2010)","noteIndex":0},"citationItems":[{"id":2829,"uris":["http://zotero.org/users/5080349/items/8S9R5436"],"uri":["http://zotero.org/users/5080349/items/8S9R5436"],"itemData":{"id":2829,"type":"chapter","abstract":"Getting from here to there may be simple for one individual. But as any parent, scout leader, or CEO knows, herding a whole troop in one direction is a lot more complicated. Who leads the group? Who decides where the group will travel, and using what information? How do they accomplish these tasks?On the Move addresses these questions, examining the social, cognitive, and ecological processes that underlie patterns and strategies of group travel. Chapters discuss how factors such as group size, resource distribution and availability, the costs of travel, predation, social cohesion, and cognitive skills affect how individuals as well as social groups exploit their environment. Most chapters focus on field studies of a wide range of human and nonhuman primate groups, from squirrel monkeys to Turkana pastoralists, but chapters covering group travel in hyenas, birds, dolphins, and bees provide a broad taxonomic perspective and offer new insights into comparative questions, such as whether primates are unique in their ability to coordinate group-level activities.","container-title":"On the Move: How and Why Animals Travel in Groups","event-place":"Chicago, IL","ISBN":"978-0-226-06340-9","language":"en","publisher":"University of Chicago Press","publisher-place":"Chicago, IL","source":"University of Chicago Press","title":"How Monkeys Find Their Way: Leadership, Coordination, and Cognitive Maps of African Baboons","URL":"https://press.uchicago.edu/ucp/books/book/chicago/O/bo3618301.html","editor":[{"family":"Boinski","given":"Sue"},{"family":"Garber","given":"Paul A."}],"author":[{"family":"Byrne","given":"Richard W."}],"accessed":{"date-parts":[["2022",1,12]]},"issued":{"date-parts":[["2000",5]]}}},{"id":589,"uris":["http://zotero.org/users/5080349/items/627BS38H"],"uri":["http://zotero.org/users/5080349/items/627BS38H"],"itemData":{"id":589,"type":"article-journal","abstract":"A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(Byrne 2000; Conradt and Roper 2010)</w:t>
      </w:r>
      <w:r>
        <w:rPr>
          <w:rFonts w:cstheme="minorHAnsi"/>
          <w:lang w:val="en-US"/>
        </w:rPr>
        <w:fldChar w:fldCharType="end"/>
      </w:r>
      <w:r>
        <w:rPr>
          <w:rFonts w:cstheme="minorHAnsi"/>
          <w:lang w:val="en-US"/>
        </w:rPr>
        <w:t xml:space="preserve">. It can be particularly challenging to disentangle these two types of influence, as both may occur </w:t>
      </w:r>
      <w:r w:rsidR="00C058F3">
        <w:rPr>
          <w:rFonts w:cstheme="minorHAnsi"/>
          <w:lang w:val="en-US"/>
        </w:rPr>
        <w:t>at the same time</w:t>
      </w:r>
      <w:r>
        <w:rPr>
          <w:rFonts w:cstheme="minorHAnsi"/>
          <w:lang w:val="en-US"/>
        </w:rPr>
        <w:t xml:space="preserve"> when groups travel collectively, continuously needing to come to consensus on both the direction and speed of travel.</w:t>
      </w:r>
      <w:r w:rsidRPr="005F3621">
        <w:rPr>
          <w:rFonts w:cstheme="minorHAnsi"/>
          <w:lang w:val="en-US"/>
        </w:rPr>
        <w:t xml:space="preserve"> </w:t>
      </w:r>
      <w:r w:rsidR="007872E0">
        <w:rPr>
          <w:rFonts w:cstheme="minorHAnsi"/>
          <w:lang w:val="en-US"/>
        </w:rPr>
        <w:t>Very few</w:t>
      </w:r>
      <w:r>
        <w:rPr>
          <w:rFonts w:cstheme="minorHAnsi"/>
          <w:lang w:val="en-US"/>
        </w:rPr>
        <w:t xml:space="preserve"> studies have been looking simultaneously at several measures of influence within one system</w:t>
      </w:r>
      <w:r w:rsidR="007872E0">
        <w:rPr>
          <w:rFonts w:cstheme="minorHAnsi"/>
          <w:lang w:val="en-US"/>
        </w:rPr>
        <w:t xml:space="preserve"> in the wild</w:t>
      </w:r>
      <w:r>
        <w:rPr>
          <w:rFonts w:cstheme="minorHAnsi"/>
          <w:lang w:val="en-US"/>
        </w:rPr>
        <w:t xml:space="preserve"> in order to evaluate if individuals which have influence over direction of movement also have influence over speed or travel, or to validate the assumption that frontmost individuals do have more influence</w:t>
      </w:r>
      <w:r w:rsidR="007872E0">
        <w:rPr>
          <w:rFonts w:cstheme="minorHAnsi"/>
          <w:lang w:val="en-US"/>
        </w:rPr>
        <w:t xml:space="preserve"> (but see</w:t>
      </w:r>
      <w:r>
        <w:rPr>
          <w:rFonts w:cstheme="minorHAnsi"/>
          <w:lang w:val="en-US"/>
        </w:rPr>
        <w:t xml:space="preserve"> </w:t>
      </w:r>
      <w:r>
        <w:rPr>
          <w:rFonts w:cstheme="minorHAnsi"/>
          <w:lang w:val="en-US"/>
        </w:rPr>
        <w:fldChar w:fldCharType="begin"/>
      </w:r>
      <w:r w:rsidR="007872E0">
        <w:rPr>
          <w:rFonts w:cstheme="minorHAnsi"/>
          <w:lang w:val="en-US"/>
        </w:rPr>
        <w:instrText xml:space="preserve"> ADDIN ZOTERO_ITEM CSL_CITATION {"citationID":"sStvHNX5","properties":{"formattedCitation":"(Herbert-Read et al. 2011; Katz et al. 2011; Jolles et al. 2017)","plainCitation":"(Herbert-Read et al. 2011; Katz et al. 2011; Jolles et al. 2017)","noteIndex":0},"citationItems":[{"id":2811,"uris":["http://zotero.org/users/5080349/items/D3GTCS5C"],"uri":["http://zotero.org/users/5080349/items/D3GTCS5C"],"itemData":{"id":2811,"type":"article-journal","abstract":"Collective motion, where large numbers of individuals move synchronously together, is achieved when individuals adopt interaction rules that determine how they respond to their neighbors’ movements and positions. These rules determine how group-living animals move, make decisions, and transmit information between individuals. Nonetheless, few studies have explicitly determined these interaction rules in moving groups, and very little is known about the interaction rules of fish. Here, we identify three key rules for the social interactions of mosquitofish (Gambusia holbrooki): (i) Attraction forces are important in maintaining group cohesion, while we find only weak evidence that fish align with their neighbor’s orientation; (ii) repulsion is mediated principally by changes in speed; (iii) although the positions and directions of all shoal members are highly correlated, individuals only respond to their single nearest neighbor. The last two of these rules are different from the classical models of collective animal motion, raising new questions about how fish and other animals self-organize on the move.","container-title":"Proceedings of the National Academy of Sciences","DOI":"10.1073/pnas.1109355108","ISSN":"0027-8424, 1091-6490","issue":"46","journalAbbreviation":"PNAS","language":"en","note":"publisher: National Academy of Sciences\nsection: Biological Sciences\nPMID: 22065759","page":"18726-18731","source":"www.pnas.org","title":"Inferring the rules of interaction of shoaling fish","volume":"108","author":[{"family":"Herbert-Read","given":"James E."},{"family":"Perna","given":"Andrea"},{"family":"Mann","given":"Richard P."},{"family":"Schaerf","given":"Timothy M."},{"family":"Sumpter","given":"David J. T."},{"family":"Ward","given":"Ashley J. W."}],"issued":{"date-parts":[["2011",11,15]]}}},{"id":2365,"uris":["http://zotero.org/users/5080349/items/D4GZE2DW"],"uri":["http://zotero.org/users/5080349/items/D4GZE2DW"],"itemData":{"id":2365,"type":"article-journal","abstract":"Determining individual-level interactions that govern highly coordinated motion in animal groups or cellular aggregates has been a long-standing challenge, central to understanding the mechanisms and evolution of collective behavior. Numerous models have been proposed, many of which display realistic-looking dynamics, but nonetheless rely on untested assumptions about how individuals integrate information to guide movement. Here we infer behavioral rules directly from experimental data. We begin by analyzing trajectories of golden shiners (Notemigonus crysoleucas) swimming in two-fish and three-fish shoals to map the mean effective forces as a function of fish positions and velocities. Speeding and turning responses are dynamically modulated and clearly delineated. Speed regulation is a dominant component of how fish interact, and changes in speed are transmitted to those both behind and ahead. Alignment emerges from attraction and repulsion, and fish tend to copy directional changes made by those ahead. We find no evidence for explicit matching of body orientation. By comparing data from two-fish and three-fish shoals, we challenge the standard assumption, ubiquitous in physics-inspired models of collective behavior, that individual motion results from averaging responses to each neighbor considered separately; three-body interactions make a substantial contribution to fish dynamics. However, pairwise interactions qualitatively capture the correct spatial interaction structure in small groups, and this structure persists in larger groups of 10 and 30 fish. The interactions revealed here may help account for the rapid changes in speed and direction that enable real animal groups to stay cohesive and amplify important social information.","container-title":"Proceedings of the National Academy of Sciences","DOI":"10.1073/pnas.1107583108","ISSN":"0027-8424, 1091-6490","issue":"46","journalAbbreviation":"PNAS","language":"en","note":"publisher: National Academy of Sciences\nsection: Biological Sciences\nPMID: 21795604","page":"18720-18725","source":"www.pnas.org","title":"Inferring the structure and dynamics of interactions in schooling fish","volume":"108","author":[{"family":"Katz","given":"Yael"},{"family":"Tunstrøm","given":"Kolbjørn"},{"family":"Ioannou","given":"Christos C."},{"family":"Huepe","given":"Cristián"},{"family":"Couzin","given":"Iain D."}],"issued":{"date-parts":[["2011",11,15]]}}},{"id":2803,"uris":["http://zotero.org/users/5080349/items/X8HKUIM2"],"uri":["http://zotero.org/users/5080349/items/X8HKUIM2"],"itemData":{"id":2803,"type":"article-journal","abstract":"The ubiquity of consistent inter-individual differences in behavior (“animal personalities”) [1, 2] suggests that they might play a fundamental role in driving the movements and functioning of animal groups [3, 4], including their collective decision-making, foraging performance, and predator avoidance. Despite increasing evidence that highlights their importance [5, 6, 7, 8, 9, 10, 11, 12, 13, 14, 15, 16], we still lack a unified mechanistic framework to explain and to predict how consistent inter-individual differences may drive collective behavior. Here we investigate how the structure, leadership, movement dynamics, and foraging performance of groups can emerge from inter-individual differences by high-resolution tracking of known behavioral types in free-swimming stickleback (Gasterosteus aculeatus) shoals. We show that individual’s propensity to stay near others, measured by a classic “sociability” assay, was negatively linked to swim speed across a range of contexts, and predicted spatial positioning and leadership within groups as well as differences in structure and movement dynamics between groups. In turn, this trait, together </w:instrText>
      </w:r>
      <w:r w:rsidR="007872E0" w:rsidRPr="007872E0">
        <w:rPr>
          <w:rFonts w:cstheme="minorHAnsi"/>
        </w:rPr>
        <w:instrText xml:space="preserve">with individual’s exploratory tendency, measured by a classic “boldness” assay, explained individual and group foraging performance. These effects of consistent individual differences on group-level states emerged naturally from a generic model of self-organizing groups composed of individuals differing in speed and goal-orientedness. Our study provides experimental and theoretical evidence for a simple mechanism to explain the emergence of collective behavior from consistent individual differences, including variation in the structure, leadership, movement dynamics, and functional capabilities of groups, across social and ecological scales. In addition, we demonstrate individual performance is conditional on group composition, indicating how social selection may drive behavioral differentiation between individuals.","container-title":"Current Biology","DOI":"10.1016/j.cub.2017.08.004","ISSN":"0960-9822","issue":"18","journalAbbreviation":"Current Biology","language":"en","page":"2862-2868.e7","source":"ScienceDirect","title":"Consistent Individual Differences Drive Collective Behavior and Group Functioning of Schooling Fish","volume":"27","author":[{"family":"Jolles","given":"Jolle W."},{"family":"Boogert","given":"Neeltje J."},{"family":"Sridhar","given":"Vivek H."},{"family":"Couzin","given":"Iain D."},{"family":"Manica","given":"Andrea"}],"issued":{"date-parts":[["2017",9,25]]}}}],"schema":"https://github.com/citation-style-language/schema/raw/master/csl-citation.json"} </w:instrText>
      </w:r>
      <w:r>
        <w:rPr>
          <w:rFonts w:cstheme="minorHAnsi"/>
          <w:lang w:val="en-US"/>
        </w:rPr>
        <w:fldChar w:fldCharType="separate"/>
      </w:r>
      <w:r w:rsidR="007872E0" w:rsidRPr="007872E0">
        <w:rPr>
          <w:rFonts w:ascii="Calibri" w:hAnsi="Calibri" w:cs="Calibri"/>
        </w:rPr>
        <w:t>Herbert-Read et al. 2011; Katz et al. 2011; Jolles et al. 2017</w:t>
      </w:r>
      <w:r>
        <w:rPr>
          <w:rFonts w:cstheme="minorHAnsi"/>
          <w:lang w:val="en-US"/>
        </w:rPr>
        <w:fldChar w:fldCharType="end"/>
      </w:r>
      <w:r w:rsidR="007872E0" w:rsidRPr="007872E0">
        <w:rPr>
          <w:rFonts w:cstheme="minorHAnsi"/>
        </w:rPr>
        <w:t xml:space="preserve"> for </w:t>
      </w:r>
      <w:proofErr w:type="spellStart"/>
      <w:r w:rsidR="007872E0" w:rsidRPr="007872E0">
        <w:rPr>
          <w:rFonts w:cstheme="minorHAnsi"/>
        </w:rPr>
        <w:t>lab</w:t>
      </w:r>
      <w:proofErr w:type="spellEnd"/>
      <w:r w:rsidR="007872E0" w:rsidRPr="007872E0">
        <w:rPr>
          <w:rFonts w:cstheme="minorHAnsi"/>
        </w:rPr>
        <w:t xml:space="preserve"> </w:t>
      </w:r>
      <w:proofErr w:type="spellStart"/>
      <w:r w:rsidR="007872E0" w:rsidRPr="007872E0">
        <w:rPr>
          <w:rFonts w:cstheme="minorHAnsi"/>
        </w:rPr>
        <w:t>experiments</w:t>
      </w:r>
      <w:proofErr w:type="spellEnd"/>
      <w:r w:rsidR="007872E0" w:rsidRPr="007872E0">
        <w:rPr>
          <w:rFonts w:cstheme="minorHAnsi"/>
        </w:rPr>
        <w:t>).</w:t>
      </w:r>
      <w:r w:rsidRPr="007872E0">
        <w:rPr>
          <w:rFonts w:cstheme="minorHAnsi"/>
        </w:rPr>
        <w:t xml:space="preserve"> </w:t>
      </w:r>
      <w:r>
        <w:rPr>
          <w:rFonts w:cstheme="minorHAnsi"/>
          <w:lang w:val="en-US"/>
        </w:rPr>
        <w:t xml:space="preserve">Because </w:t>
      </w:r>
      <w:r>
        <w:rPr>
          <w:rFonts w:cstheme="minorHAnsi"/>
          <w:lang w:val="en-US"/>
        </w:rPr>
        <w:lastRenderedPageBreak/>
        <w:t>influence is such a versatile notion, it is crucial to define the context in which it is looked at and to have</w:t>
      </w:r>
      <w:r w:rsidRPr="006F4F47">
        <w:rPr>
          <w:rFonts w:cstheme="minorHAnsi"/>
          <w:lang w:val="en-US"/>
        </w:rPr>
        <w:t xml:space="preserve"> </w:t>
      </w:r>
      <w:r w:rsidRPr="006D69C5">
        <w:rPr>
          <w:rFonts w:cstheme="minorHAnsi"/>
          <w:lang w:val="en-US"/>
        </w:rPr>
        <w:t xml:space="preserve">a thorough understanding of the </w:t>
      </w:r>
      <w:r>
        <w:rPr>
          <w:rFonts w:cstheme="minorHAnsi"/>
          <w:lang w:val="en-US"/>
        </w:rPr>
        <w:t>system’s</w:t>
      </w:r>
      <w:r w:rsidRPr="006D69C5">
        <w:rPr>
          <w:rFonts w:cstheme="minorHAnsi"/>
          <w:lang w:val="en-US"/>
        </w:rPr>
        <w:t xml:space="preserve"> biology to assess</w:t>
      </w:r>
      <w:r>
        <w:rPr>
          <w:rFonts w:cstheme="minorHAnsi"/>
          <w:lang w:val="en-US"/>
        </w:rPr>
        <w:t xml:space="preserve"> it</w:t>
      </w:r>
      <w:r w:rsidRPr="006D69C5">
        <w:rPr>
          <w:rFonts w:cstheme="minorHAnsi"/>
          <w:lang w:val="en-US"/>
        </w:rPr>
        <w:t xml:space="preserve"> accurately.</w:t>
      </w:r>
    </w:p>
    <w:bookmarkEnd w:id="3"/>
    <w:p w14:paraId="47DBF867" w14:textId="76E416D3" w:rsidR="00CC6EA4" w:rsidRPr="006F4F47" w:rsidRDefault="00CC6EA4" w:rsidP="00CC6EA4">
      <w:pPr>
        <w:spacing w:line="360" w:lineRule="auto"/>
        <w:jc w:val="both"/>
        <w:rPr>
          <w:rFonts w:eastAsia="Times New Roman" w:cstheme="minorHAnsi"/>
          <w:color w:val="000000"/>
          <w:lang w:val="en-US"/>
        </w:rPr>
      </w:pPr>
      <w:r>
        <w:rPr>
          <w:rFonts w:cstheme="minorHAnsi"/>
          <w:lang w:val="en-US"/>
        </w:rPr>
        <w:t xml:space="preserve">We investigated influence dynamics in </w:t>
      </w:r>
      <w:r w:rsidR="005124AA">
        <w:rPr>
          <w:rFonts w:cstheme="minorHAnsi"/>
          <w:lang w:val="en-US"/>
        </w:rPr>
        <w:t>m</w:t>
      </w:r>
      <w:r w:rsidRPr="006D69C5">
        <w:rPr>
          <w:rFonts w:cstheme="minorHAnsi"/>
          <w:lang w:val="en-US"/>
        </w:rPr>
        <w:t>eerkats (</w:t>
      </w:r>
      <w:r w:rsidRPr="006D69C5">
        <w:rPr>
          <w:rFonts w:cstheme="minorHAnsi"/>
          <w:i/>
          <w:lang w:val="en-US"/>
        </w:rPr>
        <w:t xml:space="preserve">Suricata </w:t>
      </w:r>
      <w:proofErr w:type="spellStart"/>
      <w:r w:rsidRPr="006D69C5">
        <w:rPr>
          <w:rFonts w:cstheme="minorHAnsi"/>
          <w:i/>
          <w:lang w:val="en-US"/>
        </w:rPr>
        <w:t>suricatta</w:t>
      </w:r>
      <w:proofErr w:type="spellEnd"/>
      <w:r w:rsidRPr="006D69C5">
        <w:rPr>
          <w:rFonts w:cstheme="minorHAnsi"/>
          <w:i/>
          <w:lang w:val="en-US"/>
        </w:rPr>
        <w:t>)</w:t>
      </w:r>
      <w:r>
        <w:rPr>
          <w:rFonts w:cstheme="minorHAnsi"/>
          <w:i/>
          <w:lang w:val="en-US"/>
        </w:rPr>
        <w:t xml:space="preserve">, </w:t>
      </w:r>
      <w:r w:rsidRPr="006D69C5">
        <w:rPr>
          <w:rFonts w:cstheme="minorHAnsi"/>
          <w:lang w:val="en-US"/>
        </w:rPr>
        <w:t>social mongooses liv</w:t>
      </w:r>
      <w:r>
        <w:rPr>
          <w:rFonts w:cstheme="minorHAnsi"/>
          <w:lang w:val="en-US"/>
        </w:rPr>
        <w:t>ing</w:t>
      </w:r>
      <w:r w:rsidRPr="006D69C5">
        <w:rPr>
          <w:rFonts w:cstheme="minorHAnsi"/>
          <w:lang w:val="en-US"/>
        </w:rPr>
        <w:t xml:space="preserve"> in highly cohesive groups of up to 50 individuals, in the arid parts of southern Africa</w:t>
      </w:r>
      <w:r>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{"citationID":"8WXQXoA7","properties":{"formattedCitation":"(Doolan and Macdonald 1997; Manser and Clutton\\uc0\\u8208{}Brock 2016)","plainCitation":"(Doolan and Macdonald 1997; Manser and Clutton‐Brock 2016)","noteIndex":0},"citationItems":[{"id":32,"uris":["http://zotero.org/users/5080349/items/QFSC8DT2"],"uri":["http://zotero.org/users/5080349/items/QFSC8DT2"],"itemData":{"id":32,"type":"article-journal","container-title":"Journal of Zoology","DOI":"10.1111/j.1469-7998.1997.tb05804.x","ISSN":"09528369","issue":"2","language":"en","page":"309-327","source":"Crossref","title":"Breeding and juvenile survival among slender-tailed meerkats (Suricatu suricatta) in the south-western Kalahari: ecological and social influences","title-short":"Breeding and juvenile survival among slender-tailed meerkats (Suricatu suricatta) in the south-western Kalahari","volume":"242","author":[{"family":"Doolan","given":"S.P."},{"family":"Macdonald","given":"D.W."}],"issued":{"date-parts":[["1997",3,24]]}}},{"id":2798,"uris":["http://zotero.org/users/5080349/items/V94Q3W7L"],"uri":["http://zotero.org/users/5080349/items/V94Q3W7L"],"itemData":{"id":2798,"type":"chapter","abstract":"Cooperative breeders are species in which individuals beyond a pair assist in the production of young in a single brood or litter. Although relatively rare, cooperative breeding is widespread taxonomically and continues to pose challenges to our understanding of the evolution of cooperation and altruistic behavior. Bringing together long-term studies of cooperatively breeding birds, mammals, and fish, this volume provides a synthesis of current studies in the field. The chapters are organised by individual studies of particular species or (in the case of mole-rats) two closely related cooperatively breeding species. Each focuses not only on describing behavior and ecology but also on testing evolutionary hypotheses for the form and function of the diverse and extraordinary cooperative breeding lifestyles that have been discovered. This unique and comprehensive text will be of interest to graduate students and researchers of behavioral ecology and the evolution of cooperation.","container-title":"Cooperative Breeding in Vertebrates","ISBN":"978-1-107-04343-5","language":"en","note":"Google-Books-ID: P70wCwAAQBAJ","publisher":"Cambridge University Press","source":"Google Books","title":"Meerkats: cooperative breeding in the Kalahari.","editor":[{"family":"Koenig","given":"Walter D."},{"family":"Dickinson","given":"Janis L."}],"author":[{"family":"Manser","given":"Marta B."},{"family":"Clutton‐Brock","given":"Tim H."}],"issued":{"date-parts":[["2016",1,7]]}}}],"schema":"https://github.com/citation-style-language/schema/raw/master/csl-citation.json"} </w:instrText>
      </w:r>
      <w:r>
        <w:rPr>
          <w:rFonts w:cstheme="minorHAnsi"/>
          <w:lang w:val="en-US"/>
        </w:rPr>
        <w:fldChar w:fldCharType="separate"/>
      </w:r>
      <w:r w:rsidR="0043299C" w:rsidRPr="0043299C">
        <w:rPr>
          <w:rFonts w:ascii="Calibri" w:hAnsi="Calibri" w:cs="Calibri"/>
          <w:szCs w:val="24"/>
          <w:lang w:val="en-US"/>
        </w:rPr>
        <w:t>(Doolan and Macdonald 1997; Manser and Clutton‐Brock 2016)</w:t>
      </w:r>
      <w:r>
        <w:rPr>
          <w:rFonts w:cstheme="minorHAnsi"/>
          <w:lang w:val="en-US"/>
        </w:rPr>
        <w:fldChar w:fldCharType="end"/>
      </w:r>
      <w:r w:rsidRPr="006D69C5">
        <w:rPr>
          <w:rFonts w:cstheme="minorHAnsi"/>
          <w:lang w:val="en-US"/>
        </w:rPr>
        <w:t>. Meerkats are opportunistic generalists</w:t>
      </w:r>
      <w:r>
        <w:rPr>
          <w:rFonts w:cstheme="minorHAnsi"/>
          <w:lang w:val="en-US"/>
        </w:rPr>
        <w:t xml:space="preserve"> which forage on </w:t>
      </w:r>
      <w:r w:rsidRPr="006D69C5">
        <w:rPr>
          <w:rFonts w:cstheme="minorHAnsi"/>
          <w:lang w:val="en-US"/>
        </w:rPr>
        <w:t>small invertebrate</w:t>
      </w:r>
      <w:r>
        <w:rPr>
          <w:rFonts w:cstheme="minorHAnsi"/>
          <w:lang w:val="en-US"/>
        </w:rPr>
        <w:t xml:space="preserve"> and some vertebrate prey</w:t>
      </w:r>
      <w:r w:rsidRPr="006D69C5">
        <w:rPr>
          <w:rFonts w:cstheme="minorHAnsi"/>
          <w:lang w:val="en-US"/>
        </w:rPr>
        <w:t xml:space="preserve"> </w:t>
      </w:r>
      <w:r>
        <w:rPr>
          <w:rFonts w:cstheme="minorHAnsi"/>
          <w:lang w:val="en-US"/>
        </w:rPr>
        <w:t xml:space="preserve">distributed across their desert habitat by </w:t>
      </w:r>
      <w:r w:rsidRPr="006D69C5">
        <w:rPr>
          <w:rFonts w:cstheme="minorHAnsi"/>
          <w:lang w:val="en-US"/>
        </w:rPr>
        <w:t>dig</w:t>
      </w:r>
      <w:r>
        <w:rPr>
          <w:rFonts w:cstheme="minorHAnsi"/>
          <w:lang w:val="en-US"/>
        </w:rPr>
        <w:t>ging</w:t>
      </w:r>
      <w:r w:rsidRPr="006D69C5">
        <w:rPr>
          <w:rFonts w:cstheme="minorHAnsi"/>
          <w:lang w:val="en-US"/>
        </w:rPr>
        <w:t xml:space="preserve"> </w:t>
      </w:r>
      <w:r>
        <w:rPr>
          <w:rFonts w:cstheme="minorHAnsi"/>
          <w:lang w:val="en-US"/>
        </w:rPr>
        <w:t>in</w:t>
      </w:r>
      <w:r w:rsidRPr="006D69C5">
        <w:rPr>
          <w:rFonts w:cstheme="minorHAnsi"/>
          <w:lang w:val="en-US"/>
        </w:rPr>
        <w:t xml:space="preserve"> the ground </w:t>
      </w:r>
      <w:r w:rsidRPr="006D69C5">
        <w:rPr>
          <w:rFonts w:cstheme="minorHAnsi"/>
          <w:lang w:val="en-US"/>
        </w:rPr>
        <w:fldChar w:fldCharType="begin"/>
      </w:r>
      <w:r w:rsidR="0043299C">
        <w:rPr>
          <w:rFonts w:cstheme="minorHAnsi"/>
          <w:lang w:val="en-US"/>
        </w:rPr>
        <w:instrText xml:space="preserve"> ADDIN ZOTERO_ITEM CSL_CITATION {"citationID":"KxyRi0UW","properties":{"formattedCitation":"(S. Doolan and Macdonald 1996)","plainCitation":"(S. Doolan and Macdonald 1996)","noteIndex":0},"citationItems":[{"id":23,"uris":["http://zotero.org/users/5080349/items/6M8NC3EY"],"uri":["http://zotero.org/users/5080349/items/6M8NC3EY"],"itemData":{"id":23,"type":"article-journal","abstract":"Slender-tailed meerkats (Suricata suricatta) are small, diurnal, and gregarious mongooses which inhabit the semi-arid regions of southern Africa. In the south-western Kalahari, substantial fluctuations in productivity are caused by extreme seasonality in rainfall and temperatures. We observed the foraging behaviour of habituated meerkats from January to July, a period covering the entire birth season and stages of high and low prey availability. Insects were the most frequently occurring prey class (78.1%), of which larvae (334% total frequency) and adult Coleoptera (275%, total frequency) were the most important prey items throughout the year. Reptiles were heavily utilized in terms of prey bulk an index of volume (19.9%), but not by frequency (9.2%). Consumption of Coleoptera was positively correlated with rainfall, and negatively with temperature. Meerkats used a mean of 6.7 -¼-«-¼-_1.1 prey categories daily, and there were significant monthly differences in prey diversity in the diet Dietary shifts were apparently related to fluctuations in prey availability and the presence of preferred prey. There were no differences between the sexes in dietary diversity or niche breadth, but pregnant and lactating females foraged at significantly higher rates than males. The timing of foraging activity altered over the months in response to changes in daylength and thermoregulatory constraints. Foraging behaviour and seasonality in foraging effort are described, and the implications of an insect prey base for meerkat socioecology are discussed.","container-title":"Journal of Zoology","ISSN":"0952-8369","page":"697-716","title":"Diet and foraging behaviour of group living meerkats, Suricata suricatta, in the southern Kalahari","volume":"239","author":[{"family":"Doolan","given":"Sp"},{"family":"Macdonald","given":"Dw"}],"issued":{"date-parts":[["1996"]]}}}],"schema":"https://github.com/citation-style-language/schema/raw/master/csl-citation.json"} </w:instrText>
      </w:r>
      <w:r w:rsidRPr="006D69C5">
        <w:rPr>
          <w:rFonts w:cstheme="minorHAnsi"/>
          <w:lang w:val="en-US"/>
        </w:rPr>
        <w:fldChar w:fldCharType="separate"/>
      </w:r>
      <w:r w:rsidR="0043299C" w:rsidRPr="00C058F3">
        <w:rPr>
          <w:rFonts w:ascii="Calibri" w:hAnsi="Calibri" w:cs="Calibri"/>
          <w:lang w:val="en-US"/>
        </w:rPr>
        <w:t>(S. Doolan and Macdonald 1996)</w:t>
      </w:r>
      <w:r w:rsidRPr="006D69C5">
        <w:rPr>
          <w:rFonts w:cstheme="minorHAnsi"/>
          <w:lang w:val="en-US"/>
        </w:rPr>
        <w:fldChar w:fldCharType="end"/>
      </w:r>
      <w:r>
        <w:rPr>
          <w:rFonts w:cstheme="minorHAnsi"/>
          <w:lang w:val="en-US"/>
        </w:rPr>
        <w:t>.</w:t>
      </w:r>
      <w:r w:rsidRPr="006D69C5">
        <w:rPr>
          <w:rFonts w:cstheme="minorHAnsi"/>
          <w:lang w:val="en-US"/>
        </w:rPr>
        <w:t xml:space="preserve"> </w:t>
      </w:r>
      <w:r>
        <w:rPr>
          <w:rFonts w:cstheme="minorHAnsi"/>
          <w:lang w:val="en-US"/>
        </w:rPr>
        <w:t xml:space="preserve">The distributed nature of prey is </w:t>
      </w:r>
      <w:r w:rsidRPr="006D69C5">
        <w:rPr>
          <w:rFonts w:cstheme="minorHAnsi"/>
          <w:lang w:val="en-US"/>
        </w:rPr>
        <w:t xml:space="preserve">reflected in the groups’ movement dynamics: </w:t>
      </w:r>
      <w:r>
        <w:rPr>
          <w:rFonts w:cstheme="minorHAnsi"/>
          <w:lang w:val="en-US"/>
        </w:rPr>
        <w:t xml:space="preserve">meerkat groups typically move in a relatively slow, continuous fashion while simultaneously foraging. Though individuals forage independently from </w:t>
      </w:r>
      <w:r w:rsidR="006C4493">
        <w:rPr>
          <w:rFonts w:cstheme="minorHAnsi"/>
          <w:lang w:val="en-US"/>
        </w:rPr>
        <w:t>one another, typically</w:t>
      </w:r>
      <w:r>
        <w:rPr>
          <w:rFonts w:cstheme="minorHAnsi"/>
          <w:lang w:val="en-US"/>
        </w:rPr>
        <w:t xml:space="preserve"> 1 to 10 meters</w:t>
      </w:r>
      <w:r w:rsidR="006C4493">
        <w:rPr>
          <w:rFonts w:cstheme="minorHAnsi"/>
          <w:lang w:val="en-US"/>
        </w:rPr>
        <w:t xml:space="preserve"> from their nearest neighbors</w:t>
      </w:r>
      <w:r>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{"citationID":"JZwJSIA0","properties":{"formattedCitation":"(Engesser 2011)","plainCitation":"(Engesser 2011)","noteIndex":0},"citationItems":[{"id":2430,"uris":["http://zotero.org/users/5080349/items/IL3MNLRX"],"uri":["http://zotero.org/users/5080349/items/IL3MNLRX"],"itemData":{"id":2430,"type":"thesis","language":"en","source":"Zotero","title":"Function of ‘close’ calls in a group foraging carnivore, Suricata suricatta","author":[{"family":"Engesser","given":"Sabrina"}],"issued":{"date-parts":[["2011"]]}}}],"schema":"https://github.com/citation-style-language/schema/raw/master/csl-citation.json"}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(Engesser 2011)</w:t>
      </w:r>
      <w:r>
        <w:rPr>
          <w:rFonts w:cstheme="minorHAnsi"/>
          <w:lang w:val="en-US"/>
        </w:rPr>
        <w:fldChar w:fldCharType="end"/>
      </w:r>
      <w:r>
        <w:rPr>
          <w:rFonts w:cstheme="minorHAnsi"/>
          <w:lang w:val="en-US"/>
        </w:rPr>
        <w:t>, group</w:t>
      </w:r>
      <w:r w:rsidR="007054DD">
        <w:rPr>
          <w:rFonts w:cstheme="minorHAnsi"/>
          <w:lang w:val="en-US"/>
        </w:rPr>
        <w:t>s</w:t>
      </w:r>
      <w:r>
        <w:rPr>
          <w:rFonts w:cstheme="minorHAnsi"/>
          <w:lang w:val="en-US"/>
        </w:rPr>
        <w:t xml:space="preserve"> </w:t>
      </w:r>
      <w:r w:rsidR="007054DD">
        <w:rPr>
          <w:rFonts w:cstheme="minorHAnsi"/>
          <w:lang w:val="en-US"/>
        </w:rPr>
        <w:t xml:space="preserve">typically </w:t>
      </w:r>
      <w:r>
        <w:rPr>
          <w:rFonts w:cstheme="minorHAnsi"/>
          <w:lang w:val="en-US"/>
        </w:rPr>
        <w:t xml:space="preserve">remain highly cohesive throughout the day while navigating </w:t>
      </w:r>
      <w:r w:rsidRPr="006D69C5">
        <w:rPr>
          <w:rFonts w:cstheme="minorHAnsi"/>
          <w:lang w:val="en-US"/>
        </w:rPr>
        <w:t>2-5 km</w:t>
      </w:r>
      <w:r w:rsidRPr="00487F03">
        <w:rPr>
          <w:rFonts w:cstheme="minorHAnsi"/>
          <w:vertAlign w:val="superscript"/>
          <w:lang w:val="en-US"/>
        </w:rPr>
        <w:t>2</w:t>
      </w:r>
      <w:r w:rsidRPr="006D69C5">
        <w:rPr>
          <w:rFonts w:cstheme="minorHAnsi"/>
          <w:lang w:val="en-US"/>
        </w:rPr>
        <w:t xml:space="preserve"> territor</w:t>
      </w:r>
      <w:r w:rsidR="007054DD">
        <w:rPr>
          <w:rFonts w:cstheme="minorHAnsi"/>
          <w:lang w:val="en-US"/>
        </w:rPr>
        <w:t>ies</w:t>
      </w:r>
      <w:r w:rsidRPr="006D69C5">
        <w:rPr>
          <w:rFonts w:cstheme="minorHAnsi"/>
          <w:lang w:val="en-US"/>
        </w:rPr>
        <w:t xml:space="preserve"> </w:t>
      </w:r>
      <w:r w:rsidRPr="006D69C5">
        <w:rPr>
          <w:rFonts w:cstheme="minorHAnsi"/>
          <w:lang w:val="en-US"/>
        </w:rPr>
        <w:fldChar w:fldCharType="begin"/>
      </w:r>
      <w:r w:rsidR="0043299C">
        <w:rPr>
          <w:rFonts w:cstheme="minorHAnsi"/>
          <w:lang w:val="en-US"/>
        </w:rPr>
        <w:instrText xml:space="preserve"> ADDIN ZOTERO_ITEM CSL_CITATION {"citationID":"8N4XCDWD","properties":{"formattedCitation":"(Kranstauber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sidRPr="006D69C5">
        <w:rPr>
          <w:rFonts w:cstheme="minorHAnsi"/>
          <w:lang w:val="en-US"/>
        </w:rPr>
        <w:fldChar w:fldCharType="separate"/>
      </w:r>
      <w:r w:rsidR="0043299C" w:rsidRPr="00C058F3">
        <w:rPr>
          <w:rFonts w:ascii="Calibri" w:hAnsi="Calibri" w:cs="Calibri"/>
          <w:lang w:val="en-US"/>
        </w:rPr>
        <w:t>(Kranstauber et al. 2019)</w:t>
      </w:r>
      <w:r w:rsidRPr="006D69C5">
        <w:rPr>
          <w:rFonts w:cstheme="minorHAnsi"/>
          <w:lang w:val="en-US"/>
        </w:rPr>
        <w:fldChar w:fldCharType="end"/>
      </w:r>
      <w:r w:rsidRPr="006D69C5">
        <w:rPr>
          <w:rFonts w:cstheme="minorHAnsi"/>
          <w:lang w:val="en-US"/>
        </w:rPr>
        <w:t xml:space="preserve">. </w:t>
      </w:r>
      <w:r>
        <w:rPr>
          <w:rFonts w:cstheme="minorHAnsi"/>
          <w:lang w:val="en-US"/>
        </w:rPr>
        <w:t>Rapid group travel</w:t>
      </w:r>
      <w:r w:rsidRPr="006D69C5">
        <w:rPr>
          <w:rFonts w:cstheme="minorHAnsi"/>
          <w:lang w:val="en-US"/>
        </w:rPr>
        <w:t xml:space="preserve"> </w:t>
      </w:r>
      <w:r>
        <w:rPr>
          <w:rFonts w:cstheme="minorHAnsi"/>
          <w:lang w:val="en-US"/>
        </w:rPr>
        <w:t>without foraging can also occur</w:t>
      </w:r>
      <w:r w:rsidRPr="006D69C5">
        <w:rPr>
          <w:rFonts w:cstheme="minorHAnsi"/>
          <w:lang w:val="en-US"/>
        </w:rPr>
        <w:t>,</w:t>
      </w:r>
      <w:r>
        <w:rPr>
          <w:rFonts w:cstheme="minorHAnsi"/>
          <w:lang w:val="en-US"/>
        </w:rPr>
        <w:t xml:space="preserve"> especially during returns to the burrow in the evening (Gall et al. 2017) or when  escaping predators </w:t>
      </w:r>
      <w:r>
        <w:rPr>
          <w:rFonts w:cstheme="minorHAnsi"/>
          <w:lang w:val="en-US"/>
        </w:rPr>
        <w:fldChar w:fldCharType="begin"/>
      </w:r>
      <w:r w:rsidR="0043299C">
        <w:rPr>
          <w:rFonts w:cstheme="minorHAnsi"/>
          <w:lang w:val="en-US"/>
        </w:rPr>
        <w:instrText xml:space="preserve"> ADDIN ZOTERO_ITEM CSL_CITATION {"citationID":"rUTc5qYJ","properties":{"formattedCitation":"(Townsend et al. 2012)","plainCitation":"(Townsend et al. 2012)","noteIndex":0},"citationItems":[{"id":98,"uris":["http://zotero.org/users/5080349/items/VC9BVLVD"],"uri":["http://zotero.org/users/5080349/items/VC9BVLVD"],"itemData":{"id":98,"type":"article-journal","container-title":"Behavioral Ecology","DOI":"10.1093/beheco/ars129","ISSN":"1465-7279, 1045-2249","issue":"6","language":"en","page":"1360-1364","source":"Crossref","title":"Flexible alarm calling in meerkats: the role of the social environment and predation urgency","title-short":"Flexible alarm calling in meerkats","volume":"23","author":[{"family":"Townsend","given":"Simon W."},{"family":"Rasmussen","given":"Maria"},{"family":"Clutton-Brock","given":"Tim"},{"family":"Manser","given":"Marta B."}],"issued":{"date-parts":[["2012"]]}}}],"schema":"https://github.com/citation-style-language/schema/raw/master/csl-citation.json"}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(Townsend et al. 2012)</w:t>
      </w:r>
      <w:r>
        <w:rPr>
          <w:rFonts w:cstheme="minorHAnsi"/>
          <w:lang w:val="en-US"/>
        </w:rPr>
        <w:fldChar w:fldCharType="end"/>
      </w:r>
      <w:r>
        <w:rPr>
          <w:rFonts w:cstheme="minorHAnsi"/>
          <w:lang w:val="en-US"/>
        </w:rPr>
        <w:t>, and is typically</w:t>
      </w:r>
      <w:r w:rsidRPr="006D69C5">
        <w:rPr>
          <w:rFonts w:cstheme="minorHAnsi"/>
          <w:lang w:val="en-US"/>
        </w:rPr>
        <w:t xml:space="preserve"> </w:t>
      </w:r>
      <w:r>
        <w:rPr>
          <w:rFonts w:cstheme="minorHAnsi"/>
          <w:lang w:val="en-US"/>
        </w:rPr>
        <w:t>initiated through</w:t>
      </w:r>
      <w:r w:rsidRPr="006D69C5">
        <w:rPr>
          <w:rFonts w:cstheme="minorHAnsi"/>
          <w:lang w:val="en-US"/>
        </w:rPr>
        <w:t xml:space="preserve"> the use of specific calls. Meerkats have a highly developed vocal repertoire </w:t>
      </w:r>
      <w:r w:rsidRPr="006D69C5">
        <w:rPr>
          <w:rFonts w:cstheme="minorHAnsi"/>
          <w:lang w:val="en-US"/>
        </w:rPr>
        <w:fldChar w:fldCharType="begin"/>
      </w:r>
      <w:r w:rsidR="0043299C">
        <w:rPr>
          <w:rFonts w:cstheme="minorHAnsi"/>
          <w:lang w:val="en-US"/>
        </w:rPr>
        <w:instrText xml:space="preserve"> ADDIN ZOTERO_ITEM CSL_CITATION {"citationID":"GGrHylCi","properties":{"formattedCitation":"(Manser et al. 2014)","plainCitation":"(Manser et al. 2014)","noteIndex":0},"citationItems":[{"id":484,"uris":["http://zotero.org/users/5080349/items/VTUCIWIC"],"uri":["http://zotero.org/users/5080349/items/VTUCIWIC"],"itemData":{"id":484,"type":"book","abstract":"Complex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D."},{"family":"Roux","given":"Aliza","non-dropping-particle":"le"}],"issued":{"date-parts":[["2014"]]}}}],"schema":"https://github.com/citation-style-language/schema/raw/master/csl-citation.json"} </w:instrText>
      </w:r>
      <w:r w:rsidRPr="006D69C5">
        <w:rPr>
          <w:rFonts w:cstheme="minorHAnsi"/>
          <w:lang w:val="en-US"/>
        </w:rPr>
        <w:fldChar w:fldCharType="separate"/>
      </w:r>
      <w:r w:rsidR="0043299C" w:rsidRPr="0043299C">
        <w:rPr>
          <w:rFonts w:ascii="Calibri" w:hAnsi="Calibri" w:cs="Calibri"/>
          <w:lang w:val="en-US"/>
        </w:rPr>
        <w:t>(Manser et al. 2014)</w:t>
      </w:r>
      <w:r w:rsidRPr="006D69C5">
        <w:rPr>
          <w:rFonts w:cstheme="minorHAnsi"/>
          <w:lang w:val="en-US"/>
        </w:rPr>
        <w:fldChar w:fldCharType="end"/>
      </w:r>
      <w:r w:rsidRPr="006D69C5">
        <w:rPr>
          <w:rFonts w:cstheme="minorHAnsi"/>
          <w:lang w:val="en-US"/>
        </w:rPr>
        <w:t xml:space="preserve"> and calls have been shown to play an important role in maintaining cohesion </w:t>
      </w:r>
      <w:r w:rsidRPr="006D69C5">
        <w:rPr>
          <w:rFonts w:cstheme="minorHAnsi"/>
          <w:lang w:val="en-US"/>
        </w:rPr>
        <w:fldChar w:fldCharType="begin"/>
      </w:r>
      <w:r w:rsidR="0077048A">
        <w:rPr>
          <w:rFonts w:cstheme="minorHAnsi"/>
          <w:lang w:val="en-US"/>
        </w:rPr>
        <w:instrText xml:space="preserve"> ADDIN ZOTERO_ITEM CSL_CITATION {"citationID":"2MMdCR5M","properties":{"formattedCitation":"(Gall and Manser 2017; Engesser and Manser 2022)","plainCitation":"(Gall and Manser 2017; Engesser and Manser 2022)","noteIndex":0},"citationItems":[{"id":318,"uris":["http://zotero.org/users/5080349/items/TD6ED5MH"],"uri":["http://zotero.org/users/5080349/items/TD6ED5MH"],"itemData":{"id":318,"type":"article-journal","container-title":"Royal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B"}],"issued":{"date-parts":[["2017"]]}}},{"id":2846,"uris":["http://zotero.org/users/5080349/items/G2DRFXLV"],"uri":["http://zotero.org/users/5080349/items/G2DRFXLV"],"itemData":{"id":2846,"type":"article-journal","abstract":"During group movements, many socially living and group-foraging animals produce contact calls. Contact calls typically function to coordinate and maintain cohesion among group members by providing receivers with information on the callers' location or movement-related motivation. Previous work suggests that meerkats, Suricata suricatta, also produce short-range contact calls, so-called ‘close calls’, while foraging to maintain group cohesion. Yet, the underlying mechanism of how meerkats coordinate cohesion via close calling is unclear. Using a combination of field observations and playback experiments we here show that foraging meerkats adjusted the call rates of their continuously produced close calls depending on their spatial position to group members. Specifically, meerkats called at higher rates when foraging at a closer distance to and when surrounded by conspecifics; however, the number of calling individuals or their call rates did not affect a subject's close call rate. Overall, close call playbacks elicited a call response in receivers and attracted them to the sound source. Our results suggest that differences in individual close call rates are determined by a meerkat's proximity to other group members, being assessed through their vocal interactions. We discuss how local differences in individual call rates may extrapolate to the group level, where emerging ‘vocal hotspots’ indicate areas of high individual density, in turn attracting and potentially guiding group members' movements. Hence, the described pattern illustrates a so far undocumented call mechanism where local differences in the call rates of continuously produced close calls can generate a group level pattern that mediates the cohesion of progressively moving animal groups.","container-title":"Animal Behaviour","DOI":"10.1016/j.anbehav.2021.12.014","ISSN":"0003-3472","journalAbbreviation":"Animal Behaviour","language":"en","page":"73-82","source":"ScienceDirect","title":"Collective close calling mediates group cohesion in foraging meerkats via spatially determined differences in call rates","volume":"185","author":[{"family":"Engesser","given":"Sabrina"},{"family":"Manser","given":"Marta B."}],"issued":{"date-parts":[["2022",3,1]]}}}],"schema":"https://github.com/citation-style-language/schema/raw/master/csl-citation.json"} </w:instrText>
      </w:r>
      <w:r w:rsidRPr="006D69C5">
        <w:rPr>
          <w:rFonts w:cstheme="minorHAnsi"/>
          <w:lang w:val="en-US"/>
        </w:rPr>
        <w:fldChar w:fldCharType="separate"/>
      </w:r>
      <w:r w:rsidR="0077048A" w:rsidRPr="0077048A">
        <w:rPr>
          <w:rFonts w:ascii="Calibri" w:hAnsi="Calibri" w:cs="Calibri"/>
          <w:lang w:val="en-US"/>
        </w:rPr>
        <w:t>(Gall and Manser 2017; Engesser and Manser 2022)</w:t>
      </w:r>
      <w:r w:rsidRPr="006D69C5">
        <w:rPr>
          <w:rFonts w:cstheme="minorHAnsi"/>
          <w:lang w:val="en-US"/>
        </w:rPr>
        <w:fldChar w:fldCharType="end"/>
      </w:r>
      <w:r w:rsidRPr="006D69C5">
        <w:rPr>
          <w:rFonts w:cstheme="minorHAnsi"/>
          <w:lang w:val="en-US"/>
        </w:rPr>
        <w:t xml:space="preserve"> </w:t>
      </w:r>
      <w:r>
        <w:rPr>
          <w:rFonts w:cstheme="minorHAnsi"/>
          <w:lang w:val="en-US"/>
        </w:rPr>
        <w:t>and</w:t>
      </w:r>
      <w:r w:rsidRPr="006D69C5">
        <w:rPr>
          <w:rFonts w:cstheme="minorHAnsi"/>
          <w:lang w:val="en-US"/>
        </w:rPr>
        <w:t xml:space="preserve"> </w:t>
      </w:r>
      <w:r w:rsidR="007054DD">
        <w:rPr>
          <w:rFonts w:cstheme="minorHAnsi"/>
          <w:lang w:val="en-US"/>
        </w:rPr>
        <w:t>in initiating rapid travel</w:t>
      </w:r>
      <w:r w:rsidRPr="006D69C5">
        <w:rPr>
          <w:rFonts w:cstheme="minorHAnsi"/>
          <w:lang w:val="en-US"/>
        </w:rPr>
        <w:t xml:space="preserve"> </w:t>
      </w:r>
      <w:r w:rsidRPr="006D69C5">
        <w:rPr>
          <w:rFonts w:cstheme="minorHAnsi"/>
          <w:lang w:val="en-US"/>
        </w:rPr>
        <w:fldChar w:fldCharType="begin"/>
      </w:r>
      <w:r w:rsidR="0043299C">
        <w:rPr>
          <w:rFonts w:cstheme="minorHAnsi"/>
          <w:lang w:val="en-US"/>
        </w:rPr>
        <w:instrText xml:space="preserve"> ADDIN ZOTERO_ITEM CSL_CITATION {"citationID":"Wmot2JCK","properties":{"formattedCitation":"(Bousquet et al. 2011)","plainCitation":"(Bousquet et al. 2011)","noteIndex":0},"citationItems":[{"id":613,"uris":["http://zotero.org/users/5080349/items/3MGVF5AS"],"uri":["http://zotero.org/users/5080349/items/3MGVF5AS"],"itemData":{"id":613,"type":"article-journal","abstract":"Members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B."}],"issued":{"date-parts":[["2011",5,22]]}}}],"schema":"https://github.com/citation-style-language/schema/raw/master/csl-citation.json"} </w:instrText>
      </w:r>
      <w:r w:rsidRPr="006D69C5">
        <w:rPr>
          <w:rFonts w:cstheme="minorHAnsi"/>
          <w:lang w:val="en-US"/>
        </w:rPr>
        <w:fldChar w:fldCharType="separate"/>
      </w:r>
      <w:r w:rsidR="0043299C" w:rsidRPr="00C058F3">
        <w:rPr>
          <w:rFonts w:ascii="Calibri" w:hAnsi="Calibri" w:cs="Calibri"/>
          <w:lang w:val="en-US"/>
        </w:rPr>
        <w:t>(Bousquet et al. 2011)</w:t>
      </w:r>
      <w:r w:rsidRPr="006D69C5">
        <w:rPr>
          <w:rFonts w:cstheme="minorHAnsi"/>
          <w:lang w:val="en-US"/>
        </w:rPr>
        <w:fldChar w:fldCharType="end"/>
      </w:r>
      <w:r>
        <w:rPr>
          <w:rFonts w:cstheme="minorHAnsi"/>
          <w:lang w:val="en-US"/>
        </w:rPr>
        <w:t>.</w:t>
      </w:r>
      <w:r w:rsidRPr="006D69C5">
        <w:rPr>
          <w:rFonts w:cstheme="minorHAnsi"/>
          <w:lang w:val="en-US"/>
        </w:rPr>
        <w:t xml:space="preserve"> </w:t>
      </w:r>
      <w:r>
        <w:rPr>
          <w:rFonts w:cstheme="minorHAnsi"/>
          <w:lang w:val="en-US"/>
        </w:rPr>
        <w:t>Yet</w:t>
      </w:r>
      <w:r w:rsidR="007054DD">
        <w:rPr>
          <w:rFonts w:cstheme="minorHAnsi"/>
          <w:lang w:val="en-US"/>
        </w:rPr>
        <w:t xml:space="preserve">, the extent to which different group members influence </w:t>
      </w:r>
      <w:r>
        <w:rPr>
          <w:rFonts w:cstheme="minorHAnsi"/>
          <w:lang w:val="en-US"/>
        </w:rPr>
        <w:t>collective decision</w:t>
      </w:r>
      <w:r w:rsidR="007054DD">
        <w:rPr>
          <w:rFonts w:cstheme="minorHAnsi"/>
          <w:lang w:val="en-US"/>
        </w:rPr>
        <w:t>s</w:t>
      </w:r>
      <w:r>
        <w:rPr>
          <w:rFonts w:cstheme="minorHAnsi"/>
          <w:lang w:val="en-US"/>
        </w:rPr>
        <w:t xml:space="preserve"> about </w:t>
      </w:r>
      <w:r w:rsidR="007054DD">
        <w:rPr>
          <w:rFonts w:cstheme="minorHAnsi"/>
          <w:lang w:val="en-US"/>
        </w:rPr>
        <w:t>movement speed and direction</w:t>
      </w:r>
      <w:r>
        <w:rPr>
          <w:rFonts w:cstheme="minorHAnsi"/>
          <w:lang w:val="en-US"/>
        </w:rPr>
        <w:t xml:space="preserve"> </w:t>
      </w:r>
      <w:r w:rsidR="007054DD">
        <w:rPr>
          <w:rFonts w:cstheme="minorHAnsi"/>
          <w:lang w:val="en-US"/>
        </w:rPr>
        <w:t>remains unclear</w:t>
      </w:r>
      <w:r>
        <w:rPr>
          <w:rFonts w:cstheme="minorHAnsi"/>
          <w:lang w:val="en-US"/>
        </w:rPr>
        <w:t>. T</w:t>
      </w:r>
      <w:r w:rsidRPr="006D69C5">
        <w:rPr>
          <w:rFonts w:cstheme="minorHAnsi"/>
          <w:lang w:val="en-US"/>
        </w:rPr>
        <w:t>hough meerkat</w:t>
      </w:r>
      <w:r w:rsidRPr="006D69C5">
        <w:rPr>
          <w:rFonts w:eastAsia="Times New Roman" w:cstheme="minorHAnsi"/>
          <w:color w:val="000000"/>
          <w:lang w:val="en-US"/>
        </w:rPr>
        <w:t xml:space="preserve"> groups are socially structured with </w:t>
      </w:r>
      <w:r w:rsidR="007054DD">
        <w:rPr>
          <w:rFonts w:eastAsia="Times New Roman" w:cstheme="minorHAnsi"/>
          <w:color w:val="000000"/>
          <w:lang w:val="en-US"/>
        </w:rPr>
        <w:t>a</w:t>
      </w:r>
      <w:r w:rsidR="007054DD" w:rsidRPr="006D69C5">
        <w:rPr>
          <w:rFonts w:eastAsia="Times New Roman" w:cstheme="minorHAnsi"/>
          <w:color w:val="000000"/>
          <w:lang w:val="en-US"/>
        </w:rPr>
        <w:t xml:space="preserve"> </w:t>
      </w:r>
      <w:r w:rsidRPr="006D69C5">
        <w:rPr>
          <w:rFonts w:eastAsia="Times New Roman" w:cstheme="minorHAnsi"/>
          <w:color w:val="000000"/>
          <w:lang w:val="en-US"/>
        </w:rPr>
        <w:t xml:space="preserve">dominant </w:t>
      </w:r>
      <w:r w:rsidR="007054DD">
        <w:rPr>
          <w:rFonts w:eastAsia="Times New Roman" w:cstheme="minorHAnsi"/>
          <w:color w:val="000000"/>
          <w:lang w:val="en-US"/>
        </w:rPr>
        <w:t>male and female</w:t>
      </w:r>
      <w:r w:rsidR="007054DD" w:rsidRPr="006D69C5">
        <w:rPr>
          <w:rFonts w:eastAsia="Times New Roman" w:cstheme="minorHAnsi"/>
          <w:color w:val="000000"/>
          <w:lang w:val="en-US"/>
        </w:rPr>
        <w:t xml:space="preserve"> </w:t>
      </w:r>
      <w:r w:rsidRPr="006D69C5">
        <w:rPr>
          <w:rFonts w:eastAsia="Times New Roman" w:cstheme="minorHAnsi"/>
          <w:color w:val="000000"/>
          <w:lang w:val="en-US"/>
        </w:rPr>
        <w:t>monopolizing most of the breeding</w:t>
      </w:r>
      <w:r>
        <w:rPr>
          <w:rFonts w:eastAsia="Times New Roman" w:cstheme="minorHAnsi"/>
          <w:color w:val="000000"/>
          <w:lang w:val="en-US"/>
        </w:rPr>
        <w:t xml:space="preserve"> </w:t>
      </w:r>
      <w:r>
        <w:rPr>
          <w:rFonts w:eastAsia="Times New Roman" w:cstheme="minorHAnsi"/>
          <w:color w:val="000000"/>
          <w:lang w:val="en-US"/>
        </w:rPr>
        <w:fldChar w:fldCharType="begin"/>
      </w:r>
      <w:r w:rsidR="0043299C">
        <w:rPr>
          <w:rFonts w:eastAsia="Times New Roman" w:cstheme="minorHAnsi"/>
          <w:color w:val="000000"/>
          <w:lang w:val="en-US"/>
        </w:rPr>
        <w:instrText xml:space="preserve"> ADDIN ZOTERO_ITEM CSL_CITATION {"citationID":"8ZDlRX7v","properties":{"formattedCitation":"(Clutton-Brock et al. 2001; Griffin et al. 2003)","plainCitation":"(Clutton-Brock et al. 2001; Griffin et al. 2003)","noteIndex":0},"citationItems":[{"id":217,"uris":["http://zotero.org/users/5080349/items/45RM7HPX"],"uri":["http://zotero.org/users/5080349/items/45RM7HPX"],"itemData":{"id":217,"type":"article-journal","container-title":"Animal Behaviour","DOI":"10.1006/anbe.2000.1631","ISSN":"00033472","issue":"4","language":"en","page":"705-710","source":"CrossRef","title":"Contributions to cooperative rearing in meerkats","volume":"61","author":[{"family":"Clutton-Brock","given":"T.H."},{"family":"Brotherton","given":"P.N.M."},{"family":"O'Riain","given":"M.J."},{"family":"Griffin","given":"A.S."},{"family":"Gaynor","given":"D."},{"family":"Kansky","given":"R."},{"family":"Sharpe","given":"L."},{"family":"McIlrath","given":"G.M."}],"issued":{"date-parts":[["2001"]],"season":"avril"}}},{"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H."}],"issued":{"date-parts":[["2003",7,1]]}}}],"schema":"https://github.com/citation-style-language/schema/raw/master/csl-citation.json"} </w:instrText>
      </w:r>
      <w:r>
        <w:rPr>
          <w:rFonts w:eastAsia="Times New Roman" w:cstheme="minorHAnsi"/>
          <w:color w:val="000000"/>
          <w:lang w:val="en-US"/>
        </w:rPr>
        <w:fldChar w:fldCharType="separate"/>
      </w:r>
      <w:r w:rsidR="0043299C" w:rsidRPr="0043299C">
        <w:rPr>
          <w:rFonts w:ascii="Calibri" w:hAnsi="Calibri" w:cs="Calibri"/>
          <w:lang w:val="en-US"/>
        </w:rPr>
        <w:t>(Clutton-Brock et al. 2001; Griffin et al. 2003)</w:t>
      </w:r>
      <w:r>
        <w:rPr>
          <w:rFonts w:eastAsia="Times New Roman" w:cstheme="minorHAnsi"/>
          <w:color w:val="000000"/>
          <w:lang w:val="en-US"/>
        </w:rPr>
        <w:fldChar w:fldCharType="end"/>
      </w:r>
      <w:r w:rsidRPr="006D69C5">
        <w:rPr>
          <w:rFonts w:eastAsia="Times New Roman" w:cstheme="minorHAnsi"/>
          <w:color w:val="000000"/>
          <w:lang w:val="en-US"/>
        </w:rPr>
        <w:t xml:space="preserve">, and no strong social hierarchy </w:t>
      </w:r>
      <w:r w:rsidR="007054DD">
        <w:rPr>
          <w:rFonts w:eastAsia="Times New Roman" w:cstheme="minorHAnsi"/>
          <w:color w:val="000000"/>
          <w:lang w:val="en-US"/>
        </w:rPr>
        <w:t>among</w:t>
      </w:r>
      <w:r w:rsidR="007054DD" w:rsidRPr="006D69C5">
        <w:rPr>
          <w:rFonts w:eastAsia="Times New Roman" w:cstheme="minorHAnsi"/>
          <w:color w:val="000000"/>
          <w:lang w:val="en-US"/>
        </w:rPr>
        <w:t xml:space="preserve"> </w:t>
      </w:r>
      <w:r w:rsidRPr="006D69C5">
        <w:rPr>
          <w:rFonts w:eastAsia="Times New Roman" w:cstheme="minorHAnsi"/>
          <w:color w:val="000000"/>
          <w:lang w:val="en-US"/>
        </w:rPr>
        <w:t xml:space="preserve">subordinate group members, there </w:t>
      </w:r>
      <w:r>
        <w:rPr>
          <w:rFonts w:eastAsia="Times New Roman" w:cstheme="minorHAnsi"/>
          <w:color w:val="000000"/>
          <w:lang w:val="en-US"/>
        </w:rPr>
        <w:t>is</w:t>
      </w:r>
      <w:r w:rsidRPr="006D69C5">
        <w:rPr>
          <w:rFonts w:eastAsia="Times New Roman" w:cstheme="minorHAnsi"/>
          <w:color w:val="000000"/>
          <w:lang w:val="en-US"/>
        </w:rPr>
        <w:t xml:space="preserve"> </w:t>
      </w:r>
      <w:r>
        <w:rPr>
          <w:rFonts w:eastAsia="Times New Roman" w:cstheme="minorHAnsi"/>
          <w:color w:val="000000"/>
          <w:lang w:val="en-US"/>
        </w:rPr>
        <w:t xml:space="preserve">currently </w:t>
      </w:r>
      <w:r w:rsidR="007054DD">
        <w:rPr>
          <w:rFonts w:eastAsia="Times New Roman" w:cstheme="minorHAnsi"/>
          <w:color w:val="000000"/>
          <w:lang w:val="en-US"/>
        </w:rPr>
        <w:t xml:space="preserve">limited </w:t>
      </w:r>
      <w:r w:rsidRPr="006D69C5">
        <w:rPr>
          <w:rFonts w:eastAsia="Times New Roman" w:cstheme="minorHAnsi"/>
          <w:color w:val="000000"/>
          <w:lang w:val="en-US"/>
        </w:rPr>
        <w:t xml:space="preserve">evidence </w:t>
      </w:r>
      <w:r w:rsidR="007054DD">
        <w:rPr>
          <w:rFonts w:eastAsia="Times New Roman" w:cstheme="minorHAnsi"/>
          <w:color w:val="000000"/>
          <w:lang w:val="en-US"/>
        </w:rPr>
        <w:t>that</w:t>
      </w:r>
      <w:r w:rsidR="007054DD" w:rsidRPr="006D69C5">
        <w:rPr>
          <w:rFonts w:eastAsia="Times New Roman" w:cstheme="minorHAnsi"/>
          <w:color w:val="000000"/>
          <w:lang w:val="en-US"/>
        </w:rPr>
        <w:t xml:space="preserve"> </w:t>
      </w:r>
      <w:r w:rsidRPr="006D69C5">
        <w:rPr>
          <w:rFonts w:eastAsia="Times New Roman" w:cstheme="minorHAnsi"/>
          <w:color w:val="000000"/>
          <w:lang w:val="en-US"/>
        </w:rPr>
        <w:t xml:space="preserve">dominance status also translates to more influence </w:t>
      </w:r>
      <w:r>
        <w:rPr>
          <w:rFonts w:eastAsia="Times New Roman" w:cstheme="minorHAnsi"/>
          <w:color w:val="000000"/>
          <w:lang w:val="en-US"/>
        </w:rPr>
        <w:t>over group movement decisions</w:t>
      </w:r>
      <w:r w:rsidRPr="006D69C5">
        <w:rPr>
          <w:rFonts w:eastAsia="Times New Roman" w:cstheme="minorHAnsi"/>
          <w:color w:val="000000"/>
          <w:lang w:val="en-US"/>
        </w:rPr>
        <w:t xml:space="preserve"> </w:t>
      </w:r>
      <w:r w:rsidRPr="006D69C5">
        <w:rPr>
          <w:rFonts w:eastAsia="Times New Roman" w:cstheme="minorHAnsi"/>
          <w:color w:val="000000"/>
          <w:lang w:val="en-US"/>
        </w:rPr>
        <w:fldChar w:fldCharType="begin"/>
      </w:r>
      <w:r w:rsidR="0043299C">
        <w:rPr>
          <w:rFonts w:eastAsia="Times New Roman" w:cstheme="minorHAnsi"/>
          <w:color w:val="000000"/>
          <w:lang w:val="en-US"/>
        </w:rPr>
        <w:instrText xml:space="preserve"> ADDIN ZOTERO_ITEM CSL_CITATION {"citationID":"A0trUDaf","properties":{"formattedCitation":"(Bousquet and Manser 2011; Gall et al. 2017; Strandburg-Peshkin et al. 2020)","plainCitation":"(Bousquet and Manser 2011; Gall et al. 2017; Strandburg-Peshkin et al. 2020)","noteIndex":0},"citationItems":[{"id":3,"uris":["http://zotero.org/users/5080349/items/7QLJPXBD"],"uri":["http://zotero.org/users/5080349/items/7QLJPXBD"],"itemData":{"id":3,"type":"article-journal","container-title":"Animal Behaviour","DOI":"10.1016/j.anbehav.2011.02.030","ISSN":"00033472","issue":"6","language":"en","page":"1101-1107","source":"CrossRef","title":"Resolution of experimentally induced symmetrical conflicts of interest in meerkats","volume":"81","author":[{"family":"Bousquet","given":"Christophe A.H."},{"family":"Manser","given":"Marta B."}],"issued":{"date-parts":[["2011",6]]}}},{"id":612,"uris":["http://zotero.org/users/5080349/items/ZUWQH4K8"],"uri":["http://zotero.org/users/5080349/items/ZUWQH4K8"],"itemData":{"id":612,"type":"article-journal","page":"91-99","title":"As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Pr="006D69C5">
        <w:rPr>
          <w:rFonts w:eastAsia="Times New Roman" w:cstheme="minorHAnsi"/>
          <w:color w:val="000000"/>
          <w:lang w:val="en-US"/>
        </w:rPr>
        <w:fldChar w:fldCharType="separate"/>
      </w:r>
      <w:r w:rsidR="0043299C" w:rsidRPr="0043299C">
        <w:rPr>
          <w:rFonts w:ascii="Calibri" w:hAnsi="Calibri" w:cs="Calibri"/>
          <w:lang w:val="en-US"/>
        </w:rPr>
        <w:t>(Bousquet and Manser 2011; Gall et al. 2017; Strandburg-Peshkin et al. 2020)</w:t>
      </w:r>
      <w:r w:rsidRPr="006D69C5">
        <w:rPr>
          <w:rFonts w:eastAsia="Times New Roman" w:cstheme="minorHAnsi"/>
          <w:color w:val="000000"/>
          <w:lang w:val="en-US"/>
        </w:rPr>
        <w:fldChar w:fldCharType="end"/>
      </w:r>
      <w:r w:rsidRPr="006D69C5">
        <w:rPr>
          <w:rFonts w:eastAsia="Times New Roman" w:cstheme="minorHAnsi"/>
          <w:color w:val="000000"/>
          <w:lang w:val="en-US"/>
        </w:rPr>
        <w:t xml:space="preserve">. </w:t>
      </w:r>
    </w:p>
    <w:p w14:paraId="5CD566A7" w14:textId="29621E9B" w:rsidR="00CC6EA4" w:rsidRPr="006D69C5" w:rsidRDefault="00CC6EA4" w:rsidP="00CC6EA4">
      <w:pPr>
        <w:spacing w:line="360" w:lineRule="auto"/>
        <w:jc w:val="both"/>
        <w:rPr>
          <w:rFonts w:cstheme="minorHAnsi"/>
          <w:lang w:val="en-US"/>
        </w:rPr>
      </w:pPr>
      <w:r w:rsidRPr="006D69C5">
        <w:rPr>
          <w:rFonts w:cstheme="minorHAnsi"/>
          <w:lang w:val="en-US"/>
        </w:rPr>
        <w:t xml:space="preserve">Here, we </w:t>
      </w:r>
      <w:r>
        <w:rPr>
          <w:rFonts w:cstheme="minorHAnsi"/>
          <w:lang w:val="en-US"/>
        </w:rPr>
        <w:t>assess the distribution of influence over collective movement</w:t>
      </w:r>
      <w:r w:rsidR="00611390">
        <w:rPr>
          <w:rFonts w:cstheme="minorHAnsi"/>
          <w:lang w:val="en-US"/>
        </w:rPr>
        <w:t xml:space="preserve"> decisions</w:t>
      </w:r>
      <w:r>
        <w:rPr>
          <w:rFonts w:cstheme="minorHAnsi"/>
          <w:lang w:val="en-US"/>
        </w:rPr>
        <w:t xml:space="preserve"> in meerkats using high-</w:t>
      </w:r>
      <w:r w:rsidRPr="006D69C5">
        <w:rPr>
          <w:rFonts w:cstheme="minorHAnsi"/>
          <w:lang w:val="en-US"/>
        </w:rPr>
        <w:t xml:space="preserve">resolution </w:t>
      </w:r>
      <w:r>
        <w:rPr>
          <w:rFonts w:cstheme="minorHAnsi"/>
          <w:lang w:val="en-US"/>
        </w:rPr>
        <w:t>(1 Hz) GPS data from five</w:t>
      </w:r>
      <w:r w:rsidRPr="006D69C5">
        <w:rPr>
          <w:rFonts w:cstheme="minorHAnsi"/>
          <w:lang w:val="en-US"/>
        </w:rPr>
        <w:t xml:space="preserve"> </w:t>
      </w:r>
      <w:r>
        <w:rPr>
          <w:rFonts w:cstheme="minorHAnsi"/>
          <w:lang w:val="en-US"/>
        </w:rPr>
        <w:t>social</w:t>
      </w:r>
      <w:r w:rsidRPr="006D69C5">
        <w:rPr>
          <w:rFonts w:cstheme="minorHAnsi"/>
          <w:lang w:val="en-US"/>
        </w:rPr>
        <w:t xml:space="preserve"> groups of varying size</w:t>
      </w:r>
      <w:r>
        <w:rPr>
          <w:rFonts w:cstheme="minorHAnsi"/>
          <w:lang w:val="en-US"/>
        </w:rPr>
        <w:t xml:space="preserve">. We develop a simple, general method for quantifying individual influence </w:t>
      </w:r>
      <w:r w:rsidR="00D10091">
        <w:rPr>
          <w:rFonts w:cstheme="minorHAnsi"/>
          <w:lang w:val="en-US"/>
        </w:rPr>
        <w:t>on</w:t>
      </w:r>
      <w:r>
        <w:rPr>
          <w:rFonts w:cstheme="minorHAnsi"/>
          <w:lang w:val="en-US"/>
        </w:rPr>
        <w:t xml:space="preserve"> the speed and direction of movement </w:t>
      </w:r>
      <w:r w:rsidR="00D10091" w:rsidRPr="006D69C5">
        <w:rPr>
          <w:rFonts w:cstheme="minorHAnsi"/>
          <w:lang w:val="en-US"/>
        </w:rPr>
        <w:t>over continuous foraging times</w:t>
      </w:r>
      <w:r w:rsidR="00D10091">
        <w:rPr>
          <w:rFonts w:cstheme="minorHAnsi"/>
          <w:lang w:val="en-US"/>
        </w:rPr>
        <w:t>, which could be applicable to social systems other than meerkats. W</w:t>
      </w:r>
      <w:r w:rsidR="006C23AD">
        <w:rPr>
          <w:rFonts w:cstheme="minorHAnsi"/>
          <w:lang w:val="en-US"/>
        </w:rPr>
        <w:t xml:space="preserve">e use this method to </w:t>
      </w:r>
      <w:r w:rsidR="004D4DEB">
        <w:rPr>
          <w:rFonts w:cstheme="minorHAnsi"/>
          <w:lang w:val="en-US"/>
        </w:rPr>
        <w:t xml:space="preserve">assess whether patterns of influence are associated with social status within groups, as well as whether the two different types of influences correlate with one another. </w:t>
      </w:r>
      <w:r w:rsidRPr="006D69C5">
        <w:rPr>
          <w:rFonts w:cstheme="minorHAnsi"/>
          <w:lang w:val="en-US"/>
        </w:rPr>
        <w:t>Since frontmost individual</w:t>
      </w:r>
      <w:r>
        <w:rPr>
          <w:rFonts w:cstheme="minorHAnsi"/>
          <w:lang w:val="en-US"/>
        </w:rPr>
        <w:t>s</w:t>
      </w:r>
      <w:r w:rsidRPr="006D69C5">
        <w:rPr>
          <w:rFonts w:cstheme="minorHAnsi"/>
          <w:lang w:val="en-US"/>
        </w:rPr>
        <w:t xml:space="preserve"> are often assumed to have more influence during collective movement</w:t>
      </w:r>
      <w:r>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{"citationID":"mxPbuJLn","properties":{"formattedCitation":"(Barelli et al. 2008; Van Belle et al. 2013; Smith et al. 2015)","plainCitation":"(Barelli et al. 2008; Van Belle et al. 2013; Smith et al. 2015)","noteIndex":0},"citationItems":[{"id":2780,"uris":["http://zotero.org/users/5080349/items/K9UWQDYH"],"uri":["http://zotero.org/users/5080349/items/K9UWQDYH"],"itemData":{"id":2780,"type":"article-journal","container-title":"Behaviour","DOI":"10.1163/156853908784089243","ISSN":"0005-7959, 1568-539X","issue":"7","language":"en","note":"publisher: Brill","page":"965-981","source":"brill.com","title":"Female white-handed gibbons (Hylobates lar) lead group movements and have priority of access to food resources","volume":"145","author":[{"family":"Barelli","given":"Claudia"},{"family":"Reichard","given":"Ulrich"},{"family":"Boesch","given":"Christophe"},{"family":"Heistermann","given":"Michael"}],"issued":{"date-parts":[["2008",1,1]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(Barelli et al. 2008; Van Belle et al. 2013; Smith et al. 2015)</w:t>
      </w:r>
      <w:r>
        <w:rPr>
          <w:rFonts w:cstheme="minorHAnsi"/>
          <w:lang w:val="en-US"/>
        </w:rPr>
        <w:fldChar w:fldCharType="end"/>
      </w:r>
      <w:r>
        <w:rPr>
          <w:rFonts w:cstheme="minorHAnsi"/>
          <w:lang w:val="en-US"/>
        </w:rPr>
        <w:t>,</w:t>
      </w:r>
      <w:r w:rsidRPr="006D69C5">
        <w:rPr>
          <w:rFonts w:cstheme="minorHAnsi"/>
          <w:lang w:val="en-US"/>
        </w:rPr>
        <w:t xml:space="preserve"> we </w:t>
      </w:r>
      <w:r w:rsidR="004D4DEB">
        <w:rPr>
          <w:rFonts w:cstheme="minorHAnsi"/>
          <w:lang w:val="en-US"/>
        </w:rPr>
        <w:t xml:space="preserve">also test whether </w:t>
      </w:r>
      <w:r>
        <w:rPr>
          <w:rFonts w:cstheme="minorHAnsi"/>
          <w:lang w:val="en-US"/>
        </w:rPr>
        <w:t>individual</w:t>
      </w:r>
      <w:r w:rsidR="004D4DEB">
        <w:rPr>
          <w:rFonts w:cstheme="minorHAnsi"/>
          <w:lang w:val="en-US"/>
        </w:rPr>
        <w:t>s</w:t>
      </w:r>
      <w:r>
        <w:rPr>
          <w:rFonts w:cstheme="minorHAnsi"/>
          <w:lang w:val="en-US"/>
        </w:rPr>
        <w:t xml:space="preserve"> </w:t>
      </w:r>
      <w:r w:rsidR="004D4DEB">
        <w:rPr>
          <w:rFonts w:cstheme="minorHAnsi"/>
          <w:lang w:val="en-US"/>
        </w:rPr>
        <w:t xml:space="preserve">that </w:t>
      </w:r>
      <w:r w:rsidRPr="006D69C5">
        <w:rPr>
          <w:rFonts w:cstheme="minorHAnsi"/>
          <w:lang w:val="en-US"/>
        </w:rPr>
        <w:t>spen</w:t>
      </w:r>
      <w:r w:rsidR="004D4DEB">
        <w:rPr>
          <w:rFonts w:cstheme="minorHAnsi"/>
          <w:lang w:val="en-US"/>
        </w:rPr>
        <w:t>d</w:t>
      </w:r>
      <w:r w:rsidRPr="006D69C5">
        <w:rPr>
          <w:rFonts w:cstheme="minorHAnsi"/>
          <w:lang w:val="en-US"/>
        </w:rPr>
        <w:t xml:space="preserve"> </w:t>
      </w:r>
      <w:r w:rsidR="004D4DEB">
        <w:rPr>
          <w:rFonts w:cstheme="minorHAnsi"/>
          <w:lang w:val="en-US"/>
        </w:rPr>
        <w:t xml:space="preserve">more time </w:t>
      </w:r>
      <w:r w:rsidRPr="006D69C5">
        <w:rPr>
          <w:rFonts w:cstheme="minorHAnsi"/>
          <w:lang w:val="en-US"/>
        </w:rPr>
        <w:t>in the front of the group</w:t>
      </w:r>
      <w:r w:rsidR="004D4DEB">
        <w:rPr>
          <w:rFonts w:cstheme="minorHAnsi"/>
          <w:lang w:val="en-US"/>
        </w:rPr>
        <w:t xml:space="preserve"> have higher influence</w:t>
      </w:r>
      <w:r w:rsidRPr="006D69C5">
        <w:rPr>
          <w:rFonts w:cstheme="minorHAnsi"/>
          <w:lang w:val="en-US"/>
        </w:rPr>
        <w:t xml:space="preserve">. </w:t>
      </w:r>
    </w:p>
    <w:p w14:paraId="10EDA90D" w14:textId="77777777" w:rsidR="005D20C4" w:rsidRPr="006D69C5" w:rsidRDefault="005D20C4" w:rsidP="005D20C4">
      <w:pPr>
        <w:spacing w:line="360" w:lineRule="auto"/>
        <w:jc w:val="both"/>
        <w:rPr>
          <w:ins w:id="4" w:author="Microsoft Office User" w:date="2021-11-04T12:38:00Z"/>
          <w:rFonts w:cstheme="minorHAnsi"/>
          <w:lang w:val="en-US"/>
        </w:rPr>
      </w:pPr>
    </w:p>
    <w:p w14:paraId="72F4F427" w14:textId="43AFC1D7" w:rsidR="00F85EAE" w:rsidRPr="006D69C5" w:rsidRDefault="00DD2F55" w:rsidP="00D27F62">
      <w:pPr>
        <w:spacing w:line="360" w:lineRule="auto"/>
        <w:jc w:val="both"/>
        <w:rPr>
          <w:rFonts w:cstheme="minorHAnsi"/>
          <w:b/>
          <w:bCs/>
          <w:sz w:val="28"/>
          <w:szCs w:val="28"/>
          <w:lang w:val="en-US"/>
        </w:rPr>
      </w:pPr>
      <w:r w:rsidRPr="006D69C5">
        <w:rPr>
          <w:rFonts w:cstheme="minorHAnsi"/>
          <w:b/>
          <w:bCs/>
          <w:sz w:val="28"/>
          <w:szCs w:val="28"/>
          <w:lang w:val="en-US"/>
        </w:rPr>
        <w:t>M</w:t>
      </w:r>
      <w:r w:rsidR="000C4C26" w:rsidRPr="006D69C5">
        <w:rPr>
          <w:rFonts w:cstheme="minorHAnsi"/>
          <w:b/>
          <w:bCs/>
          <w:sz w:val="28"/>
          <w:szCs w:val="28"/>
          <w:lang w:val="en-US"/>
        </w:rPr>
        <w:t>ETHODS</w:t>
      </w:r>
    </w:p>
    <w:p w14:paraId="3A477A93" w14:textId="77777777" w:rsidR="00F85EAE" w:rsidRPr="006D69C5" w:rsidRDefault="00F85EAE" w:rsidP="00D27F62">
      <w:pPr>
        <w:spacing w:line="360" w:lineRule="auto"/>
        <w:jc w:val="both"/>
        <w:rPr>
          <w:rFonts w:cstheme="minorHAnsi"/>
          <w:b/>
          <w:lang w:val="en-US"/>
        </w:rPr>
      </w:pPr>
      <w:r w:rsidRPr="006D69C5">
        <w:rPr>
          <w:rFonts w:cstheme="minorHAnsi"/>
          <w:b/>
          <w:lang w:val="en-US"/>
        </w:rPr>
        <w:lastRenderedPageBreak/>
        <w:t>Study site and data collection</w:t>
      </w:r>
    </w:p>
    <w:p w14:paraId="63361D5C" w14:textId="18B94802" w:rsidR="00F85EAE" w:rsidRPr="006D69C5" w:rsidRDefault="00F85EAE" w:rsidP="001F4E67">
      <w:pPr>
        <w:tabs>
          <w:tab w:val="right" w:pos="9026"/>
        </w:tabs>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Study system</w:t>
      </w:r>
      <w:r w:rsidR="00A13673" w:rsidRPr="006D69C5">
        <w:rPr>
          <w:rFonts w:eastAsia="Times New Roman" w:cstheme="minorHAnsi"/>
          <w:i/>
          <w:color w:val="434343"/>
          <w:lang w:val="en-US"/>
        </w:rPr>
        <w:tab/>
      </w:r>
    </w:p>
    <w:p w14:paraId="58626C84" w14:textId="7FCF2A80" w:rsidR="00240432" w:rsidRPr="006D69C5" w:rsidRDefault="00240432" w:rsidP="008560FC">
      <w:pPr>
        <w:spacing w:after="0" w:line="360" w:lineRule="auto"/>
        <w:jc w:val="both"/>
        <w:rPr>
          <w:rFonts w:eastAsia="Times New Roman" w:cstheme="minorHAnsi"/>
          <w:lang w:val="en-US"/>
        </w:rPr>
      </w:pPr>
      <w:r w:rsidRPr="006D69C5">
        <w:rPr>
          <w:rFonts w:eastAsia="Times New Roman" w:cstheme="minorHAnsi"/>
          <w:color w:val="000000"/>
          <w:lang w:val="en-US"/>
        </w:rPr>
        <w:t>The study was conducted at the Kalahari Meerkat Project</w:t>
      </w:r>
      <w:r w:rsidR="00AE4386" w:rsidRPr="006D69C5">
        <w:rPr>
          <w:rFonts w:eastAsia="Times New Roman" w:cstheme="minorHAnsi"/>
          <w:color w:val="000000"/>
          <w:lang w:val="en-US"/>
        </w:rPr>
        <w:t xml:space="preserve"> (KMP)</w:t>
      </w:r>
      <w:r w:rsidRPr="006D69C5">
        <w:rPr>
          <w:rFonts w:eastAsia="Times New Roman" w:cstheme="minorHAnsi"/>
          <w:color w:val="000000"/>
          <w:lang w:val="en-US"/>
        </w:rPr>
        <w:t xml:space="preserve"> within the </w:t>
      </w:r>
      <w:proofErr w:type="spellStart"/>
      <w:r w:rsidRPr="006D69C5">
        <w:rPr>
          <w:rFonts w:eastAsia="Times New Roman" w:cstheme="minorHAnsi"/>
          <w:color w:val="000000"/>
          <w:lang w:val="en-US"/>
        </w:rPr>
        <w:t>Kuruman</w:t>
      </w:r>
      <w:proofErr w:type="spellEnd"/>
      <w:r w:rsidRPr="006D69C5">
        <w:rPr>
          <w:rFonts w:eastAsia="Times New Roman" w:cstheme="minorHAnsi"/>
          <w:color w:val="000000"/>
          <w:lang w:val="en-US"/>
        </w:rPr>
        <w:t xml:space="preserve"> River Reserve in South Africa</w:t>
      </w:r>
      <w:r w:rsidR="00091A0A" w:rsidRPr="006D69C5">
        <w:rPr>
          <w:rFonts w:eastAsia="Times New Roman" w:cstheme="minorHAnsi"/>
          <w:color w:val="000000"/>
          <w:lang w:val="en-US"/>
        </w:rPr>
        <w:t xml:space="preserve"> </w:t>
      </w:r>
      <w:r w:rsidR="00091A0A" w:rsidRPr="006D69C5">
        <w:rPr>
          <w:rFonts w:eastAsia="Lato-Regular" w:cstheme="minorHAnsi"/>
          <w:lang w:val="en-US"/>
        </w:rPr>
        <w:t xml:space="preserve">(26°58′S, 21°49′E, </w:t>
      </w:r>
      <w:r w:rsidR="00091A0A" w:rsidRPr="006D69C5">
        <w:rPr>
          <w:rFonts w:eastAsia="Lato-Regular" w:cstheme="minorHAnsi"/>
          <w:lang w:val="en-US"/>
        </w:rPr>
        <w:fldChar w:fldCharType="begin"/>
      </w:r>
      <w:r w:rsidR="00091A0A" w:rsidRPr="006D69C5">
        <w:rPr>
          <w:rFonts w:eastAsia="Lato-Regular" w:cstheme="minorHAnsi"/>
          <w:lang w:val="en-US"/>
        </w:rPr>
        <w:instrText xml:space="preserve"> ADDIN ZOTERO_ITEM CSL_CITATION {"citationID":"XEkqmZ6G","properties":{"formattedCitation":"(Clutton-Brock et al. 1999)","plainCitation":"(Clutton-Brock et al. 1999)","noteIndex":0},"citationItems":[{"id":218,"uris":["http://zotero.org/users/5080349/items/GXSAEPDA"],"uri":["http://zotero.org/users/5080349/items/GXSAEPDA"],"itemData":{"id":218,"type":"article-journal","abstract":"In most respects, the demography of Kalahari suricates (Suricata suricatta) resembles that of other social mongooses. Average group size varies from four to nine, and groups typically include several mature females, of which one is responsible for the majority of breeding attempts. Breeding females show a postpartum oestrus; gestation is around 60 days; litter size is three to ﬁve pups at emergence and females rarely breed before the age of 24 months. In contrast, annual survival rates (0.20 for pups and 0.43 for animals over one year old) are lower than those recorded in other species. Breeding frequency is related to rainfall and breeding can cease altogether when rainfall is unusually low. In a year when this occurred, group size eroded rapidly and over 60% of groups became extinct. Total numbers were slow to recover during the following year because emigration by females was infrequent and new groups did not form in vacant ranges created by the extinction of groups. High rates of group extinction have been found in other cooperative breeders and may occur because breeding success and survival show inverse density dependence.","container-title":"African Journal of Ecology","DOI":"10.1046/j.1365-2028.1999.00160.x","ISSN":"0141-6707, 1365-2028","issue":"1","language":"en","page":"69-80","source":"CrossRef","title":"Reproduction and survival of suricates (Suricata suricatta) in the southern Kalahari","volume":"37","author":[{"family":"Clutton-Brock","given":"T. H."},{"family":"Maccoll","given":"A."},{"family":"Chadwick","given":"P."},{"family":"Gaynor","given":"D."},{"family":"Kansky","given":"R."},{"family":"Skinner","given":"J. D."}],"issued":{"date-parts":[["1999",3]]}}}],"schema":"https://github.com/citation-style-language/schema/raw/master/csl-citation.json"} </w:instrText>
      </w:r>
      <w:r w:rsidR="00091A0A" w:rsidRPr="006D69C5">
        <w:rPr>
          <w:rFonts w:eastAsia="Lato-Regular" w:cstheme="minorHAnsi"/>
          <w:lang w:val="en-US"/>
        </w:rPr>
        <w:fldChar w:fldCharType="separate"/>
      </w:r>
      <w:r w:rsidR="00862DE3" w:rsidRPr="00862DE3">
        <w:rPr>
          <w:rFonts w:ascii="Calibri" w:hAnsi="Calibri" w:cs="Calibri"/>
          <w:lang w:val="en-US"/>
        </w:rPr>
        <w:t>(Clutton-Brock et al. 1999)</w:t>
      </w:r>
      <w:r w:rsidR="00091A0A" w:rsidRPr="006D69C5">
        <w:rPr>
          <w:rFonts w:eastAsia="Lato-Regular" w:cstheme="minorHAnsi"/>
          <w:lang w:val="en-US"/>
        </w:rPr>
        <w:fldChar w:fldCharType="end"/>
      </w:r>
      <w:r w:rsidR="00091A0A" w:rsidRPr="006D69C5">
        <w:rPr>
          <w:rFonts w:eastAsia="Lato-Regular" w:cstheme="minorHAnsi"/>
          <w:lang w:val="en-US"/>
        </w:rPr>
        <w:t xml:space="preserve"> </w:t>
      </w:r>
      <w:r w:rsidR="004E0C6C" w:rsidRPr="006D69C5">
        <w:rPr>
          <w:rFonts w:eastAsia="Times New Roman" w:cstheme="minorHAnsi"/>
          <w:color w:val="000000"/>
          <w:lang w:val="en-US"/>
        </w:rPr>
        <w:t xml:space="preserve">where 7-15 </w:t>
      </w:r>
      <w:r w:rsidR="004E0C6C">
        <w:rPr>
          <w:rFonts w:eastAsia="Times New Roman" w:cstheme="minorHAnsi"/>
          <w:color w:val="000000"/>
          <w:lang w:val="en-US"/>
        </w:rPr>
        <w:t xml:space="preserve">habituated </w:t>
      </w:r>
      <w:r w:rsidR="004E0C6C" w:rsidRPr="006D69C5">
        <w:rPr>
          <w:rFonts w:eastAsia="Times New Roman" w:cstheme="minorHAnsi"/>
          <w:color w:val="000000"/>
          <w:lang w:val="en-US"/>
        </w:rPr>
        <w:t xml:space="preserve">meerkat groups </w:t>
      </w:r>
      <w:r w:rsidR="004E0C6C">
        <w:rPr>
          <w:rFonts w:eastAsia="Times New Roman" w:cstheme="minorHAnsi"/>
          <w:color w:val="000000"/>
          <w:lang w:val="en-US"/>
        </w:rPr>
        <w:t xml:space="preserve">are </w:t>
      </w:r>
      <w:r w:rsidR="008560FC">
        <w:rPr>
          <w:rFonts w:eastAsia="Times New Roman" w:cstheme="minorHAnsi"/>
          <w:color w:val="000000"/>
          <w:lang w:val="en-US"/>
        </w:rPr>
        <w:t xml:space="preserve">continuously </w:t>
      </w:r>
      <w:r w:rsidR="004E0C6C" w:rsidRPr="006D69C5">
        <w:rPr>
          <w:rFonts w:eastAsia="Times New Roman" w:cstheme="minorHAnsi"/>
          <w:color w:val="000000"/>
          <w:lang w:val="en-US"/>
        </w:rPr>
        <w:t>monitored</w:t>
      </w:r>
      <w:r w:rsidR="008560FC">
        <w:rPr>
          <w:rFonts w:eastAsia="Times New Roman" w:cstheme="minorHAnsi"/>
          <w:color w:val="000000"/>
          <w:lang w:val="en-US"/>
        </w:rPr>
        <w:t xml:space="preserve"> for group composition, dominance status, life history etc..</w:t>
      </w:r>
      <w:r w:rsidR="004E0C6C" w:rsidRPr="006D69C5">
        <w:rPr>
          <w:rFonts w:eastAsia="Times New Roman" w:cstheme="minorHAnsi"/>
          <w:color w:val="000000"/>
          <w:lang w:val="en-US"/>
        </w:rPr>
        <w:t xml:space="preserve">. </w:t>
      </w:r>
      <w:r w:rsidR="008560FC">
        <w:rPr>
          <w:rFonts w:eastAsia="Times New Roman" w:cstheme="minorHAnsi"/>
          <w:color w:val="000000"/>
          <w:lang w:val="en-US"/>
        </w:rPr>
        <w:t>We</w:t>
      </w:r>
      <w:r w:rsidR="004E0C6C" w:rsidRPr="006D69C5">
        <w:rPr>
          <w:rFonts w:eastAsia="Times New Roman" w:cstheme="minorHAnsi"/>
          <w:color w:val="000000"/>
          <w:lang w:val="en-US"/>
        </w:rPr>
        <w:t xml:space="preserve"> </w:t>
      </w:r>
      <w:r w:rsidR="00EB517F" w:rsidRPr="006D69C5">
        <w:rPr>
          <w:rFonts w:eastAsia="Times New Roman" w:cstheme="minorHAnsi"/>
          <w:color w:val="000000"/>
          <w:lang w:val="en-US"/>
        </w:rPr>
        <w:t>collected simultaneous</w:t>
      </w:r>
      <w:r w:rsidR="008560FC">
        <w:rPr>
          <w:rFonts w:eastAsia="Times New Roman" w:cstheme="minorHAnsi"/>
          <w:color w:val="000000"/>
          <w:lang w:val="en-US"/>
        </w:rPr>
        <w:t xml:space="preserve"> </w:t>
      </w:r>
      <w:r w:rsidR="00EB517F" w:rsidRPr="006D69C5">
        <w:rPr>
          <w:rFonts w:eastAsia="Times New Roman" w:cstheme="minorHAnsi"/>
          <w:color w:val="000000"/>
          <w:lang w:val="en-US"/>
        </w:rPr>
        <w:t xml:space="preserve">movement data on the majority of individuals within five </w:t>
      </w:r>
      <w:r w:rsidRPr="006D69C5">
        <w:rPr>
          <w:rFonts w:eastAsia="Times New Roman" w:cstheme="minorHAnsi"/>
          <w:color w:val="000000"/>
          <w:lang w:val="en-US"/>
        </w:rPr>
        <w:t>distinct meerkat groups: HM17 (7 individuals) in August and September 2017, HM19 (18 individuals) in June and July 2019</w:t>
      </w:r>
      <w:r w:rsidR="00A13673" w:rsidRPr="006D69C5">
        <w:rPr>
          <w:rFonts w:eastAsia="Times New Roman" w:cstheme="minorHAnsi"/>
          <w:color w:val="000000"/>
          <w:lang w:val="en-US"/>
        </w:rPr>
        <w:t>,</w:t>
      </w:r>
      <w:r w:rsidRPr="006D69C5">
        <w:rPr>
          <w:rFonts w:eastAsia="Times New Roman" w:cstheme="minorHAnsi"/>
          <w:color w:val="000000"/>
          <w:lang w:val="en-US"/>
        </w:rPr>
        <w:t xml:space="preserve"> L19 (19 individuals) in August 2019,</w:t>
      </w:r>
      <w:r w:rsidR="001A246C" w:rsidRPr="006D69C5">
        <w:rPr>
          <w:rFonts w:eastAsia="Times New Roman" w:cstheme="minorHAnsi"/>
          <w:color w:val="000000"/>
          <w:lang w:val="en-US"/>
        </w:rPr>
        <w:t xml:space="preserve"> ZU21 (13 individuals)</w:t>
      </w:r>
      <w:r w:rsidR="00AE4386" w:rsidRPr="006D69C5">
        <w:rPr>
          <w:rFonts w:eastAsia="Times New Roman" w:cstheme="minorHAnsi"/>
          <w:color w:val="000000"/>
          <w:lang w:val="en-US"/>
        </w:rPr>
        <w:t xml:space="preserve"> in May 2021</w:t>
      </w:r>
      <w:r w:rsidR="001A246C" w:rsidRPr="006D69C5">
        <w:rPr>
          <w:rFonts w:eastAsia="Times New Roman" w:cstheme="minorHAnsi"/>
          <w:color w:val="000000"/>
          <w:lang w:val="en-US"/>
        </w:rPr>
        <w:t xml:space="preserve"> and NQ21 (11 individuals)</w:t>
      </w:r>
      <w:r w:rsidR="00AE4386" w:rsidRPr="006D69C5">
        <w:rPr>
          <w:rFonts w:eastAsia="Times New Roman" w:cstheme="minorHAnsi"/>
          <w:color w:val="000000"/>
          <w:lang w:val="en-US"/>
        </w:rPr>
        <w:t xml:space="preserve"> in August 2021</w:t>
      </w:r>
      <w:r w:rsidR="001A246C" w:rsidRPr="006D69C5">
        <w:rPr>
          <w:rFonts w:eastAsia="Times New Roman" w:cstheme="minorHAnsi"/>
          <w:color w:val="000000"/>
          <w:lang w:val="en-US"/>
        </w:rPr>
        <w:t xml:space="preserve">. </w:t>
      </w:r>
      <w:r w:rsidR="00C05760" w:rsidRPr="006D69C5">
        <w:rPr>
          <w:rFonts w:eastAsia="Times New Roman" w:cstheme="minorHAnsi"/>
          <w:color w:val="000000"/>
          <w:lang w:val="en-US"/>
        </w:rPr>
        <w:t xml:space="preserve"> We chose the groups with the highest levels of habituation among the monitored population </w:t>
      </w:r>
      <w:r w:rsidR="00EB517F" w:rsidRPr="006D69C5">
        <w:rPr>
          <w:rFonts w:eastAsia="Times New Roman" w:cstheme="minorHAnsi"/>
          <w:color w:val="000000"/>
          <w:lang w:val="en-US"/>
        </w:rPr>
        <w:t>to enable collars to be deployed without the need for capture (see below</w:t>
      </w:r>
      <w:r w:rsidR="00EC31E8">
        <w:rPr>
          <w:rFonts w:eastAsia="Times New Roman" w:cstheme="minorHAnsi"/>
          <w:color w:val="000000"/>
          <w:lang w:val="en-US"/>
        </w:rPr>
        <w:t xml:space="preserve"> and </w:t>
      </w:r>
      <w:r w:rsidR="00C058F3">
        <w:rPr>
          <w:rFonts w:eastAsia="Times New Roman" w:cstheme="minorHAnsi"/>
          <w:color w:val="000000"/>
          <w:lang w:val="en-US"/>
        </w:rPr>
        <w:t>S</w:t>
      </w:r>
      <w:r w:rsidR="00EC31E8">
        <w:rPr>
          <w:rFonts w:eastAsia="Times New Roman" w:cstheme="minorHAnsi"/>
          <w:color w:val="000000"/>
          <w:lang w:val="en-US"/>
        </w:rPr>
        <w:t>upplements</w:t>
      </w:r>
      <w:r w:rsidR="008560FC">
        <w:rPr>
          <w:rFonts w:eastAsia="Times New Roman" w:cstheme="minorHAnsi"/>
          <w:color w:val="000000"/>
          <w:lang w:val="en-US"/>
        </w:rPr>
        <w:t xml:space="preserve"> for tagging methodology</w:t>
      </w:r>
      <w:r w:rsidR="00EB517F" w:rsidRPr="006D69C5">
        <w:rPr>
          <w:rFonts w:eastAsia="Times New Roman" w:cstheme="minorHAnsi"/>
          <w:color w:val="000000"/>
          <w:lang w:val="en-US"/>
        </w:rPr>
        <w:t>)</w:t>
      </w:r>
      <w:r w:rsidRPr="006D69C5">
        <w:rPr>
          <w:rFonts w:eastAsia="Times New Roman" w:cstheme="minorHAnsi"/>
          <w:color w:val="000000"/>
          <w:lang w:val="en-US"/>
        </w:rPr>
        <w:t>. </w:t>
      </w:r>
      <w:r w:rsidR="001A246C" w:rsidRPr="006D69C5">
        <w:rPr>
          <w:rFonts w:eastAsia="Times New Roman" w:cstheme="minorHAnsi"/>
          <w:color w:val="000000"/>
          <w:lang w:val="en-US"/>
        </w:rPr>
        <w:t xml:space="preserve">Individuals were </w:t>
      </w:r>
      <w:r w:rsidR="00AE4386" w:rsidRPr="006D69C5">
        <w:rPr>
          <w:rFonts w:eastAsia="Times New Roman" w:cstheme="minorHAnsi"/>
          <w:color w:val="000000"/>
          <w:lang w:val="en-US"/>
        </w:rPr>
        <w:t>attributed one of six</w:t>
      </w:r>
      <w:r w:rsidR="001A246C" w:rsidRPr="006D69C5">
        <w:rPr>
          <w:rFonts w:eastAsia="Times New Roman" w:cstheme="minorHAnsi"/>
          <w:color w:val="000000"/>
          <w:lang w:val="en-US"/>
        </w:rPr>
        <w:t xml:space="preserve"> different</w:t>
      </w:r>
      <w:r w:rsidR="008560FC">
        <w:rPr>
          <w:rFonts w:eastAsia="Times New Roman" w:cstheme="minorHAnsi"/>
          <w:color w:val="000000"/>
          <w:lang w:val="en-US"/>
        </w:rPr>
        <w:t xml:space="preserve"> social</w:t>
      </w:r>
      <w:r w:rsidR="001A246C" w:rsidRPr="006D69C5">
        <w:rPr>
          <w:rFonts w:eastAsia="Times New Roman" w:cstheme="minorHAnsi"/>
          <w:color w:val="000000"/>
          <w:lang w:val="en-US"/>
        </w:rPr>
        <w:t xml:space="preserve"> status</w:t>
      </w:r>
      <w:r w:rsidR="000D2DEE" w:rsidRPr="006D69C5">
        <w:rPr>
          <w:rFonts w:eastAsia="Times New Roman" w:cstheme="minorHAnsi"/>
          <w:color w:val="000000"/>
          <w:lang w:val="en-US"/>
        </w:rPr>
        <w:t>es</w:t>
      </w:r>
      <w:r w:rsidR="00AE4386" w:rsidRPr="006D69C5">
        <w:rPr>
          <w:rFonts w:eastAsia="Times New Roman" w:cstheme="minorHAnsi"/>
          <w:color w:val="000000"/>
          <w:lang w:val="en-US"/>
        </w:rPr>
        <w:t xml:space="preserve">, based on </w:t>
      </w:r>
      <w:r w:rsidR="000F236A">
        <w:rPr>
          <w:rFonts w:eastAsia="Times New Roman" w:cstheme="minorHAnsi"/>
          <w:color w:val="000000"/>
          <w:lang w:val="en-US"/>
        </w:rPr>
        <w:t>established protocols</w:t>
      </w:r>
      <w:r w:rsidR="000F236A" w:rsidRPr="006D69C5">
        <w:rPr>
          <w:rFonts w:eastAsia="Times New Roman" w:cstheme="minorHAnsi"/>
          <w:color w:val="000000"/>
          <w:lang w:val="en-US"/>
        </w:rPr>
        <w:t xml:space="preserve"> </w:t>
      </w:r>
      <w:r w:rsidR="00AE4386" w:rsidRPr="006D69C5">
        <w:rPr>
          <w:rFonts w:eastAsia="Times New Roman" w:cstheme="minorHAnsi"/>
          <w:color w:val="000000"/>
          <w:lang w:val="en-US"/>
        </w:rPr>
        <w:t>at the KMP</w:t>
      </w:r>
      <w:r w:rsidR="001A246C" w:rsidRPr="006D69C5">
        <w:rPr>
          <w:rFonts w:eastAsia="Times New Roman" w:cstheme="minorHAnsi"/>
          <w:color w:val="000000"/>
          <w:lang w:val="en-US"/>
        </w:rPr>
        <w:t>:</w:t>
      </w:r>
      <w:r w:rsidR="00AE4386" w:rsidRPr="006D69C5">
        <w:rPr>
          <w:rFonts w:eastAsia="Times New Roman" w:cstheme="minorHAnsi"/>
          <w:color w:val="000000"/>
          <w:lang w:val="en-US"/>
        </w:rPr>
        <w:t xml:space="preserve"> </w:t>
      </w:r>
      <w:r w:rsidR="001A246C" w:rsidRPr="006D69C5">
        <w:rPr>
          <w:rFonts w:eastAsia="Times New Roman" w:cstheme="minorHAnsi"/>
          <w:color w:val="000000"/>
          <w:lang w:val="en-US"/>
        </w:rPr>
        <w:t xml:space="preserve"> </w:t>
      </w:r>
      <w:r w:rsidR="00AE4386" w:rsidRPr="006D69C5">
        <w:rPr>
          <w:rFonts w:eastAsia="Times New Roman" w:cstheme="minorHAnsi"/>
          <w:color w:val="000000"/>
          <w:lang w:val="en-US"/>
        </w:rPr>
        <w:t xml:space="preserve">dominant females (one per group), dominant males (one per group), other adults (2+ years), yearlings (&lt;2 years), sub-adults (&lt;1 year) and </w:t>
      </w:r>
      <w:r w:rsidR="001A246C" w:rsidRPr="006D69C5">
        <w:rPr>
          <w:rFonts w:eastAsia="Times New Roman" w:cstheme="minorHAnsi"/>
          <w:color w:val="000000"/>
          <w:lang w:val="en-US"/>
        </w:rPr>
        <w:t xml:space="preserve">juveniles (&lt;3 months). </w:t>
      </w:r>
      <w:r w:rsidR="00093C4E">
        <w:rPr>
          <w:rFonts w:eastAsia="Times New Roman" w:cstheme="minorHAnsi"/>
          <w:color w:val="000000"/>
          <w:lang w:val="en-US"/>
        </w:rPr>
        <w:t>Over the study period, t</w:t>
      </w:r>
      <w:r w:rsidR="001A246C" w:rsidRPr="006D69C5">
        <w:rPr>
          <w:rFonts w:eastAsia="Times New Roman" w:cstheme="minorHAnsi"/>
          <w:color w:val="000000"/>
          <w:lang w:val="en-US"/>
        </w:rPr>
        <w:t xml:space="preserve">hree individuals were </w:t>
      </w:r>
      <w:r w:rsidR="009035B2" w:rsidRPr="006D69C5">
        <w:rPr>
          <w:rFonts w:eastAsia="Times New Roman" w:cstheme="minorHAnsi"/>
          <w:color w:val="000000"/>
          <w:lang w:val="en-US"/>
        </w:rPr>
        <w:t>present</w:t>
      </w:r>
      <w:r w:rsidR="001A246C" w:rsidRPr="006D69C5">
        <w:rPr>
          <w:rFonts w:eastAsia="Times New Roman" w:cstheme="minorHAnsi"/>
          <w:color w:val="000000"/>
          <w:lang w:val="en-US"/>
        </w:rPr>
        <w:t xml:space="preserve"> both in HM17 and HM19</w:t>
      </w:r>
      <w:r w:rsidR="009035B2" w:rsidRPr="006D69C5">
        <w:rPr>
          <w:rFonts w:eastAsia="Times New Roman" w:cstheme="minorHAnsi"/>
          <w:color w:val="000000"/>
          <w:lang w:val="en-US"/>
        </w:rPr>
        <w:t xml:space="preserve">, </w:t>
      </w:r>
      <w:r w:rsidR="003C4E47">
        <w:rPr>
          <w:rFonts w:eastAsia="Times New Roman" w:cstheme="minorHAnsi"/>
          <w:color w:val="000000"/>
          <w:lang w:val="en-US"/>
        </w:rPr>
        <w:t>two of which</w:t>
      </w:r>
      <w:r w:rsidR="000F236A">
        <w:rPr>
          <w:rFonts w:eastAsia="Times New Roman" w:cstheme="minorHAnsi"/>
          <w:color w:val="000000"/>
          <w:lang w:val="en-US"/>
        </w:rPr>
        <w:t xml:space="preserve"> had</w:t>
      </w:r>
      <w:r w:rsidR="000F236A" w:rsidRPr="006D69C5">
        <w:rPr>
          <w:rFonts w:eastAsia="Times New Roman" w:cstheme="minorHAnsi"/>
          <w:color w:val="000000"/>
          <w:lang w:val="en-US"/>
        </w:rPr>
        <w:t xml:space="preserve"> different statuses</w:t>
      </w:r>
      <w:r w:rsidR="000F236A">
        <w:rPr>
          <w:rFonts w:eastAsia="Times New Roman" w:cstheme="minorHAnsi"/>
          <w:color w:val="000000"/>
          <w:lang w:val="en-US"/>
        </w:rPr>
        <w:t xml:space="preserve"> in these two years</w:t>
      </w:r>
      <w:r w:rsidR="000F236A" w:rsidRPr="006D69C5">
        <w:rPr>
          <w:rFonts w:eastAsia="Times New Roman" w:cstheme="minorHAnsi"/>
          <w:color w:val="000000"/>
          <w:lang w:val="en-US"/>
        </w:rPr>
        <w:t xml:space="preserve"> </w:t>
      </w:r>
      <w:r w:rsidR="00EB517F" w:rsidRPr="006D69C5">
        <w:rPr>
          <w:rFonts w:eastAsia="Times New Roman" w:cstheme="minorHAnsi"/>
          <w:color w:val="000000"/>
          <w:lang w:val="en-US"/>
        </w:rPr>
        <w:t xml:space="preserve">(see Supplemental Table </w:t>
      </w:r>
      <w:r w:rsidR="003C4E47">
        <w:rPr>
          <w:rFonts w:eastAsia="Times New Roman" w:cstheme="minorHAnsi"/>
          <w:color w:val="000000"/>
          <w:lang w:val="en-US"/>
        </w:rPr>
        <w:t>2</w:t>
      </w:r>
      <w:r w:rsidR="00EB517F" w:rsidRPr="006D69C5">
        <w:rPr>
          <w:rFonts w:eastAsia="Times New Roman" w:cstheme="minorHAnsi"/>
          <w:color w:val="000000"/>
          <w:lang w:val="en-US"/>
        </w:rPr>
        <w:t>)</w:t>
      </w:r>
      <w:r w:rsidR="001A246C" w:rsidRPr="006D69C5">
        <w:rPr>
          <w:rFonts w:eastAsia="Times New Roman" w:cstheme="minorHAnsi"/>
          <w:color w:val="000000"/>
          <w:lang w:val="en-US"/>
        </w:rPr>
        <w:t>.</w:t>
      </w:r>
      <w:r w:rsidR="0047277B" w:rsidRPr="006D69C5">
        <w:rPr>
          <w:rFonts w:eastAsia="Times New Roman" w:cstheme="minorHAnsi"/>
          <w:color w:val="000000"/>
          <w:lang w:val="en-US"/>
        </w:rPr>
        <w:t xml:space="preserve"> </w:t>
      </w:r>
    </w:p>
    <w:p w14:paraId="03A71906" w14:textId="4C5AAAA5" w:rsidR="00F85EAE" w:rsidRPr="006D69C5" w:rsidRDefault="000F236A" w:rsidP="00D27F62">
      <w:pPr>
        <w:spacing w:before="320" w:after="80" w:line="360" w:lineRule="auto"/>
        <w:jc w:val="both"/>
        <w:outlineLvl w:val="2"/>
        <w:rPr>
          <w:rFonts w:eastAsia="Times New Roman" w:cstheme="minorHAnsi"/>
          <w:i/>
          <w:color w:val="434343"/>
          <w:lang w:val="en-US"/>
        </w:rPr>
      </w:pPr>
      <w:r>
        <w:rPr>
          <w:rFonts w:eastAsia="Times New Roman" w:cstheme="minorHAnsi"/>
          <w:i/>
          <w:color w:val="434343"/>
          <w:lang w:val="en-US"/>
        </w:rPr>
        <w:t>Collar</w:t>
      </w:r>
      <w:r w:rsidR="00F85EAE" w:rsidRPr="006D69C5">
        <w:rPr>
          <w:rFonts w:eastAsia="Times New Roman" w:cstheme="minorHAnsi"/>
          <w:i/>
          <w:color w:val="434343"/>
          <w:lang w:val="en-US"/>
        </w:rPr>
        <w:t xml:space="preserve"> design</w:t>
      </w:r>
      <w:r w:rsidR="00AF6496">
        <w:rPr>
          <w:rFonts w:eastAsia="Times New Roman" w:cstheme="minorHAnsi"/>
          <w:i/>
          <w:color w:val="434343"/>
          <w:lang w:val="en-US"/>
        </w:rPr>
        <w:t>, deployment and duty cycle</w:t>
      </w:r>
    </w:p>
    <w:p w14:paraId="04BEBBDA" w14:textId="2CF241E7" w:rsidR="000F236A" w:rsidRPr="00191ED0" w:rsidRDefault="001A246C" w:rsidP="000F236A">
      <w:pPr>
        <w:spacing w:after="0" w:line="360" w:lineRule="auto"/>
        <w:jc w:val="both"/>
        <w:rPr>
          <w:rFonts w:eastAsia="Times New Roman" w:cstheme="minorHAnsi"/>
          <w:i/>
          <w:color w:val="434343"/>
          <w:lang w:val="en-US"/>
        </w:rPr>
      </w:pPr>
      <w:r w:rsidRPr="006D69C5">
        <w:rPr>
          <w:rFonts w:eastAsia="Times New Roman" w:cstheme="minorHAnsi"/>
          <w:color w:val="000000"/>
          <w:lang w:val="en-US"/>
        </w:rPr>
        <w:t xml:space="preserve">To </w:t>
      </w:r>
      <w:r w:rsidR="0047277B" w:rsidRPr="006D69C5">
        <w:rPr>
          <w:rFonts w:eastAsia="Times New Roman" w:cstheme="minorHAnsi"/>
          <w:color w:val="000000"/>
          <w:lang w:val="en-US"/>
        </w:rPr>
        <w:t xml:space="preserve">simultaneously </w:t>
      </w:r>
      <w:r w:rsidRPr="006D69C5">
        <w:rPr>
          <w:rFonts w:eastAsia="Times New Roman" w:cstheme="minorHAnsi"/>
          <w:color w:val="000000"/>
          <w:lang w:val="en-US"/>
        </w:rPr>
        <w:t xml:space="preserve">record the </w:t>
      </w:r>
      <w:r w:rsidR="0047277B" w:rsidRPr="006D69C5">
        <w:rPr>
          <w:rFonts w:eastAsia="Times New Roman" w:cstheme="minorHAnsi"/>
          <w:color w:val="000000"/>
          <w:lang w:val="en-US"/>
        </w:rPr>
        <w:t>trajectories</w:t>
      </w:r>
      <w:r w:rsidRPr="006D69C5">
        <w:rPr>
          <w:rFonts w:eastAsia="Times New Roman" w:cstheme="minorHAnsi"/>
          <w:color w:val="000000"/>
          <w:lang w:val="en-US"/>
        </w:rPr>
        <w:t xml:space="preserve"> of </w:t>
      </w:r>
      <w:r w:rsidR="0047277B" w:rsidRPr="006D69C5">
        <w:rPr>
          <w:rFonts w:eastAsia="Times New Roman" w:cstheme="minorHAnsi"/>
          <w:color w:val="000000"/>
          <w:lang w:val="en-US"/>
        </w:rPr>
        <w:t xml:space="preserve">all individuals in meerkat </w:t>
      </w:r>
      <w:r w:rsidRPr="006D69C5">
        <w:rPr>
          <w:rFonts w:eastAsia="Times New Roman" w:cstheme="minorHAnsi"/>
          <w:color w:val="000000"/>
          <w:lang w:val="en-US"/>
        </w:rPr>
        <w:t>group</w:t>
      </w:r>
      <w:r w:rsidR="008C78E3">
        <w:rPr>
          <w:rFonts w:eastAsia="Times New Roman" w:cstheme="minorHAnsi"/>
          <w:color w:val="000000"/>
          <w:lang w:val="en-US"/>
        </w:rPr>
        <w:t>s</w:t>
      </w:r>
      <w:r w:rsidRPr="006D69C5">
        <w:rPr>
          <w:rFonts w:eastAsia="Times New Roman" w:cstheme="minorHAnsi"/>
          <w:color w:val="000000"/>
          <w:lang w:val="en-US"/>
        </w:rPr>
        <w:t>, we designed small (&lt;25 g) collars consisting of a GPS unit (Gipsy 5</w:t>
      </w:r>
      <w:r w:rsidR="00587B41">
        <w:rPr>
          <w:rFonts w:eastAsia="Times New Roman" w:cstheme="minorHAnsi"/>
          <w:color w:val="000000"/>
          <w:lang w:val="en-US"/>
        </w:rPr>
        <w:t xml:space="preserve"> in 2017 and 2019, </w:t>
      </w:r>
      <w:proofErr w:type="spellStart"/>
      <w:r w:rsidR="00587B41">
        <w:rPr>
          <w:rFonts w:eastAsia="Times New Roman" w:cstheme="minorHAnsi"/>
          <w:color w:val="000000"/>
          <w:lang w:val="en-US"/>
        </w:rPr>
        <w:t>Axy</w:t>
      </w:r>
      <w:proofErr w:type="spellEnd"/>
      <w:r w:rsidR="00587B41">
        <w:rPr>
          <w:rFonts w:eastAsia="Times New Roman" w:cstheme="minorHAnsi"/>
          <w:color w:val="000000"/>
          <w:lang w:val="en-US"/>
        </w:rPr>
        <w:t>-Trek Mini in 2021</w:t>
      </w:r>
      <w:r w:rsidR="000F236A">
        <w:rPr>
          <w:rFonts w:eastAsia="Times New Roman" w:cstheme="minorHAnsi"/>
          <w:color w:val="000000"/>
          <w:lang w:val="en-US"/>
        </w:rPr>
        <w:t>;</w:t>
      </w:r>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Tech</w:t>
      </w:r>
      <w:r w:rsidR="00AE4386" w:rsidRPr="006D69C5">
        <w:rPr>
          <w:rFonts w:eastAsia="Times New Roman" w:cstheme="minorHAnsi"/>
          <w:color w:val="000000"/>
          <w:lang w:val="en-US"/>
        </w:rPr>
        <w:t>n</w:t>
      </w:r>
      <w:r w:rsidRPr="006D69C5">
        <w:rPr>
          <w:rFonts w:eastAsia="Times New Roman" w:cstheme="minorHAnsi"/>
          <w:color w:val="000000"/>
          <w:lang w:val="en-US"/>
        </w:rPr>
        <w:t>osmart</w:t>
      </w:r>
      <w:proofErr w:type="spellEnd"/>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Colleverde</w:t>
      </w:r>
      <w:proofErr w:type="spellEnd"/>
      <w:r w:rsidRPr="006D69C5">
        <w:rPr>
          <w:rFonts w:eastAsia="Times New Roman" w:cstheme="minorHAnsi"/>
          <w:color w:val="000000"/>
          <w:lang w:val="en-US"/>
        </w:rPr>
        <w:t xml:space="preserve">, Italy) </w:t>
      </w:r>
      <w:r w:rsidR="008560FC">
        <w:rPr>
          <w:rFonts w:eastAsia="Times New Roman" w:cstheme="minorHAnsi"/>
          <w:color w:val="000000"/>
          <w:lang w:val="en-US"/>
        </w:rPr>
        <w:t xml:space="preserve">and </w:t>
      </w:r>
      <w:proofErr w:type="gramStart"/>
      <w:r w:rsidR="008560FC">
        <w:rPr>
          <w:rFonts w:eastAsia="Times New Roman" w:cstheme="minorHAnsi"/>
          <w:color w:val="000000"/>
          <w:lang w:val="en-US"/>
        </w:rPr>
        <w:t>a</w:t>
      </w:r>
      <w:proofErr w:type="gramEnd"/>
      <w:r w:rsidR="008560FC">
        <w:rPr>
          <w:rFonts w:eastAsia="Times New Roman" w:cstheme="minorHAnsi"/>
          <w:color w:val="000000"/>
          <w:lang w:val="en-US"/>
        </w:rPr>
        <w:t xml:space="preserve"> </w:t>
      </w:r>
      <w:r w:rsidRPr="006D69C5">
        <w:rPr>
          <w:rFonts w:eastAsia="Times New Roman" w:cstheme="minorHAnsi"/>
          <w:color w:val="000000"/>
          <w:lang w:val="en-US"/>
        </w:rPr>
        <w:t xml:space="preserve">ER14250M </w:t>
      </w:r>
      <w:r w:rsidR="008560FC">
        <w:rPr>
          <w:rFonts w:eastAsia="Times New Roman" w:cstheme="minorHAnsi"/>
          <w:color w:val="000000"/>
          <w:lang w:val="en-US"/>
        </w:rPr>
        <w:t xml:space="preserve">battery </w:t>
      </w:r>
      <w:r w:rsidR="000F236A">
        <w:rPr>
          <w:rFonts w:eastAsia="Times New Roman" w:cstheme="minorHAnsi"/>
          <w:color w:val="000000"/>
          <w:lang w:val="en-US"/>
        </w:rPr>
        <w:t>af</w:t>
      </w:r>
      <w:r w:rsidRPr="006D69C5">
        <w:rPr>
          <w:rFonts w:eastAsia="Times New Roman" w:cstheme="minorHAnsi"/>
          <w:color w:val="000000"/>
          <w:lang w:val="en-US"/>
        </w:rPr>
        <w:t xml:space="preserve">fixed </w:t>
      </w:r>
      <w:r w:rsidR="000F236A">
        <w:rPr>
          <w:rFonts w:eastAsia="Times New Roman" w:cstheme="minorHAnsi"/>
          <w:color w:val="000000"/>
          <w:lang w:val="en-US"/>
        </w:rPr>
        <w:t>to a</w:t>
      </w:r>
      <w:r w:rsidRPr="006D69C5">
        <w:rPr>
          <w:rFonts w:eastAsia="Times New Roman" w:cstheme="minorHAnsi"/>
          <w:color w:val="000000"/>
          <w:lang w:val="en-US"/>
        </w:rPr>
        <w:t xml:space="preserve"> 5 mm-wide leather strap</w:t>
      </w:r>
      <w:r w:rsidR="008560FC">
        <w:rPr>
          <w:rFonts w:eastAsia="Times New Roman" w:cstheme="minorHAnsi"/>
          <w:color w:val="000000"/>
          <w:lang w:val="en-US"/>
        </w:rPr>
        <w:t>.</w:t>
      </w:r>
      <w:r w:rsidRPr="006D69C5">
        <w:rPr>
          <w:rFonts w:eastAsia="Times New Roman" w:cstheme="minorHAnsi"/>
          <w:color w:val="000000"/>
          <w:lang w:val="en-US"/>
        </w:rPr>
        <w:t xml:space="preserve"> </w:t>
      </w:r>
      <w:r w:rsidR="008560FC">
        <w:rPr>
          <w:rFonts w:eastAsia="Times New Roman" w:cstheme="minorHAnsi"/>
          <w:color w:val="000000"/>
          <w:lang w:val="en-US"/>
        </w:rPr>
        <w:t>We</w:t>
      </w:r>
      <w:r w:rsidRPr="006D69C5">
        <w:rPr>
          <w:rFonts w:eastAsia="Times New Roman" w:cstheme="minorHAnsi"/>
          <w:color w:val="000000"/>
          <w:lang w:val="en-US"/>
        </w:rPr>
        <w:t xml:space="preserve"> </w:t>
      </w:r>
      <w:r w:rsidR="008560FC" w:rsidRPr="006D69C5">
        <w:rPr>
          <w:rFonts w:eastAsia="Times New Roman" w:cstheme="minorHAnsi"/>
          <w:color w:val="000000"/>
          <w:lang w:val="en-US"/>
        </w:rPr>
        <w:t xml:space="preserve">protected </w:t>
      </w:r>
      <w:r w:rsidR="008560FC">
        <w:rPr>
          <w:rFonts w:eastAsia="Times New Roman" w:cstheme="minorHAnsi"/>
          <w:color w:val="000000"/>
          <w:lang w:val="en-US"/>
        </w:rPr>
        <w:t xml:space="preserve">these electronics </w:t>
      </w:r>
      <w:r w:rsidRPr="006D69C5">
        <w:rPr>
          <w:rFonts w:eastAsia="Times New Roman" w:cstheme="minorHAnsi"/>
          <w:color w:val="000000"/>
          <w:lang w:val="en-US"/>
        </w:rPr>
        <w:t>from shock</w:t>
      </w:r>
      <w:r w:rsidR="0047277B" w:rsidRPr="006D69C5">
        <w:rPr>
          <w:rFonts w:eastAsia="Times New Roman" w:cstheme="minorHAnsi"/>
          <w:color w:val="000000"/>
          <w:lang w:val="en-US"/>
        </w:rPr>
        <w:t>s</w:t>
      </w:r>
      <w:r w:rsidRPr="006D69C5">
        <w:rPr>
          <w:rFonts w:eastAsia="Times New Roman" w:cstheme="minorHAnsi"/>
          <w:color w:val="000000"/>
          <w:lang w:val="en-US"/>
        </w:rPr>
        <w:t xml:space="preserve"> and sand </w:t>
      </w:r>
      <w:r w:rsidR="008560FC">
        <w:rPr>
          <w:rFonts w:eastAsia="Times New Roman" w:cstheme="minorHAnsi"/>
          <w:color w:val="000000"/>
          <w:lang w:val="en-US"/>
        </w:rPr>
        <w:t>using</w:t>
      </w:r>
      <w:r w:rsidRPr="006D69C5">
        <w:rPr>
          <w:rFonts w:eastAsia="Times New Roman" w:cstheme="minorHAnsi"/>
          <w:color w:val="000000"/>
          <w:lang w:val="en-US"/>
        </w:rPr>
        <w:t xml:space="preserve"> parafilm and 2-part epoxy glue. </w:t>
      </w:r>
      <w:r w:rsidR="001540EF" w:rsidRPr="006D69C5">
        <w:rPr>
          <w:rFonts w:eastAsia="Times New Roman" w:cstheme="minorHAnsi"/>
          <w:color w:val="000000"/>
          <w:lang w:val="en-US"/>
        </w:rPr>
        <w:t xml:space="preserve">Completed </w:t>
      </w:r>
      <w:r w:rsidR="002F775A" w:rsidRPr="006D69C5">
        <w:rPr>
          <w:rFonts w:eastAsia="Times New Roman" w:cstheme="minorHAnsi"/>
          <w:color w:val="000000"/>
          <w:lang w:val="en-US"/>
        </w:rPr>
        <w:t>collars</w:t>
      </w:r>
      <w:r w:rsidRPr="006D69C5">
        <w:rPr>
          <w:rFonts w:eastAsia="Times New Roman" w:cstheme="minorHAnsi"/>
          <w:color w:val="000000"/>
          <w:lang w:val="en-US"/>
        </w:rPr>
        <w:t xml:space="preserve"> weighed 22</w:t>
      </w:r>
      <w:r w:rsidR="008560FC">
        <w:rPr>
          <w:rFonts w:eastAsia="Times New Roman" w:cstheme="minorHAnsi"/>
          <w:color w:val="000000"/>
          <w:lang w:val="en-US"/>
        </w:rPr>
        <w:t>-</w:t>
      </w:r>
      <w:r w:rsidRPr="006D69C5">
        <w:rPr>
          <w:rFonts w:eastAsia="Times New Roman" w:cstheme="minorHAnsi"/>
          <w:color w:val="000000"/>
          <w:lang w:val="en-US"/>
        </w:rPr>
        <w:t>25g</w:t>
      </w:r>
      <w:r w:rsidR="00C05760" w:rsidRPr="006D69C5">
        <w:rPr>
          <w:rFonts w:eastAsia="Times New Roman" w:cstheme="minorHAnsi"/>
          <w:color w:val="000000"/>
          <w:lang w:val="en-US"/>
        </w:rPr>
        <w:t xml:space="preserve">, </w:t>
      </w:r>
      <w:r w:rsidR="008560FC">
        <w:rPr>
          <w:rFonts w:eastAsia="Times New Roman" w:cstheme="minorHAnsi"/>
          <w:color w:val="000000"/>
          <w:lang w:val="en-US"/>
        </w:rPr>
        <w:t>never exceeding</w:t>
      </w:r>
      <w:r w:rsidR="00C05760" w:rsidRPr="006D69C5">
        <w:rPr>
          <w:rFonts w:eastAsia="Times New Roman" w:cstheme="minorHAnsi"/>
          <w:color w:val="000000"/>
          <w:lang w:val="en-US"/>
        </w:rPr>
        <w:t xml:space="preserve"> 5% of the </w:t>
      </w:r>
      <w:r w:rsidR="006723F3">
        <w:rPr>
          <w:rFonts w:eastAsia="Times New Roman" w:cstheme="minorHAnsi"/>
          <w:color w:val="000000"/>
          <w:lang w:val="en-US"/>
        </w:rPr>
        <w:t>animal’s</w:t>
      </w:r>
      <w:r w:rsidR="00C05760" w:rsidRPr="006D69C5">
        <w:rPr>
          <w:rFonts w:eastAsia="Times New Roman" w:cstheme="minorHAnsi"/>
          <w:color w:val="000000"/>
          <w:lang w:val="en-US"/>
        </w:rPr>
        <w:t xml:space="preserve"> body mass</w:t>
      </w:r>
      <w:r w:rsidRPr="006D69C5">
        <w:rPr>
          <w:rFonts w:eastAsia="Times New Roman" w:cstheme="minorHAnsi"/>
          <w:color w:val="000000"/>
          <w:lang w:val="en-US"/>
        </w:rPr>
        <w:t xml:space="preserve">. </w:t>
      </w:r>
      <w:r w:rsidR="008560FC" w:rsidRPr="006D69C5">
        <w:rPr>
          <w:rFonts w:eastAsia="Times New Roman" w:cstheme="minorHAnsi"/>
          <w:color w:val="000000"/>
          <w:lang w:val="en-US"/>
        </w:rPr>
        <w:t xml:space="preserve">Juvenile individuals were </w:t>
      </w:r>
      <w:r w:rsidR="008560FC">
        <w:rPr>
          <w:rFonts w:eastAsia="Times New Roman" w:cstheme="minorHAnsi"/>
          <w:color w:val="000000"/>
          <w:lang w:val="en-US"/>
        </w:rPr>
        <w:t>below the minimal size for fitting a GPS collar</w:t>
      </w:r>
      <w:r w:rsidR="008560FC" w:rsidRPr="006D69C5">
        <w:rPr>
          <w:rFonts w:eastAsia="Times New Roman" w:cstheme="minorHAnsi"/>
          <w:color w:val="000000"/>
          <w:lang w:val="en-US"/>
        </w:rPr>
        <w:t>, therefore their movement could not be recorded</w:t>
      </w:r>
      <w:r w:rsidR="008560FC">
        <w:rPr>
          <w:rFonts w:eastAsia="Times New Roman" w:cstheme="minorHAnsi"/>
          <w:color w:val="000000"/>
          <w:lang w:val="en-US"/>
        </w:rPr>
        <w:t xml:space="preserve">. </w:t>
      </w:r>
      <w:r w:rsidRPr="006D69C5">
        <w:rPr>
          <w:rFonts w:eastAsia="Times New Roman" w:cstheme="minorHAnsi"/>
          <w:color w:val="000000"/>
          <w:lang w:val="en-US"/>
        </w:rPr>
        <w:t xml:space="preserve">Once fitted on a meerkat, the GPS board </w:t>
      </w:r>
      <w:r w:rsidR="001540EF" w:rsidRPr="006D69C5">
        <w:rPr>
          <w:rFonts w:eastAsia="Times New Roman" w:cstheme="minorHAnsi"/>
          <w:color w:val="000000"/>
          <w:lang w:val="en-US"/>
        </w:rPr>
        <w:t>rested</w:t>
      </w:r>
      <w:r w:rsidRPr="006D69C5">
        <w:rPr>
          <w:rFonts w:eastAsia="Times New Roman" w:cstheme="minorHAnsi"/>
          <w:color w:val="000000"/>
          <w:lang w:val="en-US"/>
        </w:rPr>
        <w:t xml:space="preserve"> </w:t>
      </w:r>
      <w:r w:rsidR="00093C4E">
        <w:rPr>
          <w:rFonts w:eastAsia="Times New Roman" w:cstheme="minorHAnsi"/>
          <w:color w:val="000000"/>
          <w:lang w:val="en-US"/>
        </w:rPr>
        <w:t xml:space="preserve">on </w:t>
      </w:r>
      <w:r w:rsidR="00C058F3">
        <w:rPr>
          <w:rFonts w:eastAsia="Times New Roman" w:cstheme="minorHAnsi"/>
          <w:color w:val="000000"/>
          <w:lang w:val="en-US"/>
        </w:rPr>
        <w:t xml:space="preserve">the </w:t>
      </w:r>
      <w:r w:rsidR="00C058F3" w:rsidRPr="006D69C5">
        <w:rPr>
          <w:rFonts w:eastAsia="Times New Roman" w:cstheme="minorHAnsi"/>
          <w:color w:val="000000"/>
          <w:lang w:val="en-US"/>
        </w:rPr>
        <w:t>back</w:t>
      </w:r>
      <w:r w:rsidRPr="006D69C5">
        <w:rPr>
          <w:rFonts w:eastAsia="Times New Roman" w:cstheme="minorHAnsi"/>
          <w:color w:val="000000"/>
          <w:lang w:val="en-US"/>
        </w:rPr>
        <w:t xml:space="preserve"> of the neck, with the whip antenna pointing down the back of the individual (Figure </w:t>
      </w:r>
      <w:r w:rsidR="00D10091">
        <w:rPr>
          <w:rFonts w:eastAsia="Times New Roman" w:cstheme="minorHAnsi"/>
          <w:color w:val="000000"/>
          <w:lang w:val="en-US"/>
        </w:rPr>
        <w:t>1</w:t>
      </w:r>
      <w:r w:rsidR="002949FB">
        <w:rPr>
          <w:rFonts w:eastAsia="Times New Roman" w:cstheme="minorHAnsi"/>
          <w:color w:val="000000"/>
          <w:lang w:val="en-US"/>
        </w:rPr>
        <w:t>A</w:t>
      </w:r>
      <w:r w:rsidRPr="006D69C5">
        <w:rPr>
          <w:rFonts w:eastAsia="Times New Roman" w:cstheme="minorHAnsi"/>
          <w:color w:val="000000"/>
          <w:lang w:val="en-US"/>
        </w:rPr>
        <w:t>).</w:t>
      </w:r>
      <w:r w:rsidR="00AF6496">
        <w:rPr>
          <w:rFonts w:eastAsia="Times New Roman" w:cstheme="minorHAnsi"/>
          <w:i/>
          <w:color w:val="434343"/>
          <w:lang w:val="en-US"/>
        </w:rPr>
        <w:t xml:space="preserve"> </w:t>
      </w:r>
      <w:r w:rsidR="008560FC">
        <w:rPr>
          <w:rFonts w:eastAsia="Times New Roman" w:cstheme="minorHAnsi"/>
          <w:color w:val="000000"/>
          <w:lang w:val="en-US"/>
        </w:rPr>
        <w:t>Owing</w:t>
      </w:r>
      <w:r w:rsidR="005B747C">
        <w:rPr>
          <w:rFonts w:eastAsia="Times New Roman" w:cstheme="minorHAnsi"/>
          <w:color w:val="000000"/>
          <w:lang w:val="en-US"/>
        </w:rPr>
        <w:t xml:space="preserve"> to the high </w:t>
      </w:r>
      <w:r w:rsidR="008560FC">
        <w:rPr>
          <w:rFonts w:eastAsia="Times New Roman" w:cstheme="minorHAnsi"/>
          <w:color w:val="000000"/>
          <w:lang w:val="en-US"/>
        </w:rPr>
        <w:t xml:space="preserve">levels of </w:t>
      </w:r>
      <w:r w:rsidR="005B747C">
        <w:rPr>
          <w:rFonts w:eastAsia="Times New Roman" w:cstheme="minorHAnsi"/>
          <w:color w:val="000000"/>
          <w:lang w:val="en-US"/>
        </w:rPr>
        <w:t xml:space="preserve">habituation of meerkats at the KMP, </w:t>
      </w:r>
      <w:r w:rsidR="008560FC">
        <w:rPr>
          <w:rFonts w:eastAsia="Times New Roman" w:cstheme="minorHAnsi"/>
          <w:color w:val="000000"/>
          <w:lang w:val="en-US"/>
        </w:rPr>
        <w:t xml:space="preserve">the collars deployment was minimally </w:t>
      </w:r>
      <w:r w:rsidR="005B747C">
        <w:rPr>
          <w:rFonts w:eastAsia="Times New Roman" w:cstheme="minorHAnsi"/>
          <w:color w:val="000000"/>
          <w:lang w:val="en-US"/>
        </w:rPr>
        <w:t xml:space="preserve">invasive (see </w:t>
      </w:r>
      <w:r w:rsidR="00D10091">
        <w:rPr>
          <w:rFonts w:eastAsia="Times New Roman" w:cstheme="minorHAnsi"/>
          <w:color w:val="000000"/>
          <w:lang w:val="en-US"/>
        </w:rPr>
        <w:t>section 1 of the S</w:t>
      </w:r>
      <w:r w:rsidR="005B747C">
        <w:rPr>
          <w:rFonts w:eastAsia="Times New Roman" w:cstheme="minorHAnsi"/>
          <w:color w:val="000000"/>
          <w:lang w:val="en-US"/>
        </w:rPr>
        <w:t xml:space="preserve">upplements for detailed method). </w:t>
      </w:r>
      <w:r w:rsidR="0047277B" w:rsidRPr="006D69C5">
        <w:rPr>
          <w:rFonts w:eastAsia="Times New Roman" w:cstheme="minorHAnsi"/>
          <w:color w:val="000000"/>
          <w:lang w:val="en-US"/>
        </w:rPr>
        <w:t xml:space="preserve">All GPS units </w:t>
      </w:r>
      <w:r w:rsidR="00F576F0" w:rsidRPr="006D69C5">
        <w:rPr>
          <w:rFonts w:eastAsia="Times New Roman" w:cstheme="minorHAnsi"/>
          <w:color w:val="000000"/>
          <w:lang w:val="en-US"/>
        </w:rPr>
        <w:t>in</w:t>
      </w:r>
      <w:r w:rsidR="0047277B" w:rsidRPr="006D69C5">
        <w:rPr>
          <w:rFonts w:eastAsia="Times New Roman" w:cstheme="minorHAnsi"/>
          <w:color w:val="000000"/>
          <w:lang w:val="en-US"/>
        </w:rPr>
        <w:t xml:space="preserve"> a given group </w:t>
      </w:r>
      <w:r w:rsidR="008C78E3">
        <w:rPr>
          <w:rFonts w:eastAsia="Times New Roman" w:cstheme="minorHAnsi"/>
          <w:color w:val="000000"/>
          <w:lang w:val="en-US"/>
        </w:rPr>
        <w:t xml:space="preserve">were programmed to record </w:t>
      </w:r>
      <w:r w:rsidR="006723F3">
        <w:rPr>
          <w:rFonts w:eastAsia="Times New Roman" w:cstheme="minorHAnsi"/>
          <w:color w:val="000000"/>
          <w:lang w:val="en-US"/>
        </w:rPr>
        <w:t>simultaneously</w:t>
      </w:r>
      <w:r w:rsidR="0047277B" w:rsidRPr="006D69C5">
        <w:rPr>
          <w:rFonts w:eastAsia="Times New Roman" w:cstheme="minorHAnsi"/>
          <w:color w:val="000000"/>
          <w:lang w:val="en-US"/>
        </w:rPr>
        <w:t xml:space="preserve"> at 1 </w:t>
      </w:r>
      <w:r w:rsidR="006472C9" w:rsidRPr="006D69C5">
        <w:rPr>
          <w:rFonts w:eastAsia="Times New Roman" w:cstheme="minorHAnsi"/>
          <w:color w:val="000000"/>
          <w:lang w:val="en-US"/>
        </w:rPr>
        <w:t xml:space="preserve">GPS </w:t>
      </w:r>
      <w:r w:rsidR="0047277B" w:rsidRPr="006D69C5">
        <w:rPr>
          <w:rFonts w:eastAsia="Times New Roman" w:cstheme="minorHAnsi"/>
          <w:color w:val="000000"/>
          <w:lang w:val="en-US"/>
        </w:rPr>
        <w:t>fix/second for 3 hours every day</w:t>
      </w:r>
      <w:r w:rsidR="008C78E3">
        <w:rPr>
          <w:rFonts w:eastAsia="Times New Roman" w:cstheme="minorHAnsi"/>
          <w:color w:val="000000"/>
          <w:lang w:val="en-US"/>
        </w:rPr>
        <w:t xml:space="preserve"> during times when meerkats typically forage</w:t>
      </w:r>
      <w:r w:rsidR="008C78E3" w:rsidRPr="006D69C5">
        <w:rPr>
          <w:rFonts w:eastAsia="Times New Roman" w:cstheme="minorHAnsi"/>
          <w:color w:val="000000"/>
          <w:lang w:val="en-US"/>
        </w:rPr>
        <w:t xml:space="preserve"> within their territory </w:t>
      </w:r>
      <w:r w:rsidR="008C78E3">
        <w:rPr>
          <w:rFonts w:eastAsia="Times New Roman" w:cstheme="minorHAnsi"/>
          <w:color w:val="000000"/>
          <w:lang w:val="en-US"/>
        </w:rPr>
        <w:t>while moving as a group (</w:t>
      </w:r>
      <w:r w:rsidR="004640BA" w:rsidRPr="006D69C5">
        <w:rPr>
          <w:rFonts w:eastAsia="Times New Roman" w:cstheme="minorHAnsi"/>
          <w:color w:val="000000"/>
          <w:lang w:val="en-US"/>
        </w:rPr>
        <w:t>either in the morning after the group had left the sleeping burrow, or in the afternoon before returning to it</w:t>
      </w:r>
      <w:r w:rsidR="008C78E3">
        <w:rPr>
          <w:rFonts w:eastAsia="Times New Roman" w:cstheme="minorHAnsi"/>
          <w:color w:val="000000"/>
          <w:lang w:val="en-US"/>
        </w:rPr>
        <w:t>,</w:t>
      </w:r>
      <w:r w:rsidR="004640BA" w:rsidRPr="006D69C5">
        <w:rPr>
          <w:rFonts w:eastAsia="Times New Roman" w:cstheme="minorHAnsi"/>
          <w:color w:val="000000"/>
          <w:lang w:val="en-US"/>
        </w:rPr>
        <w:t xml:space="preserve"> depending on the deployment</w:t>
      </w:r>
      <w:r w:rsidR="00457A6B" w:rsidRPr="006D69C5">
        <w:rPr>
          <w:rFonts w:eastAsia="Times New Roman" w:cstheme="minorHAnsi"/>
          <w:color w:val="000000"/>
          <w:lang w:val="en-US"/>
        </w:rPr>
        <w:t xml:space="preserve"> round</w:t>
      </w:r>
      <w:r w:rsidR="008C78E3">
        <w:rPr>
          <w:rFonts w:eastAsia="Times New Roman" w:cstheme="minorHAnsi"/>
          <w:color w:val="000000"/>
          <w:lang w:val="en-US"/>
        </w:rPr>
        <w:t>)</w:t>
      </w:r>
      <w:r w:rsidR="000F236A" w:rsidRPr="006D69C5">
        <w:rPr>
          <w:rFonts w:eastAsia="Times New Roman" w:cstheme="minorHAnsi"/>
          <w:color w:val="000000"/>
          <w:lang w:val="en-US"/>
        </w:rPr>
        <w:t xml:space="preserve">. </w:t>
      </w:r>
      <w:r w:rsidR="008560FC">
        <w:rPr>
          <w:rFonts w:eastAsia="Times New Roman" w:cstheme="minorHAnsi"/>
          <w:color w:val="000000"/>
          <w:lang w:val="en-US"/>
        </w:rPr>
        <w:t>Total number of recording days</w:t>
      </w:r>
      <w:r w:rsidR="0047277B" w:rsidRPr="006D69C5">
        <w:rPr>
          <w:rFonts w:eastAsia="Times New Roman" w:cstheme="minorHAnsi"/>
          <w:color w:val="000000"/>
          <w:lang w:val="en-US"/>
        </w:rPr>
        <w:t xml:space="preserve"> </w:t>
      </w:r>
      <w:r w:rsidR="004640BA" w:rsidRPr="006D69C5">
        <w:rPr>
          <w:rFonts w:eastAsia="Times New Roman" w:cstheme="minorHAnsi"/>
          <w:color w:val="000000"/>
          <w:lang w:val="en-US"/>
        </w:rPr>
        <w:t>for a single deployment</w:t>
      </w:r>
      <w:r w:rsidR="00457A6B" w:rsidRPr="006D69C5">
        <w:rPr>
          <w:rFonts w:eastAsia="Times New Roman" w:cstheme="minorHAnsi"/>
          <w:color w:val="000000"/>
          <w:lang w:val="en-US"/>
        </w:rPr>
        <w:t xml:space="preserve"> round</w:t>
      </w:r>
      <w:r w:rsidR="004640BA"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ranged from </w:t>
      </w:r>
      <w:r w:rsidR="009249ED" w:rsidRPr="006D69C5">
        <w:rPr>
          <w:rFonts w:eastAsia="Times New Roman" w:cstheme="minorHAnsi"/>
          <w:color w:val="000000"/>
          <w:lang w:val="en-US"/>
        </w:rPr>
        <w:t>6 to 1</w:t>
      </w:r>
      <w:r w:rsidR="004640BA" w:rsidRPr="006D69C5">
        <w:rPr>
          <w:rFonts w:eastAsia="Times New Roman" w:cstheme="minorHAnsi"/>
          <w:color w:val="000000"/>
          <w:lang w:val="en-US"/>
        </w:rPr>
        <w:t>0</w:t>
      </w:r>
      <w:r w:rsidR="009249ED" w:rsidRPr="006D69C5">
        <w:rPr>
          <w:rFonts w:eastAsia="Times New Roman" w:cstheme="minorHAnsi"/>
          <w:color w:val="000000"/>
          <w:lang w:val="en-US"/>
        </w:rPr>
        <w:t xml:space="preserve"> </w:t>
      </w:r>
      <w:r w:rsidR="004640BA" w:rsidRPr="006D69C5">
        <w:rPr>
          <w:rFonts w:eastAsia="Times New Roman" w:cstheme="minorHAnsi"/>
          <w:color w:val="000000"/>
          <w:lang w:val="en-US"/>
        </w:rPr>
        <w:t xml:space="preserve">depending </w:t>
      </w:r>
      <w:r w:rsidR="00D31AE1" w:rsidRPr="006D69C5">
        <w:rPr>
          <w:rFonts w:eastAsia="Times New Roman" w:cstheme="minorHAnsi"/>
          <w:color w:val="000000"/>
          <w:lang w:val="en-US"/>
        </w:rPr>
        <w:t>on GPS-battery life.</w:t>
      </w:r>
      <w:r w:rsidR="00C12072" w:rsidRPr="006D69C5">
        <w:rPr>
          <w:rFonts w:eastAsia="Times New Roman" w:cstheme="minorHAnsi"/>
          <w:color w:val="000000"/>
          <w:lang w:val="en-US"/>
        </w:rPr>
        <w:t xml:space="preserve"> See Supplemental Table </w:t>
      </w:r>
      <w:r w:rsidR="007121AE">
        <w:rPr>
          <w:rFonts w:eastAsia="Times New Roman" w:cstheme="minorHAnsi"/>
          <w:color w:val="000000"/>
          <w:lang w:val="en-US"/>
        </w:rPr>
        <w:t>S1 and S2</w:t>
      </w:r>
      <w:r w:rsidR="00C12072" w:rsidRPr="006D69C5">
        <w:rPr>
          <w:rFonts w:eastAsia="Times New Roman" w:cstheme="minorHAnsi"/>
          <w:color w:val="000000"/>
          <w:lang w:val="en-US"/>
        </w:rPr>
        <w:t xml:space="preserve"> for detailed information on </w:t>
      </w:r>
      <w:r w:rsidR="00C058F3" w:rsidRPr="006D69C5">
        <w:rPr>
          <w:rFonts w:eastAsia="Times New Roman" w:cstheme="minorHAnsi"/>
          <w:color w:val="000000"/>
          <w:lang w:val="en-US"/>
        </w:rPr>
        <w:t xml:space="preserve">deployment timing </w:t>
      </w:r>
      <w:r w:rsidR="00C058F3">
        <w:rPr>
          <w:rFonts w:eastAsia="Times New Roman" w:cstheme="minorHAnsi"/>
          <w:color w:val="000000"/>
          <w:lang w:val="en-US"/>
        </w:rPr>
        <w:t xml:space="preserve">and </w:t>
      </w:r>
      <w:r w:rsidR="00C12072" w:rsidRPr="006D69C5">
        <w:rPr>
          <w:rFonts w:eastAsia="Times New Roman" w:cstheme="minorHAnsi"/>
          <w:color w:val="000000"/>
          <w:lang w:val="en-US"/>
        </w:rPr>
        <w:t>group composition.</w:t>
      </w:r>
      <w:r w:rsidR="00191ED0">
        <w:rPr>
          <w:rFonts w:eastAsia="Times New Roman" w:cstheme="minorHAnsi"/>
          <w:i/>
          <w:color w:val="434343"/>
          <w:lang w:val="en-US"/>
        </w:rPr>
        <w:t xml:space="preserve"> </w:t>
      </w:r>
      <w:r w:rsidR="000F236A">
        <w:rPr>
          <w:rFonts w:eastAsia="Times New Roman" w:cstheme="minorHAnsi"/>
          <w:color w:val="000000"/>
          <w:lang w:val="en-US"/>
        </w:rPr>
        <w:t>During the recording session, an</w:t>
      </w:r>
      <w:r w:rsidR="000F236A" w:rsidRPr="006D69C5">
        <w:rPr>
          <w:rFonts w:eastAsia="Times New Roman" w:cstheme="minorHAnsi"/>
          <w:color w:val="000000"/>
          <w:lang w:val="en-US"/>
        </w:rPr>
        <w:t xml:space="preserve"> </w:t>
      </w:r>
      <w:r w:rsidR="000F236A">
        <w:rPr>
          <w:rFonts w:eastAsia="Times New Roman" w:cstheme="minorHAnsi"/>
          <w:color w:val="000000"/>
          <w:lang w:val="en-US"/>
        </w:rPr>
        <w:t>observer noted the times of any group-level disturbances</w:t>
      </w:r>
      <w:r w:rsidR="008C78E3">
        <w:rPr>
          <w:rFonts w:eastAsia="Times New Roman" w:cstheme="minorHAnsi"/>
          <w:color w:val="000000"/>
          <w:lang w:val="en-US"/>
        </w:rPr>
        <w:t xml:space="preserve"> </w:t>
      </w:r>
      <w:r w:rsidR="008C78E3" w:rsidRPr="006D69C5">
        <w:rPr>
          <w:rFonts w:eastAsia="Times New Roman" w:cstheme="minorHAnsi"/>
          <w:color w:val="000000"/>
          <w:lang w:val="en-US"/>
        </w:rPr>
        <w:t>(predator alarm</w:t>
      </w:r>
      <w:r w:rsidR="008C78E3">
        <w:rPr>
          <w:rFonts w:eastAsia="Times New Roman" w:cstheme="minorHAnsi"/>
          <w:color w:val="000000"/>
          <w:lang w:val="en-US"/>
        </w:rPr>
        <w:t>s</w:t>
      </w:r>
      <w:r w:rsidR="00AC4F21">
        <w:rPr>
          <w:rFonts w:eastAsia="Times New Roman" w:cstheme="minorHAnsi"/>
          <w:color w:val="000000"/>
          <w:lang w:val="en-US"/>
        </w:rPr>
        <w:t xml:space="preserve">, </w:t>
      </w:r>
      <w:r w:rsidR="008C78E3">
        <w:rPr>
          <w:rFonts w:eastAsia="Times New Roman" w:cstheme="minorHAnsi"/>
          <w:color w:val="000000"/>
          <w:lang w:val="en-US"/>
        </w:rPr>
        <w:t xml:space="preserve">inter-group </w:t>
      </w:r>
      <w:r w:rsidR="008C78E3">
        <w:rPr>
          <w:rFonts w:eastAsia="Times New Roman" w:cstheme="minorHAnsi"/>
          <w:color w:val="000000"/>
          <w:lang w:val="en-US"/>
        </w:rPr>
        <w:lastRenderedPageBreak/>
        <w:t>encounters</w:t>
      </w:r>
      <w:r w:rsidR="00AC4F21">
        <w:rPr>
          <w:rFonts w:eastAsia="Times New Roman" w:cstheme="minorHAnsi"/>
          <w:color w:val="000000"/>
          <w:lang w:val="en-US"/>
        </w:rPr>
        <w:t>, and complete inactivity</w:t>
      </w:r>
      <w:r w:rsidR="008C78E3" w:rsidRPr="006D69C5">
        <w:rPr>
          <w:rFonts w:eastAsia="Times New Roman" w:cstheme="minorHAnsi"/>
          <w:color w:val="000000"/>
          <w:lang w:val="en-US"/>
        </w:rPr>
        <w:t>)</w:t>
      </w:r>
      <w:r w:rsidR="000F236A">
        <w:rPr>
          <w:rFonts w:eastAsia="Times New Roman" w:cstheme="minorHAnsi"/>
          <w:color w:val="000000"/>
          <w:lang w:val="en-US"/>
        </w:rPr>
        <w:t xml:space="preserve"> on an</w:t>
      </w:r>
      <w:r w:rsidR="000F236A" w:rsidRPr="006D69C5">
        <w:rPr>
          <w:rFonts w:eastAsia="Times New Roman" w:cstheme="minorHAnsi"/>
          <w:color w:val="000000"/>
          <w:lang w:val="en-US"/>
        </w:rPr>
        <w:t xml:space="preserve"> all-occurrence basis</w:t>
      </w:r>
      <w:r w:rsidR="000F236A">
        <w:rPr>
          <w:rFonts w:eastAsia="Times New Roman" w:cstheme="minorHAnsi"/>
          <w:color w:val="000000"/>
          <w:lang w:val="en-US"/>
        </w:rPr>
        <w:t>, and these events were removed from the dataset in subsequent analyses (see below).</w:t>
      </w:r>
      <w:r w:rsidR="000F236A" w:rsidRPr="006D69C5">
        <w:rPr>
          <w:rFonts w:eastAsia="Times New Roman" w:cstheme="minorHAnsi"/>
          <w:color w:val="000000"/>
          <w:lang w:val="en-US"/>
        </w:rPr>
        <w:t xml:space="preserve"> </w:t>
      </w:r>
    </w:p>
    <w:p w14:paraId="1A24FE73" w14:textId="77777777" w:rsidR="000F236A" w:rsidRDefault="000F236A" w:rsidP="000F236A">
      <w:pPr>
        <w:spacing w:after="0" w:line="360" w:lineRule="auto"/>
        <w:jc w:val="both"/>
        <w:rPr>
          <w:rFonts w:eastAsia="Times New Roman" w:cstheme="minorHAnsi"/>
          <w:i/>
          <w:color w:val="434343"/>
          <w:lang w:val="en-US"/>
        </w:rPr>
      </w:pPr>
    </w:p>
    <w:p w14:paraId="56F48AD4" w14:textId="74F29AAE" w:rsidR="009249ED" w:rsidRPr="006D69C5" w:rsidRDefault="00307D20" w:rsidP="000F236A">
      <w:pPr>
        <w:spacing w:after="0" w:line="360" w:lineRule="auto"/>
        <w:jc w:val="both"/>
        <w:rPr>
          <w:rFonts w:eastAsia="Times New Roman" w:cstheme="minorHAnsi"/>
          <w:i/>
          <w:color w:val="434343"/>
          <w:lang w:val="en-US"/>
        </w:rPr>
      </w:pPr>
      <w:r w:rsidRPr="006D69C5">
        <w:rPr>
          <w:rFonts w:eastAsia="Times New Roman" w:cstheme="minorHAnsi"/>
          <w:i/>
          <w:color w:val="434343"/>
          <w:lang w:val="en-US"/>
        </w:rPr>
        <w:t>Data</w:t>
      </w:r>
      <w:r w:rsidR="00F85EAE" w:rsidRPr="006D69C5">
        <w:rPr>
          <w:rFonts w:eastAsia="Times New Roman" w:cstheme="minorHAnsi"/>
          <w:i/>
          <w:color w:val="434343"/>
          <w:lang w:val="en-US"/>
        </w:rPr>
        <w:t xml:space="preserve"> </w:t>
      </w:r>
      <w:r w:rsidR="003F452D" w:rsidRPr="006D69C5">
        <w:rPr>
          <w:rFonts w:eastAsia="Times New Roman" w:cstheme="minorHAnsi"/>
          <w:i/>
          <w:color w:val="434343"/>
          <w:lang w:val="en-US"/>
        </w:rPr>
        <w:t>pre-</w:t>
      </w:r>
      <w:r w:rsidR="00F85EAE" w:rsidRPr="006D69C5">
        <w:rPr>
          <w:rFonts w:eastAsia="Times New Roman" w:cstheme="minorHAnsi"/>
          <w:i/>
          <w:color w:val="434343"/>
          <w:lang w:val="en-US"/>
        </w:rPr>
        <w:t>processing</w:t>
      </w:r>
    </w:p>
    <w:p w14:paraId="164D455E" w14:textId="35225344" w:rsidR="000F236A" w:rsidRPr="006D69C5" w:rsidRDefault="000F236A" w:rsidP="000F236A">
      <w:pPr>
        <w:spacing w:before="240" w:after="240" w:line="360" w:lineRule="auto"/>
        <w:jc w:val="both"/>
        <w:rPr>
          <w:rFonts w:eastAsia="Times New Roman" w:cstheme="minorHAnsi"/>
          <w:lang w:val="en-US"/>
        </w:rPr>
      </w:pPr>
      <w:r>
        <w:rPr>
          <w:rFonts w:eastAsia="Times New Roman" w:cstheme="minorHAnsi"/>
          <w:color w:val="000000"/>
          <w:lang w:val="en-US"/>
        </w:rPr>
        <w:t xml:space="preserve">GPS </w:t>
      </w:r>
      <w:r w:rsidR="008560FC">
        <w:rPr>
          <w:rFonts w:eastAsia="Times New Roman" w:cstheme="minorHAnsi"/>
          <w:color w:val="000000"/>
          <w:lang w:val="en-US"/>
        </w:rPr>
        <w:t>c</w:t>
      </w:r>
      <w:r w:rsidRPr="006D69C5">
        <w:rPr>
          <w:rFonts w:eastAsia="Times New Roman" w:cstheme="minorHAnsi"/>
          <w:color w:val="000000"/>
          <w:lang w:val="en-US"/>
        </w:rPr>
        <w:t>oordinates were</w:t>
      </w:r>
      <w:r>
        <w:rPr>
          <w:rFonts w:eastAsia="Times New Roman" w:cstheme="minorHAnsi"/>
          <w:color w:val="000000"/>
          <w:lang w:val="en-US"/>
        </w:rPr>
        <w:t xml:space="preserve"> first</w:t>
      </w:r>
      <w:r w:rsidRPr="006D69C5">
        <w:rPr>
          <w:rFonts w:eastAsia="Times New Roman" w:cstheme="minorHAnsi"/>
          <w:color w:val="000000"/>
          <w:lang w:val="en-US"/>
        </w:rPr>
        <w:t xml:space="preserve"> converted from WGS84 to UTM S34 to allow for easier spatial analyses.</w:t>
      </w:r>
      <w:r>
        <w:rPr>
          <w:rFonts w:eastAsia="Times New Roman" w:cstheme="minorHAnsi"/>
          <w:color w:val="000000"/>
          <w:lang w:val="en-US"/>
        </w:rPr>
        <w:t xml:space="preserve"> </w:t>
      </w:r>
      <w:r w:rsidRPr="006D69C5">
        <w:rPr>
          <w:rFonts w:eastAsia="Times New Roman" w:cstheme="minorHAnsi"/>
          <w:color w:val="000000"/>
          <w:lang w:val="en-US"/>
        </w:rPr>
        <w:t>To increase GPS reliability and reduce sampling biases</w:t>
      </w:r>
      <w:r>
        <w:rPr>
          <w:rFonts w:eastAsia="Times New Roman" w:cstheme="minorHAnsi"/>
          <w:color w:val="000000"/>
          <w:lang w:val="en-US"/>
        </w:rPr>
        <w:t>,</w:t>
      </w:r>
      <w:r w:rsidRPr="006D69C5">
        <w:rPr>
          <w:rFonts w:eastAsia="Times New Roman" w:cstheme="minorHAnsi"/>
          <w:color w:val="000000"/>
          <w:lang w:val="en-US"/>
        </w:rPr>
        <w:t xml:space="preserve"> we </w:t>
      </w:r>
      <w:r>
        <w:rPr>
          <w:rFonts w:eastAsia="Times New Roman" w:cstheme="minorHAnsi"/>
          <w:color w:val="000000"/>
          <w:lang w:val="en-US"/>
        </w:rPr>
        <w:t xml:space="preserve">performed minimal </w:t>
      </w:r>
      <w:r w:rsidRPr="006D69C5">
        <w:rPr>
          <w:rFonts w:eastAsia="Times New Roman" w:cstheme="minorHAnsi"/>
          <w:color w:val="000000"/>
          <w:lang w:val="en-US"/>
        </w:rPr>
        <w:t>pre-process</w:t>
      </w:r>
      <w:r>
        <w:rPr>
          <w:rFonts w:eastAsia="Times New Roman" w:cstheme="minorHAnsi"/>
          <w:color w:val="000000"/>
          <w:lang w:val="en-US"/>
        </w:rPr>
        <w:t>ing of</w:t>
      </w:r>
      <w:r w:rsidRPr="006D69C5">
        <w:rPr>
          <w:rFonts w:eastAsia="Times New Roman" w:cstheme="minorHAnsi"/>
          <w:color w:val="000000"/>
          <w:lang w:val="en-US"/>
        </w:rPr>
        <w:t xml:space="preserve"> </w:t>
      </w:r>
      <w:r>
        <w:rPr>
          <w:rFonts w:eastAsia="Times New Roman" w:cstheme="minorHAnsi"/>
          <w:color w:val="000000"/>
          <w:lang w:val="en-US"/>
        </w:rPr>
        <w:t>GPS</w:t>
      </w:r>
      <w:r w:rsidRPr="006D69C5">
        <w:rPr>
          <w:rFonts w:eastAsia="Times New Roman" w:cstheme="minorHAnsi"/>
          <w:color w:val="000000"/>
          <w:lang w:val="en-US"/>
        </w:rPr>
        <w:t xml:space="preserve"> data before subsequent analy</w:t>
      </w:r>
      <w:r>
        <w:rPr>
          <w:rFonts w:eastAsia="Times New Roman" w:cstheme="minorHAnsi"/>
          <w:color w:val="000000"/>
          <w:lang w:val="en-US"/>
        </w:rPr>
        <w:t>sis. Specifically, w</w:t>
      </w:r>
      <w:r w:rsidRPr="006D69C5">
        <w:rPr>
          <w:rFonts w:eastAsia="Times New Roman" w:cstheme="minorHAnsi"/>
          <w:color w:val="000000"/>
          <w:lang w:val="en-US"/>
        </w:rPr>
        <w:t xml:space="preserve">hen GPS signals were not recorded continuously </w:t>
      </w:r>
      <w:r>
        <w:rPr>
          <w:rFonts w:eastAsia="Times New Roman" w:cstheme="minorHAnsi"/>
          <w:color w:val="000000"/>
          <w:lang w:val="en-US"/>
        </w:rPr>
        <w:t xml:space="preserve">(for instance </w:t>
      </w:r>
      <w:r w:rsidR="0066343F">
        <w:rPr>
          <w:rFonts w:eastAsia="Times New Roman" w:cstheme="minorHAnsi"/>
          <w:color w:val="000000"/>
          <w:lang w:val="en-US"/>
        </w:rPr>
        <w:t>if</w:t>
      </w:r>
      <w:r>
        <w:rPr>
          <w:rFonts w:eastAsia="Times New Roman" w:cstheme="minorHAnsi"/>
          <w:color w:val="000000"/>
          <w:lang w:val="en-US"/>
        </w:rPr>
        <w:t xml:space="preserve"> signal was lost after a meerkat entered </w:t>
      </w:r>
      <w:r w:rsidR="00CC10EE">
        <w:rPr>
          <w:rFonts w:eastAsia="Times New Roman" w:cstheme="minorHAnsi"/>
          <w:color w:val="000000"/>
          <w:lang w:val="en-US"/>
        </w:rPr>
        <w:t xml:space="preserve">a bolt-hole) </w:t>
      </w:r>
      <w:r w:rsidRPr="006D69C5">
        <w:rPr>
          <w:rFonts w:eastAsia="Times New Roman" w:cstheme="minorHAnsi"/>
          <w:color w:val="000000"/>
          <w:lang w:val="en-US"/>
        </w:rPr>
        <w:t xml:space="preserve">we discarded all </w:t>
      </w:r>
      <w:r w:rsidR="002F19FB">
        <w:rPr>
          <w:rFonts w:eastAsia="Times New Roman" w:cstheme="minorHAnsi"/>
          <w:color w:val="000000"/>
          <w:lang w:val="en-US"/>
        </w:rPr>
        <w:t xml:space="preserve">GPS </w:t>
      </w:r>
      <w:r w:rsidRPr="006D69C5">
        <w:rPr>
          <w:rFonts w:eastAsia="Times New Roman" w:cstheme="minorHAnsi"/>
          <w:color w:val="000000"/>
          <w:lang w:val="en-US"/>
        </w:rPr>
        <w:t xml:space="preserve">fixes taken </w:t>
      </w:r>
      <w:r w:rsidRPr="0078109E">
        <w:rPr>
          <w:rFonts w:eastAsia="Times New Roman" w:cstheme="minorHAnsi"/>
          <w:lang w:val="en-US"/>
        </w:rPr>
        <w:t>30s before signal loss and 30s after signal retrieval</w:t>
      </w:r>
      <w:r>
        <w:rPr>
          <w:rFonts w:eastAsia="Times New Roman" w:cstheme="minorHAnsi"/>
          <w:color w:val="000000"/>
          <w:lang w:val="en-US"/>
        </w:rPr>
        <w:t>, as these positions tended to be unreliable</w:t>
      </w:r>
      <w:r w:rsidRPr="006D69C5">
        <w:rPr>
          <w:rFonts w:eastAsia="Times New Roman" w:cstheme="minorHAnsi"/>
          <w:color w:val="000000"/>
          <w:lang w:val="en-US"/>
        </w:rPr>
        <w:t xml:space="preserve">. </w:t>
      </w:r>
      <w:r>
        <w:rPr>
          <w:rFonts w:eastAsia="Times New Roman" w:cstheme="minorHAnsi"/>
          <w:color w:val="000000"/>
          <w:lang w:val="en-US"/>
        </w:rPr>
        <w:t>We also</w:t>
      </w:r>
      <w:r w:rsidRPr="006D69C5">
        <w:rPr>
          <w:rFonts w:eastAsia="Times New Roman" w:cstheme="minorHAnsi"/>
          <w:color w:val="000000"/>
          <w:lang w:val="en-US"/>
        </w:rPr>
        <w:t xml:space="preserve"> removed fixes with fewer than </w:t>
      </w:r>
      <w:r w:rsidR="00CC10EE">
        <w:rPr>
          <w:rFonts w:eastAsia="Times New Roman" w:cstheme="minorHAnsi"/>
          <w:color w:val="000000"/>
          <w:lang w:val="en-US"/>
        </w:rPr>
        <w:t>five</w:t>
      </w:r>
      <w:r w:rsidRPr="006D69C5">
        <w:rPr>
          <w:rFonts w:eastAsia="Times New Roman" w:cstheme="minorHAnsi"/>
          <w:color w:val="000000"/>
          <w:lang w:val="en-US"/>
        </w:rPr>
        <w:t xml:space="preserve"> satellites detected.  </w:t>
      </w:r>
      <w:r>
        <w:rPr>
          <w:rFonts w:eastAsia="Times New Roman" w:cstheme="minorHAnsi"/>
          <w:color w:val="000000"/>
          <w:lang w:val="en-US"/>
        </w:rPr>
        <w:t xml:space="preserve">Finally, </w:t>
      </w:r>
      <w:r w:rsidR="002351EE">
        <w:rPr>
          <w:rFonts w:eastAsia="Times New Roman" w:cstheme="minorHAnsi"/>
          <w:color w:val="000000"/>
          <w:lang w:val="en-US"/>
        </w:rPr>
        <w:t xml:space="preserve">on six instances </w:t>
      </w:r>
      <w:r>
        <w:rPr>
          <w:rFonts w:eastAsia="Times New Roman" w:cstheme="minorHAnsi"/>
          <w:color w:val="000000"/>
          <w:lang w:val="en-US"/>
        </w:rPr>
        <w:t>we</w:t>
      </w:r>
      <w:r w:rsidRPr="006D69C5">
        <w:rPr>
          <w:rFonts w:eastAsia="Times New Roman" w:cstheme="minorHAnsi"/>
          <w:color w:val="000000"/>
          <w:lang w:val="en-US"/>
        </w:rPr>
        <w:t xml:space="preserve"> removed data suggesting</w:t>
      </w:r>
      <w:r w:rsidR="00AC0F67">
        <w:rPr>
          <w:rFonts w:eastAsia="Times New Roman" w:cstheme="minorHAnsi"/>
          <w:color w:val="000000"/>
          <w:lang w:val="en-US"/>
        </w:rPr>
        <w:t xml:space="preserve"> biologically</w:t>
      </w:r>
      <w:r w:rsidRPr="006D69C5">
        <w:rPr>
          <w:rFonts w:eastAsia="Times New Roman" w:cstheme="minorHAnsi"/>
          <w:color w:val="000000"/>
          <w:lang w:val="en-US"/>
        </w:rPr>
        <w:t xml:space="preserve"> unrealistic speeds (&gt;10 m displacement between </w:t>
      </w:r>
      <w:r w:rsidR="00CC10EE">
        <w:rPr>
          <w:rFonts w:eastAsia="Times New Roman" w:cstheme="minorHAnsi"/>
          <w:color w:val="000000"/>
          <w:lang w:val="en-US"/>
        </w:rPr>
        <w:t>two</w:t>
      </w:r>
      <w:r w:rsidRPr="006D69C5">
        <w:rPr>
          <w:rFonts w:eastAsia="Times New Roman" w:cstheme="minorHAnsi"/>
          <w:color w:val="000000"/>
          <w:lang w:val="en-US"/>
        </w:rPr>
        <w:t xml:space="preserve"> fixes </w:t>
      </w:r>
      <w:r w:rsidR="00CC10EE">
        <w:rPr>
          <w:rFonts w:eastAsia="Times New Roman" w:cstheme="minorHAnsi"/>
          <w:color w:val="000000"/>
          <w:lang w:val="en-US"/>
        </w:rPr>
        <w:t>one</w:t>
      </w:r>
      <w:r w:rsidRPr="006D69C5">
        <w:rPr>
          <w:rFonts w:eastAsia="Times New Roman" w:cstheme="minorHAnsi"/>
          <w:color w:val="000000"/>
          <w:lang w:val="en-US"/>
        </w:rPr>
        <w:t xml:space="preserve"> second apart) as these likely represented GPS errors. </w:t>
      </w:r>
    </w:p>
    <w:p w14:paraId="1B1430C2" w14:textId="77777777" w:rsidR="006F545A" w:rsidRDefault="0078109E" w:rsidP="00CC10EE">
      <w:pPr>
        <w:spacing w:before="240" w:after="240" w:line="360" w:lineRule="auto"/>
        <w:jc w:val="both"/>
        <w:rPr>
          <w:rFonts w:eastAsia="Times New Roman" w:cstheme="minorHAnsi"/>
          <w:color w:val="000000"/>
          <w:lang w:val="en-US"/>
        </w:rPr>
      </w:pPr>
      <w:r>
        <w:rPr>
          <w:rFonts w:eastAsia="Times New Roman" w:cstheme="minorHAnsi"/>
          <w:color w:val="000000"/>
          <w:lang w:val="en-US"/>
        </w:rPr>
        <w:t>In some instances, single individuals were</w:t>
      </w:r>
      <w:r w:rsidRPr="006D69C5">
        <w:rPr>
          <w:rFonts w:eastAsia="Times New Roman" w:cstheme="minorHAnsi"/>
          <w:color w:val="000000"/>
          <w:lang w:val="en-US"/>
        </w:rPr>
        <w:t xml:space="preserve"> away from the rest of the group during recording times, either at the communal burrow babysitting </w:t>
      </w:r>
      <w:r>
        <w:rPr>
          <w:rFonts w:eastAsia="Times New Roman" w:cstheme="minorHAnsi"/>
          <w:color w:val="000000"/>
          <w:lang w:val="en-US"/>
        </w:rPr>
        <w:t>pups</w:t>
      </w:r>
      <w:r w:rsidR="007121AE">
        <w:rPr>
          <w:rFonts w:eastAsia="Times New Roman" w:cstheme="minorHAnsi"/>
          <w:color w:val="000000"/>
          <w:lang w:val="en-US"/>
        </w:rPr>
        <w:t xml:space="preserve">, </w:t>
      </w:r>
      <w:r w:rsidRPr="006D69C5">
        <w:rPr>
          <w:rFonts w:eastAsia="Times New Roman" w:cstheme="minorHAnsi"/>
          <w:color w:val="000000"/>
          <w:lang w:val="en-US"/>
        </w:rPr>
        <w:t xml:space="preserve">out travelling on their own (“roving” behavior exhibited by adult males before </w:t>
      </w:r>
      <w:r>
        <w:rPr>
          <w:rFonts w:eastAsia="Times New Roman" w:cstheme="minorHAnsi"/>
          <w:color w:val="000000"/>
          <w:lang w:val="en-US"/>
        </w:rPr>
        <w:t>dispers</w:t>
      </w:r>
      <w:r w:rsidR="00AD63D6">
        <w:rPr>
          <w:rFonts w:eastAsia="Times New Roman" w:cstheme="minorHAnsi"/>
          <w:color w:val="000000"/>
          <w:lang w:val="en-US"/>
        </w:rPr>
        <w:t>ing</w:t>
      </w:r>
      <w:r>
        <w:rPr>
          <w:rFonts w:eastAsia="Times New Roman" w:cstheme="minorHAnsi"/>
          <w:color w:val="000000"/>
          <w:lang w:val="en-US"/>
        </w:rPr>
        <w:t xml:space="preserve"> from</w:t>
      </w:r>
      <w:r w:rsidRPr="006D69C5">
        <w:rPr>
          <w:rFonts w:eastAsia="Times New Roman" w:cstheme="minorHAnsi"/>
          <w:color w:val="000000"/>
          <w:lang w:val="en-US"/>
        </w:rPr>
        <w:t xml:space="preserve"> their natal territory)</w:t>
      </w:r>
      <w:r w:rsidR="007121AE">
        <w:rPr>
          <w:rFonts w:eastAsia="Times New Roman" w:cstheme="minorHAnsi"/>
          <w:color w:val="000000"/>
          <w:lang w:val="en-US"/>
        </w:rPr>
        <w:t>, and in one case evicted from the group for a few days by the pregnant dominant female</w:t>
      </w:r>
      <w:r w:rsidRPr="006D69C5">
        <w:rPr>
          <w:rFonts w:eastAsia="Times New Roman" w:cstheme="minorHAnsi"/>
          <w:color w:val="000000"/>
          <w:lang w:val="en-US"/>
        </w:rPr>
        <w:t xml:space="preserve">. In such instances the GPS </w:t>
      </w:r>
      <w:r>
        <w:rPr>
          <w:rFonts w:eastAsia="Times New Roman" w:cstheme="minorHAnsi"/>
          <w:color w:val="000000"/>
          <w:lang w:val="en-US"/>
        </w:rPr>
        <w:t>trajectory</w:t>
      </w:r>
      <w:r w:rsidRPr="006D69C5">
        <w:rPr>
          <w:rFonts w:eastAsia="Times New Roman" w:cstheme="minorHAnsi"/>
          <w:color w:val="000000"/>
          <w:lang w:val="en-US"/>
        </w:rPr>
        <w:t xml:space="preserve"> of that given individual was discarded but the analyses were performed normally on the rest of the group. </w:t>
      </w:r>
    </w:p>
    <w:p w14:paraId="46976339" w14:textId="5C2A29F5" w:rsidR="00CC10EE" w:rsidRDefault="006F545A" w:rsidP="00CC10EE">
      <w:pPr>
        <w:spacing w:before="240" w:after="240" w:line="360" w:lineRule="auto"/>
        <w:jc w:val="both"/>
        <w:rPr>
          <w:rFonts w:eastAsia="Times New Roman" w:cstheme="minorHAnsi"/>
          <w:color w:val="000000"/>
          <w:lang w:val="en-US"/>
        </w:rPr>
      </w:pPr>
      <w:r>
        <w:rPr>
          <w:rFonts w:eastAsia="Times New Roman" w:cstheme="minorHAnsi"/>
          <w:color w:val="000000"/>
          <w:lang w:val="en-US"/>
        </w:rPr>
        <w:t xml:space="preserve">Due to GPS tag battery failure and unsuccessful collaring attempts, </w:t>
      </w:r>
      <w:r w:rsidR="008560FC">
        <w:rPr>
          <w:rFonts w:eastAsia="Times New Roman" w:cstheme="minorHAnsi"/>
          <w:color w:val="000000"/>
          <w:lang w:val="en-US"/>
        </w:rPr>
        <w:t>we could not record</w:t>
      </w:r>
      <w:r w:rsidRPr="006D69C5">
        <w:rPr>
          <w:rFonts w:eastAsia="Times New Roman" w:cstheme="minorHAnsi"/>
          <w:color w:val="000000"/>
          <w:lang w:val="en-US"/>
        </w:rPr>
        <w:t xml:space="preserve"> every </w:t>
      </w:r>
      <w:r>
        <w:rPr>
          <w:rFonts w:eastAsia="Times New Roman" w:cstheme="minorHAnsi"/>
          <w:color w:val="000000"/>
          <w:lang w:val="en-US"/>
        </w:rPr>
        <w:t>adult group member</w:t>
      </w:r>
      <w:r w:rsidRPr="006D69C5">
        <w:rPr>
          <w:rFonts w:eastAsia="Times New Roman" w:cstheme="minorHAnsi"/>
          <w:color w:val="000000"/>
          <w:lang w:val="en-US"/>
        </w:rPr>
        <w:t xml:space="preserve"> </w:t>
      </w:r>
      <w:r w:rsidR="008560FC">
        <w:rPr>
          <w:rFonts w:eastAsia="Times New Roman" w:cstheme="minorHAnsi"/>
          <w:color w:val="000000"/>
          <w:lang w:val="en-US"/>
        </w:rPr>
        <w:t>throughout the whole deployment</w:t>
      </w:r>
      <w:r>
        <w:rPr>
          <w:rFonts w:eastAsia="Times New Roman" w:cstheme="minorHAnsi"/>
          <w:color w:val="000000"/>
          <w:lang w:val="en-US"/>
        </w:rPr>
        <w:t xml:space="preserve"> (see Supplementary table S2 for details). </w:t>
      </w:r>
      <w:r w:rsidR="008560FC">
        <w:rPr>
          <w:rFonts w:eastAsia="Times New Roman" w:cstheme="minorHAnsi"/>
          <w:color w:val="000000"/>
          <w:lang w:val="en-US"/>
        </w:rPr>
        <w:t>We excluded t</w:t>
      </w:r>
      <w:r w:rsidR="00AC0F67">
        <w:rPr>
          <w:rFonts w:eastAsia="Times New Roman" w:cstheme="minorHAnsi"/>
          <w:color w:val="000000"/>
          <w:lang w:val="en-US"/>
        </w:rPr>
        <w:t xml:space="preserve">ime </w:t>
      </w:r>
      <w:r w:rsidR="002351EE">
        <w:rPr>
          <w:rFonts w:eastAsia="Times New Roman" w:cstheme="minorHAnsi"/>
          <w:color w:val="000000"/>
          <w:lang w:val="en-US"/>
        </w:rPr>
        <w:t>points</w:t>
      </w:r>
      <w:r w:rsidR="000F236A" w:rsidRPr="006D69C5">
        <w:rPr>
          <w:rFonts w:eastAsia="Times New Roman" w:cstheme="minorHAnsi"/>
          <w:color w:val="000000"/>
          <w:lang w:val="en-US"/>
        </w:rPr>
        <w:t xml:space="preserve"> </w:t>
      </w:r>
      <w:r w:rsidR="000F236A">
        <w:rPr>
          <w:rFonts w:eastAsia="Times New Roman" w:cstheme="minorHAnsi"/>
          <w:color w:val="000000"/>
          <w:lang w:val="en-US"/>
        </w:rPr>
        <w:t>when</w:t>
      </w:r>
      <w:r w:rsidR="000F236A" w:rsidRPr="006D69C5">
        <w:rPr>
          <w:rFonts w:eastAsia="Times New Roman" w:cstheme="minorHAnsi"/>
          <w:color w:val="000000"/>
          <w:lang w:val="en-US"/>
        </w:rPr>
        <w:t xml:space="preserve"> fewer than </w:t>
      </w:r>
      <w:r w:rsidR="008560FC">
        <w:rPr>
          <w:rFonts w:eastAsia="Times New Roman" w:cstheme="minorHAnsi"/>
          <w:color w:val="000000"/>
          <w:lang w:val="en-US"/>
        </w:rPr>
        <w:t>two-third</w:t>
      </w:r>
      <w:r w:rsidR="000F236A" w:rsidRPr="006D69C5">
        <w:rPr>
          <w:rFonts w:eastAsia="Times New Roman" w:cstheme="minorHAnsi"/>
          <w:color w:val="000000"/>
          <w:lang w:val="en-US"/>
        </w:rPr>
        <w:t xml:space="preserve"> of the non-juveniles present </w:t>
      </w:r>
      <w:r w:rsidR="0078109E">
        <w:rPr>
          <w:rFonts w:eastAsia="Times New Roman" w:cstheme="minorHAnsi"/>
          <w:color w:val="000000"/>
          <w:lang w:val="en-US"/>
        </w:rPr>
        <w:t xml:space="preserve">that day </w:t>
      </w:r>
      <w:r w:rsidR="000F236A" w:rsidRPr="006D69C5">
        <w:rPr>
          <w:rFonts w:eastAsia="Times New Roman" w:cstheme="minorHAnsi"/>
          <w:color w:val="000000"/>
          <w:lang w:val="en-US"/>
        </w:rPr>
        <w:t>were recorded</w:t>
      </w:r>
      <w:r w:rsidR="008560FC">
        <w:rPr>
          <w:rFonts w:eastAsia="Times New Roman" w:cstheme="minorHAnsi"/>
          <w:color w:val="000000"/>
          <w:lang w:val="en-US"/>
        </w:rPr>
        <w:t>,</w:t>
      </w:r>
      <w:r w:rsidR="000F236A" w:rsidRPr="006D69C5">
        <w:rPr>
          <w:rFonts w:eastAsia="Times New Roman" w:cstheme="minorHAnsi"/>
          <w:color w:val="000000"/>
          <w:lang w:val="en-US"/>
        </w:rPr>
        <w:t xml:space="preserve"> to reduce the impacts of “invisible” (untracked) individuals. </w:t>
      </w:r>
      <w:r w:rsidR="002A6DA1" w:rsidRPr="006D69C5">
        <w:rPr>
          <w:rFonts w:eastAsia="Times New Roman" w:cstheme="minorHAnsi"/>
          <w:noProof/>
          <w:color w:val="000000"/>
          <w:lang w:val="en-US"/>
        </w:rPr>
        <w:t>We also removed</w:t>
      </w:r>
      <w:r w:rsidR="008560FC">
        <w:rPr>
          <w:rFonts w:eastAsia="Times New Roman" w:cstheme="minorHAnsi"/>
          <w:noProof/>
          <w:color w:val="000000"/>
          <w:lang w:val="en-US"/>
        </w:rPr>
        <w:t xml:space="preserve"> non-presentative group movement states such as</w:t>
      </w:r>
      <w:r w:rsidR="002A6DA1" w:rsidRPr="006D69C5">
        <w:rPr>
          <w:rFonts w:eastAsia="Times New Roman" w:cstheme="minorHAnsi"/>
          <w:noProof/>
          <w:color w:val="000000"/>
          <w:lang w:val="en-US"/>
        </w:rPr>
        <w:t xml:space="preserve"> </w:t>
      </w:r>
      <w:r w:rsidR="00C94DE7" w:rsidRPr="006D69C5">
        <w:rPr>
          <w:rFonts w:eastAsia="Times New Roman" w:cstheme="minorHAnsi"/>
          <w:noProof/>
          <w:color w:val="000000"/>
          <w:lang w:val="en-US"/>
        </w:rPr>
        <w:t>predator alarms</w:t>
      </w:r>
      <w:r w:rsidR="008560FC">
        <w:rPr>
          <w:rFonts w:eastAsia="Times New Roman" w:cstheme="minorHAnsi"/>
          <w:noProof/>
          <w:color w:val="000000"/>
          <w:lang w:val="en-US"/>
        </w:rPr>
        <w:t xml:space="preserve"> responses</w:t>
      </w:r>
      <w:r w:rsidR="00AC4F21">
        <w:rPr>
          <w:rFonts w:eastAsia="Times New Roman" w:cstheme="minorHAnsi"/>
          <w:noProof/>
          <w:color w:val="000000"/>
          <w:lang w:val="en-US"/>
        </w:rPr>
        <w:t xml:space="preserve">, </w:t>
      </w:r>
      <w:r w:rsidR="008560FC">
        <w:rPr>
          <w:rFonts w:eastAsia="Times New Roman" w:cstheme="minorHAnsi"/>
          <w:noProof/>
          <w:color w:val="000000"/>
          <w:lang w:val="en-US"/>
        </w:rPr>
        <w:t>rare instances of complete inactivity due to the heat</w:t>
      </w:r>
      <w:r w:rsidR="008560FC">
        <w:rPr>
          <w:rFonts w:eastAsia="Times New Roman" w:cstheme="minorHAnsi"/>
          <w:noProof/>
          <w:color w:val="000000"/>
          <w:lang w:val="en-US"/>
        </w:rPr>
        <w:t>,</w:t>
      </w:r>
      <w:r w:rsidR="008560FC" w:rsidRPr="006D69C5">
        <w:rPr>
          <w:rFonts w:eastAsia="Times New Roman" w:cstheme="minorHAnsi"/>
          <w:noProof/>
          <w:color w:val="000000"/>
          <w:lang w:val="en-US"/>
        </w:rPr>
        <w:t xml:space="preserve"> </w:t>
      </w:r>
      <w:r w:rsidR="00C94DE7" w:rsidRPr="006D69C5">
        <w:rPr>
          <w:rFonts w:eastAsia="Times New Roman" w:cstheme="minorHAnsi"/>
          <w:noProof/>
          <w:color w:val="000000"/>
          <w:lang w:val="en-US"/>
        </w:rPr>
        <w:t>one instance of encounter with another</w:t>
      </w:r>
      <w:r w:rsidR="008560FC">
        <w:rPr>
          <w:rFonts w:eastAsia="Times New Roman" w:cstheme="minorHAnsi"/>
          <w:noProof/>
          <w:color w:val="000000"/>
          <w:lang w:val="en-US"/>
        </w:rPr>
        <w:t xml:space="preserve"> meerkat</w:t>
      </w:r>
      <w:r w:rsidR="00C94DE7" w:rsidRPr="006D69C5">
        <w:rPr>
          <w:rFonts w:eastAsia="Times New Roman" w:cstheme="minorHAnsi"/>
          <w:noProof/>
          <w:color w:val="000000"/>
          <w:lang w:val="en-US"/>
        </w:rPr>
        <w:t xml:space="preserve"> group</w:t>
      </w:r>
      <w:r w:rsidR="00AC4F21">
        <w:rPr>
          <w:rFonts w:eastAsia="Times New Roman" w:cstheme="minorHAnsi"/>
          <w:noProof/>
          <w:color w:val="000000"/>
          <w:lang w:val="en-US"/>
        </w:rPr>
        <w:t xml:space="preserve">, </w:t>
      </w:r>
      <w:r w:rsidR="008560FC">
        <w:rPr>
          <w:rFonts w:eastAsia="Times New Roman" w:cstheme="minorHAnsi"/>
          <w:noProof/>
          <w:color w:val="000000"/>
          <w:lang w:val="en-US"/>
        </w:rPr>
        <w:t>and one</w:t>
      </w:r>
      <w:r w:rsidR="00CC10EE">
        <w:rPr>
          <w:rFonts w:eastAsia="Times New Roman" w:cstheme="minorHAnsi"/>
          <w:color w:val="000000"/>
          <w:lang w:val="en-US"/>
        </w:rPr>
        <w:t xml:space="preserve"> </w:t>
      </w:r>
      <w:r w:rsidR="00CC10EE" w:rsidRPr="006D69C5">
        <w:rPr>
          <w:rFonts w:eastAsia="Times New Roman" w:cstheme="minorHAnsi"/>
          <w:color w:val="000000"/>
          <w:lang w:val="en-US"/>
        </w:rPr>
        <w:t xml:space="preserve">day </w:t>
      </w:r>
      <w:r w:rsidR="008560FC">
        <w:rPr>
          <w:rFonts w:eastAsia="Times New Roman" w:cstheme="minorHAnsi"/>
          <w:color w:val="000000"/>
          <w:lang w:val="en-US"/>
        </w:rPr>
        <w:t>when</w:t>
      </w:r>
      <w:r w:rsidR="00CC10EE" w:rsidRPr="006D69C5">
        <w:rPr>
          <w:rFonts w:eastAsia="Times New Roman" w:cstheme="minorHAnsi"/>
          <w:color w:val="000000"/>
          <w:lang w:val="en-US"/>
        </w:rPr>
        <w:t xml:space="preserve"> </w:t>
      </w:r>
      <w:r w:rsidR="008560FC">
        <w:rPr>
          <w:rFonts w:eastAsia="Times New Roman" w:cstheme="minorHAnsi"/>
          <w:color w:val="000000"/>
          <w:lang w:val="en-US"/>
        </w:rPr>
        <w:t>three</w:t>
      </w:r>
      <w:r w:rsidR="00CC10EE" w:rsidRPr="006D69C5">
        <w:rPr>
          <w:rFonts w:eastAsia="Times New Roman" w:cstheme="minorHAnsi"/>
          <w:color w:val="000000"/>
          <w:lang w:val="en-US"/>
        </w:rPr>
        <w:t xml:space="preserve"> adult males </w:t>
      </w:r>
      <w:r w:rsidR="008560FC">
        <w:rPr>
          <w:rFonts w:eastAsia="Times New Roman" w:cstheme="minorHAnsi"/>
          <w:color w:val="000000"/>
          <w:lang w:val="en-US"/>
        </w:rPr>
        <w:t xml:space="preserve">(including the dominant) </w:t>
      </w:r>
      <w:r w:rsidR="00CC10EE">
        <w:rPr>
          <w:rFonts w:eastAsia="Times New Roman" w:cstheme="minorHAnsi"/>
          <w:color w:val="000000"/>
          <w:lang w:val="en-US"/>
        </w:rPr>
        <w:t>were not present with the group</w:t>
      </w:r>
      <w:r w:rsidR="00CC10EE" w:rsidRPr="006D69C5">
        <w:rPr>
          <w:rFonts w:eastAsia="Times New Roman" w:cstheme="minorHAnsi"/>
          <w:color w:val="000000"/>
          <w:lang w:val="en-US"/>
        </w:rPr>
        <w:t>.</w:t>
      </w:r>
      <w:r w:rsidR="00185C41">
        <w:rPr>
          <w:rFonts w:eastAsia="Times New Roman" w:cstheme="minorHAnsi"/>
          <w:color w:val="000000"/>
          <w:lang w:val="en-US"/>
        </w:rPr>
        <w:t xml:space="preserve"> After the removal of </w:t>
      </w:r>
      <w:r w:rsidR="008560FC">
        <w:rPr>
          <w:rFonts w:eastAsia="Times New Roman" w:cstheme="minorHAnsi"/>
          <w:color w:val="000000"/>
          <w:lang w:val="en-US"/>
        </w:rPr>
        <w:t>these</w:t>
      </w:r>
      <w:r w:rsidR="00185C41">
        <w:rPr>
          <w:rFonts w:eastAsia="Times New Roman" w:cstheme="minorHAnsi"/>
          <w:color w:val="000000"/>
          <w:lang w:val="en-US"/>
        </w:rPr>
        <w:t xml:space="preserve"> data, we were left with a minimum of 9.5 hours (NQ21) and a maximum of 37.5 hours (HM17) of </w:t>
      </w:r>
      <w:r w:rsidR="008560FC">
        <w:rPr>
          <w:rFonts w:eastAsia="Times New Roman" w:cstheme="minorHAnsi"/>
          <w:color w:val="000000"/>
          <w:lang w:val="en-US"/>
        </w:rPr>
        <w:t>usable</w:t>
      </w:r>
      <w:r w:rsidR="00185C41">
        <w:rPr>
          <w:rFonts w:eastAsia="Times New Roman" w:cstheme="minorHAnsi"/>
          <w:color w:val="000000"/>
          <w:lang w:val="en-US"/>
        </w:rPr>
        <w:t xml:space="preserve"> data (see table S1 in supplements).</w:t>
      </w:r>
    </w:p>
    <w:p w14:paraId="0DC23712" w14:textId="77777777" w:rsidR="002E2029" w:rsidRDefault="002E2029" w:rsidP="00CC10EE">
      <w:pPr>
        <w:spacing w:before="240" w:after="240" w:line="360" w:lineRule="auto"/>
        <w:jc w:val="both"/>
        <w:rPr>
          <w:rFonts w:eastAsia="Times New Roman" w:cstheme="minorHAnsi"/>
          <w:b/>
          <w:color w:val="000000"/>
          <w:lang w:val="en-US"/>
        </w:rPr>
      </w:pPr>
    </w:p>
    <w:p w14:paraId="0DC53C45" w14:textId="77777777" w:rsidR="002E2029" w:rsidRDefault="002E2029" w:rsidP="00CC10EE">
      <w:pPr>
        <w:spacing w:before="240" w:after="240" w:line="360" w:lineRule="auto"/>
        <w:jc w:val="both"/>
        <w:rPr>
          <w:rFonts w:eastAsia="Times New Roman" w:cstheme="minorHAnsi"/>
          <w:b/>
          <w:color w:val="000000"/>
          <w:lang w:val="en-US"/>
        </w:rPr>
      </w:pPr>
    </w:p>
    <w:p w14:paraId="0FFD7987" w14:textId="31510F50" w:rsidR="00CE0681" w:rsidRDefault="00F85EAE" w:rsidP="00CC10EE">
      <w:pPr>
        <w:spacing w:before="240" w:after="240" w:line="360" w:lineRule="auto"/>
        <w:jc w:val="both"/>
        <w:rPr>
          <w:rFonts w:eastAsia="Times New Roman" w:cstheme="minorHAnsi"/>
          <w:b/>
          <w:color w:val="000000"/>
          <w:lang w:val="en-US"/>
        </w:rPr>
      </w:pPr>
      <w:r w:rsidRPr="006D69C5">
        <w:rPr>
          <w:rFonts w:eastAsia="Times New Roman" w:cstheme="minorHAnsi"/>
          <w:b/>
          <w:color w:val="000000"/>
          <w:lang w:val="en-US"/>
        </w:rPr>
        <w:t>Analysis</w:t>
      </w:r>
    </w:p>
    <w:p w14:paraId="15A0BD15" w14:textId="3287F241" w:rsidR="00CC10EE" w:rsidRDefault="00CC10EE" w:rsidP="00FC7611">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lastRenderedPageBreak/>
        <w:t xml:space="preserve">To quantify individual influence from movement data, we defined </w:t>
      </w:r>
      <w:r w:rsidR="00CE0681">
        <w:rPr>
          <w:rFonts w:eastAsia="Times New Roman" w:cstheme="minorHAnsi"/>
          <w:bCs/>
          <w:color w:val="000000"/>
          <w:lang w:val="en-US"/>
        </w:rPr>
        <w:t>two</w:t>
      </w:r>
      <w:r>
        <w:rPr>
          <w:rFonts w:eastAsia="Times New Roman" w:cstheme="minorHAnsi"/>
          <w:bCs/>
          <w:color w:val="000000"/>
          <w:lang w:val="en-US"/>
        </w:rPr>
        <w:t xml:space="preserve"> complementary metrics</w:t>
      </w:r>
      <w:r w:rsidR="00EA7F4F">
        <w:rPr>
          <w:rFonts w:eastAsia="Times New Roman" w:cstheme="minorHAnsi"/>
          <w:bCs/>
          <w:color w:val="000000"/>
          <w:lang w:val="en-US"/>
        </w:rPr>
        <w:t>,</w:t>
      </w:r>
      <w:r>
        <w:rPr>
          <w:rFonts w:eastAsia="Times New Roman" w:cstheme="minorHAnsi"/>
          <w:bCs/>
          <w:color w:val="000000"/>
          <w:lang w:val="en-US"/>
        </w:rPr>
        <w:t xml:space="preserve"> designed to capture influence over group direction (</w:t>
      </w:r>
      <w:r>
        <w:rPr>
          <w:rFonts w:eastAsia="Times New Roman" w:cstheme="minorHAnsi"/>
          <w:bCs/>
          <w:i/>
          <w:iCs/>
          <w:color w:val="000000"/>
          <w:lang w:val="en-US"/>
        </w:rPr>
        <w:t>turning influence</w:t>
      </w:r>
      <w:r>
        <w:rPr>
          <w:rFonts w:eastAsia="Times New Roman" w:cstheme="minorHAnsi"/>
          <w:bCs/>
          <w:color w:val="000000"/>
          <w:lang w:val="en-US"/>
        </w:rPr>
        <w:t>) and influence over group speed (</w:t>
      </w:r>
      <w:r w:rsidRPr="003A03D4">
        <w:rPr>
          <w:rFonts w:eastAsia="Times New Roman" w:cstheme="minorHAnsi"/>
          <w:bCs/>
          <w:i/>
          <w:iCs/>
          <w:color w:val="000000"/>
          <w:lang w:val="en-US"/>
        </w:rPr>
        <w:t>speeding influence</w:t>
      </w:r>
      <w:r>
        <w:rPr>
          <w:rFonts w:eastAsia="Times New Roman" w:cstheme="minorHAnsi"/>
          <w:bCs/>
          <w:color w:val="000000"/>
          <w:lang w:val="en-US"/>
        </w:rPr>
        <w:t xml:space="preserve">) separately. For each metric, </w:t>
      </w:r>
      <w:r w:rsidR="008560FC">
        <w:rPr>
          <w:rFonts w:eastAsia="Times New Roman" w:cstheme="minorHAnsi"/>
          <w:bCs/>
          <w:color w:val="000000"/>
          <w:lang w:val="en-US"/>
        </w:rPr>
        <w:t xml:space="preserve">we evaluated a given individual’s influence on the group by </w:t>
      </w:r>
      <w:r>
        <w:rPr>
          <w:rFonts w:eastAsia="Times New Roman" w:cstheme="minorHAnsi"/>
          <w:bCs/>
          <w:color w:val="000000"/>
          <w:lang w:val="en-US"/>
        </w:rPr>
        <w:t>measur</w:t>
      </w:r>
      <w:r w:rsidR="008560FC">
        <w:rPr>
          <w:rFonts w:eastAsia="Times New Roman" w:cstheme="minorHAnsi"/>
          <w:bCs/>
          <w:color w:val="000000"/>
          <w:lang w:val="en-US"/>
        </w:rPr>
        <w:t>ing</w:t>
      </w:r>
      <w:r>
        <w:rPr>
          <w:rFonts w:eastAsia="Times New Roman" w:cstheme="minorHAnsi"/>
          <w:bCs/>
          <w:color w:val="000000"/>
          <w:lang w:val="en-US"/>
        </w:rPr>
        <w:t xml:space="preserve"> the probability that the group’s movement </w:t>
      </w:r>
      <w:r w:rsidR="00DC6806">
        <w:rPr>
          <w:rFonts w:eastAsia="Times New Roman" w:cstheme="minorHAnsi"/>
          <w:bCs/>
          <w:color w:val="000000"/>
          <w:lang w:val="en-US"/>
        </w:rPr>
        <w:t xml:space="preserve">temporally follows </w:t>
      </w:r>
      <w:r w:rsidR="008560FC">
        <w:rPr>
          <w:rFonts w:eastAsia="Times New Roman" w:cstheme="minorHAnsi"/>
          <w:bCs/>
          <w:color w:val="000000"/>
          <w:lang w:val="en-US"/>
        </w:rPr>
        <w:t>this</w:t>
      </w:r>
      <w:r>
        <w:rPr>
          <w:rFonts w:eastAsia="Times New Roman" w:cstheme="minorHAnsi"/>
          <w:bCs/>
          <w:color w:val="000000"/>
          <w:lang w:val="en-US"/>
        </w:rPr>
        <w:t xml:space="preserve"> individual’s </w:t>
      </w:r>
      <w:r w:rsidR="008560FC">
        <w:rPr>
          <w:rFonts w:eastAsia="Times New Roman" w:cstheme="minorHAnsi"/>
          <w:bCs/>
          <w:color w:val="000000"/>
          <w:lang w:val="en-US"/>
        </w:rPr>
        <w:t>past movement</w:t>
      </w:r>
      <w:r>
        <w:rPr>
          <w:rFonts w:eastAsia="Times New Roman" w:cstheme="minorHAnsi"/>
          <w:bCs/>
          <w:color w:val="000000"/>
          <w:lang w:val="en-US"/>
        </w:rPr>
        <w:t>. Each metric</w:t>
      </w:r>
      <w:r w:rsidR="00FC7611">
        <w:rPr>
          <w:rFonts w:eastAsia="Times New Roman" w:cstheme="minorHAnsi"/>
          <w:bCs/>
          <w:color w:val="000000"/>
          <w:lang w:val="en-US"/>
        </w:rPr>
        <w:t xml:space="preserve"> also</w:t>
      </w:r>
      <w:r>
        <w:rPr>
          <w:rFonts w:eastAsia="Times New Roman" w:cstheme="minorHAnsi"/>
          <w:bCs/>
          <w:color w:val="000000"/>
          <w:lang w:val="en-US"/>
        </w:rPr>
        <w:t xml:space="preserve"> </w:t>
      </w:r>
      <w:r w:rsidR="00FC7611">
        <w:rPr>
          <w:rFonts w:eastAsia="Times New Roman" w:cstheme="minorHAnsi"/>
          <w:bCs/>
          <w:color w:val="000000"/>
          <w:lang w:val="en-US"/>
        </w:rPr>
        <w:t xml:space="preserve">describes </w:t>
      </w:r>
      <w:r>
        <w:rPr>
          <w:rFonts w:eastAsia="Times New Roman" w:cstheme="minorHAnsi"/>
          <w:bCs/>
          <w:color w:val="000000"/>
          <w:lang w:val="en-US"/>
        </w:rPr>
        <w:t>how these probabilities change as a function of how extreme an individual’s movement is relative to the group.</w:t>
      </w:r>
      <w:r w:rsidR="0078088B">
        <w:rPr>
          <w:rFonts w:eastAsia="Times New Roman" w:cstheme="minorHAnsi"/>
          <w:bCs/>
          <w:color w:val="000000"/>
          <w:lang w:val="en-US"/>
        </w:rPr>
        <w:t xml:space="preserve"> </w:t>
      </w:r>
      <w:r>
        <w:rPr>
          <w:rFonts w:eastAsia="Times New Roman" w:cstheme="minorHAnsi"/>
          <w:bCs/>
          <w:color w:val="000000"/>
          <w:lang w:val="en-US"/>
        </w:rPr>
        <w:t>We give a short general description of the approach here, with additional details described in the next section.</w:t>
      </w:r>
      <w:r w:rsidR="001533A7">
        <w:rPr>
          <w:rFonts w:eastAsia="Times New Roman" w:cstheme="minorHAnsi"/>
          <w:bCs/>
          <w:color w:val="000000"/>
          <w:lang w:val="en-US"/>
        </w:rPr>
        <w:t xml:space="preserve"> </w:t>
      </w:r>
    </w:p>
    <w:p w14:paraId="232E7527" w14:textId="3E289AEB" w:rsidR="00FC7611" w:rsidDel="00487F03" w:rsidRDefault="00CC10EE" w:rsidP="00FC7611">
      <w:pPr>
        <w:spacing w:before="360" w:after="120" w:line="360" w:lineRule="auto"/>
        <w:jc w:val="both"/>
        <w:outlineLvl w:val="1"/>
        <w:rPr>
          <w:del w:id="5" w:author="baverly" w:date="2022-01-20T12:31:00Z"/>
          <w:rFonts w:eastAsia="Times New Roman" w:cstheme="minorHAnsi"/>
          <w:bCs/>
          <w:color w:val="000000"/>
          <w:lang w:val="en-US"/>
        </w:rPr>
      </w:pPr>
      <w:r>
        <w:rPr>
          <w:rFonts w:eastAsia="Times New Roman" w:cstheme="minorHAnsi"/>
          <w:bCs/>
          <w:color w:val="000000"/>
          <w:lang w:val="en-US"/>
        </w:rPr>
        <w:t xml:space="preserve"> </w:t>
      </w:r>
      <w:bookmarkStart w:id="6" w:name="_Hlk92115591"/>
      <w:r w:rsidR="00D6240A">
        <w:rPr>
          <w:rFonts w:eastAsia="Times New Roman" w:cstheme="minorHAnsi"/>
          <w:b/>
          <w:bCs/>
          <w:color w:val="000000"/>
          <w:lang w:val="en-US"/>
        </w:rPr>
        <w:t>Turn</w:t>
      </w:r>
      <w:r w:rsidRPr="007E1B39">
        <w:rPr>
          <w:rFonts w:eastAsia="Times New Roman" w:cstheme="minorHAnsi"/>
          <w:b/>
          <w:bCs/>
          <w:color w:val="000000"/>
          <w:lang w:val="en-US"/>
        </w:rPr>
        <w:t xml:space="preserve"> influence</w:t>
      </w:r>
      <w:r>
        <w:rPr>
          <w:rFonts w:eastAsia="Times New Roman" w:cstheme="minorHAnsi"/>
          <w:bCs/>
          <w:color w:val="000000"/>
          <w:lang w:val="en-US"/>
        </w:rPr>
        <w:t xml:space="preserve"> </w:t>
      </w:r>
      <w:r w:rsidR="00FC7611">
        <w:rPr>
          <w:rFonts w:eastAsia="Times New Roman" w:cstheme="minorHAnsi"/>
          <w:bCs/>
          <w:color w:val="000000"/>
          <w:lang w:val="en-US"/>
        </w:rPr>
        <w:t>is defined as</w:t>
      </w:r>
      <w:r>
        <w:rPr>
          <w:rFonts w:eastAsia="Times New Roman" w:cstheme="minorHAnsi"/>
          <w:bCs/>
          <w:color w:val="000000"/>
          <w:lang w:val="en-US"/>
        </w:rPr>
        <w:t xml:space="preserve"> the probability that the group turns in a given direction as a function of the focal individual’s </w:t>
      </w:r>
      <w:r w:rsidR="008560FC">
        <w:rPr>
          <w:rFonts w:eastAsia="Times New Roman" w:cstheme="minorHAnsi"/>
          <w:bCs/>
          <w:color w:val="000000"/>
          <w:lang w:val="en-US"/>
        </w:rPr>
        <w:t>velocity</w:t>
      </w:r>
      <w:r>
        <w:rPr>
          <w:rFonts w:eastAsia="Times New Roman" w:cstheme="minorHAnsi"/>
          <w:bCs/>
          <w:color w:val="000000"/>
          <w:lang w:val="en-US"/>
        </w:rPr>
        <w:t xml:space="preserve"> along the left-right axis of movement</w:t>
      </w:r>
      <w:r w:rsidR="00DC6806">
        <w:rPr>
          <w:rFonts w:eastAsia="Times New Roman" w:cstheme="minorHAnsi"/>
          <w:bCs/>
          <w:color w:val="000000"/>
          <w:lang w:val="en-US"/>
        </w:rPr>
        <w:t xml:space="preserve">. </w:t>
      </w:r>
      <w:r>
        <w:rPr>
          <w:rFonts w:eastAsia="Times New Roman" w:cstheme="minorHAnsi"/>
          <w:bCs/>
          <w:color w:val="000000"/>
          <w:lang w:val="en-US"/>
        </w:rPr>
        <w:t xml:space="preserve">Similarly, </w:t>
      </w:r>
      <w:r w:rsidRPr="00252F3B">
        <w:rPr>
          <w:rFonts w:eastAsia="Times New Roman" w:cstheme="minorHAnsi"/>
          <w:b/>
          <w:bCs/>
          <w:color w:val="000000"/>
          <w:lang w:val="en-US"/>
        </w:rPr>
        <w:t>speed influence</w:t>
      </w:r>
      <w:r>
        <w:rPr>
          <w:rFonts w:eastAsia="Times New Roman" w:cstheme="minorHAnsi"/>
          <w:bCs/>
          <w:color w:val="000000"/>
          <w:lang w:val="en-US"/>
        </w:rPr>
        <w:t xml:space="preserve"> </w:t>
      </w:r>
      <w:r w:rsidR="00FC7611">
        <w:rPr>
          <w:rFonts w:eastAsia="Times New Roman" w:cstheme="minorHAnsi"/>
          <w:bCs/>
          <w:color w:val="000000"/>
          <w:lang w:val="en-US"/>
        </w:rPr>
        <w:t>is defined as</w:t>
      </w:r>
      <w:r>
        <w:rPr>
          <w:rFonts w:eastAsia="Times New Roman" w:cstheme="minorHAnsi"/>
          <w:bCs/>
          <w:color w:val="000000"/>
          <w:lang w:val="en-US"/>
        </w:rPr>
        <w:t xml:space="preserve"> the probability that the group speeds up as a function of the difference between individual and group </w:t>
      </w:r>
      <w:r w:rsidR="008560FC">
        <w:rPr>
          <w:rFonts w:eastAsia="Times New Roman" w:cstheme="minorHAnsi"/>
          <w:bCs/>
          <w:color w:val="000000"/>
          <w:lang w:val="en-US"/>
        </w:rPr>
        <w:t>velocity</w:t>
      </w:r>
      <w:r>
        <w:rPr>
          <w:rFonts w:eastAsia="Times New Roman" w:cstheme="minorHAnsi"/>
          <w:bCs/>
          <w:color w:val="000000"/>
          <w:lang w:val="en-US"/>
        </w:rPr>
        <w:t xml:space="preserve"> along the front-back axis of movement</w:t>
      </w:r>
      <w:bookmarkEnd w:id="6"/>
      <w:r w:rsidR="00DC6806">
        <w:rPr>
          <w:rFonts w:eastAsia="Times New Roman" w:cstheme="minorHAnsi"/>
          <w:bCs/>
          <w:color w:val="000000"/>
          <w:lang w:val="en-US"/>
        </w:rPr>
        <w:t>.</w:t>
      </w:r>
      <w:r w:rsidR="00FC7611">
        <w:rPr>
          <w:rFonts w:eastAsia="Times New Roman" w:cstheme="minorHAnsi"/>
          <w:bCs/>
          <w:color w:val="000000"/>
          <w:lang w:val="en-US"/>
        </w:rPr>
        <w:t xml:space="preserve"> </w:t>
      </w:r>
      <w:r w:rsidR="001533A7">
        <w:rPr>
          <w:rFonts w:eastAsia="Times New Roman" w:cstheme="minorHAnsi"/>
          <w:bCs/>
          <w:color w:val="000000"/>
          <w:lang w:val="en-US"/>
        </w:rPr>
        <w:t xml:space="preserve">We also defined alternative versions of these influence metrics based on the spatial location of individuals within the group rather than their movement, </w:t>
      </w:r>
      <w:r w:rsidR="002E2029">
        <w:rPr>
          <w:rFonts w:eastAsia="Times New Roman" w:cstheme="minorHAnsi"/>
          <w:bCs/>
          <w:color w:val="000000"/>
          <w:lang w:val="en-US"/>
        </w:rPr>
        <w:t>and compared the outcome of the two versions (</w:t>
      </w:r>
      <w:r w:rsidR="00FC797E">
        <w:rPr>
          <w:rFonts w:eastAsia="Times New Roman" w:cstheme="minorHAnsi"/>
          <w:bCs/>
          <w:color w:val="000000"/>
          <w:lang w:val="en-US"/>
        </w:rPr>
        <w:t>described</w:t>
      </w:r>
      <w:r w:rsidR="001533A7">
        <w:rPr>
          <w:rFonts w:eastAsia="Times New Roman" w:cstheme="minorHAnsi"/>
          <w:bCs/>
          <w:color w:val="000000"/>
          <w:lang w:val="en-US"/>
        </w:rPr>
        <w:t xml:space="preserve"> in section 2</w:t>
      </w:r>
      <w:r w:rsidR="002E2029">
        <w:rPr>
          <w:rFonts w:eastAsia="Times New Roman" w:cstheme="minorHAnsi"/>
          <w:bCs/>
          <w:color w:val="000000"/>
          <w:lang w:val="en-US"/>
        </w:rPr>
        <w:t xml:space="preserve"> and 3</w:t>
      </w:r>
      <w:r w:rsidR="001533A7">
        <w:rPr>
          <w:rFonts w:eastAsia="Times New Roman" w:cstheme="minorHAnsi"/>
          <w:bCs/>
          <w:color w:val="000000"/>
          <w:lang w:val="en-US"/>
        </w:rPr>
        <w:t xml:space="preserve"> of the Supplements</w:t>
      </w:r>
      <w:r w:rsidR="002E2029">
        <w:rPr>
          <w:rFonts w:eastAsia="Times New Roman" w:cstheme="minorHAnsi"/>
          <w:bCs/>
          <w:color w:val="000000"/>
          <w:lang w:val="en-US"/>
        </w:rPr>
        <w:t>)</w:t>
      </w:r>
      <w:r w:rsidR="001533A7">
        <w:rPr>
          <w:rFonts w:eastAsia="Times New Roman" w:cstheme="minorHAnsi"/>
          <w:bCs/>
          <w:color w:val="000000"/>
          <w:lang w:val="en-US"/>
        </w:rPr>
        <w:t xml:space="preserve">. </w:t>
      </w:r>
    </w:p>
    <w:p w14:paraId="1C8FDB1E" w14:textId="5BB9024D" w:rsidR="00CC10EE" w:rsidRDefault="00CC10EE" w:rsidP="00D27F62">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 xml:space="preserve">For each individual </w:t>
      </w:r>
      <w:r w:rsidR="008560FC">
        <w:rPr>
          <w:rFonts w:eastAsia="Times New Roman" w:cstheme="minorHAnsi"/>
          <w:bCs/>
          <w:color w:val="000000"/>
          <w:lang w:val="en-US"/>
        </w:rPr>
        <w:t>for each metric</w:t>
      </w:r>
      <w:r>
        <w:rPr>
          <w:rFonts w:eastAsia="Times New Roman" w:cstheme="minorHAnsi"/>
          <w:bCs/>
          <w:color w:val="000000"/>
          <w:lang w:val="en-US"/>
        </w:rPr>
        <w:t>, we fit a curve to describe the relationship between its movement and the group’s subsequent movement, using a modified version of a logistic function. We then used these models to attribute a</w:t>
      </w:r>
      <w:r w:rsidR="008560FC">
        <w:rPr>
          <w:rFonts w:eastAsia="Times New Roman" w:cstheme="minorHAnsi"/>
          <w:bCs/>
          <w:color w:val="000000"/>
          <w:lang w:val="en-US"/>
        </w:rPr>
        <w:t xml:space="preserve"> “turn influence score” and a “speed influence score”</w:t>
      </w:r>
      <w:r>
        <w:rPr>
          <w:rFonts w:eastAsia="Times New Roman" w:cstheme="minorHAnsi"/>
          <w:bCs/>
          <w:color w:val="000000"/>
          <w:lang w:val="en-US"/>
        </w:rPr>
        <w:t xml:space="preserve"> </w:t>
      </w:r>
      <w:r w:rsidR="008560FC">
        <w:rPr>
          <w:rFonts w:eastAsia="Times New Roman" w:cstheme="minorHAnsi"/>
          <w:bCs/>
          <w:color w:val="000000"/>
          <w:lang w:val="en-US"/>
        </w:rPr>
        <w:t>to</w:t>
      </w:r>
      <w:r>
        <w:rPr>
          <w:rFonts w:eastAsia="Times New Roman" w:cstheme="minorHAnsi"/>
          <w:bCs/>
          <w:color w:val="000000"/>
          <w:lang w:val="en-US"/>
        </w:rPr>
        <w:t xml:space="preserve"> each individual for </w:t>
      </w:r>
      <w:r w:rsidR="00BD227C">
        <w:rPr>
          <w:rFonts w:eastAsia="Times New Roman" w:cstheme="minorHAnsi"/>
          <w:bCs/>
          <w:color w:val="000000"/>
          <w:lang w:val="en-US"/>
        </w:rPr>
        <w:t>both</w:t>
      </w:r>
      <w:r>
        <w:rPr>
          <w:rFonts w:eastAsia="Times New Roman" w:cstheme="minorHAnsi"/>
          <w:bCs/>
          <w:color w:val="000000"/>
          <w:lang w:val="en-US"/>
        </w:rPr>
        <w:t xml:space="preserve"> metrics. Finally, we fit Generalized Linear Mixed Models (GLMMs) </w:t>
      </w:r>
      <w:r w:rsidR="008560FC">
        <w:rPr>
          <w:rFonts w:eastAsia="Times New Roman" w:cstheme="minorHAnsi"/>
          <w:bCs/>
          <w:color w:val="000000"/>
          <w:lang w:val="en-US"/>
        </w:rPr>
        <w:t>for</w:t>
      </w:r>
      <w:r>
        <w:rPr>
          <w:rFonts w:eastAsia="Times New Roman" w:cstheme="minorHAnsi"/>
          <w:bCs/>
          <w:color w:val="000000"/>
          <w:lang w:val="en-US"/>
        </w:rPr>
        <w:t xml:space="preserve"> each influence score </w:t>
      </w:r>
      <w:r w:rsidR="008560FC">
        <w:rPr>
          <w:rFonts w:eastAsia="Times New Roman" w:cstheme="minorHAnsi"/>
          <w:bCs/>
          <w:color w:val="000000"/>
          <w:lang w:val="en-US"/>
        </w:rPr>
        <w:t xml:space="preserve">to compare their value </w:t>
      </w:r>
      <w:r>
        <w:rPr>
          <w:rFonts w:eastAsia="Times New Roman" w:cstheme="minorHAnsi"/>
          <w:bCs/>
          <w:color w:val="000000"/>
          <w:lang w:val="en-US"/>
        </w:rPr>
        <w:t xml:space="preserve">between </w:t>
      </w:r>
      <w:r w:rsidR="008560FC">
        <w:rPr>
          <w:rFonts w:eastAsia="Times New Roman" w:cstheme="minorHAnsi"/>
          <w:bCs/>
          <w:color w:val="000000"/>
          <w:lang w:val="en-US"/>
        </w:rPr>
        <w:t>individual social statuses</w:t>
      </w:r>
      <w:r>
        <w:rPr>
          <w:rFonts w:eastAsia="Times New Roman" w:cstheme="minorHAnsi"/>
          <w:bCs/>
          <w:color w:val="000000"/>
          <w:lang w:val="en-US"/>
        </w:rPr>
        <w:t xml:space="preserve">. </w:t>
      </w:r>
    </w:p>
    <w:p w14:paraId="751A452A" w14:textId="77777777" w:rsidR="00CC10EE" w:rsidRPr="00CE3E4A" w:rsidRDefault="00CC10EE" w:rsidP="00CC10EE">
      <w:pPr>
        <w:spacing w:before="360" w:after="120" w:line="360" w:lineRule="auto"/>
        <w:jc w:val="both"/>
        <w:outlineLvl w:val="1"/>
        <w:rPr>
          <w:rFonts w:eastAsia="Times New Roman" w:cstheme="minorHAnsi"/>
          <w:bCs/>
          <w:i/>
          <w:color w:val="000000"/>
          <w:lang w:val="en-US"/>
        </w:rPr>
      </w:pPr>
      <w:r w:rsidRPr="00CE3E4A">
        <w:rPr>
          <w:rFonts w:eastAsia="Times New Roman" w:cstheme="minorHAnsi"/>
          <w:bCs/>
          <w:i/>
          <w:color w:val="000000"/>
          <w:lang w:val="en-US"/>
        </w:rPr>
        <w:t xml:space="preserve">Detailed </w:t>
      </w:r>
      <w:r>
        <w:rPr>
          <w:rFonts w:eastAsia="Times New Roman" w:cstheme="minorHAnsi"/>
          <w:bCs/>
          <w:i/>
          <w:color w:val="000000"/>
          <w:lang w:val="en-US"/>
        </w:rPr>
        <w:t>explanation of the approach</w:t>
      </w:r>
      <w:r w:rsidRPr="00CE3E4A">
        <w:rPr>
          <w:rFonts w:eastAsia="Times New Roman" w:cstheme="minorHAnsi"/>
          <w:bCs/>
          <w:i/>
          <w:color w:val="000000"/>
          <w:lang w:val="en-US"/>
        </w:rPr>
        <w:t>:</w:t>
      </w:r>
    </w:p>
    <w:p w14:paraId="7E8C3FBF" w14:textId="0281BF7E" w:rsidR="00CC10EE" w:rsidRDefault="00CC10EE" w:rsidP="00AC0F67">
      <w:pPr>
        <w:spacing w:before="360" w:after="120" w:line="360" w:lineRule="auto"/>
        <w:jc w:val="both"/>
        <w:outlineLvl w:val="1"/>
        <w:rPr>
          <w:rFonts w:eastAsia="Times New Roman" w:cstheme="minorHAnsi"/>
          <w:lang w:val="en-CA"/>
        </w:rPr>
      </w:pPr>
      <w:r>
        <w:rPr>
          <w:rFonts w:eastAsia="Times New Roman" w:cstheme="minorHAnsi"/>
          <w:bCs/>
          <w:color w:val="000000"/>
          <w:lang w:val="en-US"/>
        </w:rPr>
        <w:t xml:space="preserve">To compute the influence metrics of </w:t>
      </w:r>
      <w:r w:rsidR="008560FC">
        <w:rPr>
          <w:rFonts w:eastAsia="Times New Roman" w:cstheme="minorHAnsi"/>
          <w:bCs/>
          <w:color w:val="000000"/>
          <w:lang w:val="en-US"/>
        </w:rPr>
        <w:t>a given individual</w:t>
      </w:r>
      <w:r>
        <w:rPr>
          <w:rFonts w:eastAsia="Times New Roman" w:cstheme="minorHAnsi"/>
          <w:bCs/>
          <w:color w:val="000000"/>
          <w:lang w:val="en-US"/>
        </w:rPr>
        <w:t xml:space="preserve">, we </w:t>
      </w:r>
      <w:r>
        <w:rPr>
          <w:rFonts w:eastAsia="Times New Roman" w:cstheme="minorHAnsi"/>
          <w:lang w:val="en-CA"/>
        </w:rPr>
        <w:t xml:space="preserve">first computed the </w:t>
      </w:r>
      <w:r w:rsidR="008560FC">
        <w:rPr>
          <w:rFonts w:eastAsia="Times New Roman" w:cstheme="minorHAnsi"/>
          <w:lang w:val="en-CA"/>
        </w:rPr>
        <w:t xml:space="preserve">track of the </w:t>
      </w:r>
      <w:r w:rsidRPr="003A03D4">
        <w:rPr>
          <w:rFonts w:eastAsia="Times New Roman" w:cstheme="minorHAnsi"/>
          <w:lang w:val="en-CA"/>
        </w:rPr>
        <w:t xml:space="preserve">group centroid </w:t>
      </w:r>
      <w:r>
        <w:rPr>
          <w:rFonts w:eastAsia="Times New Roman" w:cstheme="minorHAnsi"/>
          <w:lang w:val="en-CA"/>
        </w:rPr>
        <w:t>by averaging the position of all individuals recorded (other than the focal individual</w:t>
      </w:r>
      <w:r w:rsidR="008560FC">
        <w:rPr>
          <w:rFonts w:eastAsia="Times New Roman" w:cstheme="minorHAnsi"/>
          <w:lang w:val="en-CA"/>
        </w:rPr>
        <w:t xml:space="preserve">) </w:t>
      </w:r>
      <w:r>
        <w:rPr>
          <w:rFonts w:eastAsia="Times New Roman" w:cstheme="minorHAnsi"/>
          <w:lang w:val="en-CA"/>
        </w:rPr>
        <w:t xml:space="preserve">at each time point (figure </w:t>
      </w:r>
      <w:r w:rsidR="00D10091">
        <w:rPr>
          <w:rFonts w:eastAsia="Times New Roman" w:cstheme="minorHAnsi"/>
          <w:lang w:val="en-CA"/>
        </w:rPr>
        <w:t>1</w:t>
      </w:r>
      <w:r w:rsidR="00932A8E">
        <w:rPr>
          <w:rFonts w:eastAsia="Times New Roman" w:cstheme="minorHAnsi"/>
          <w:lang w:val="en-CA"/>
        </w:rPr>
        <w:t>B</w:t>
      </w:r>
      <w:r>
        <w:rPr>
          <w:rFonts w:eastAsia="Times New Roman" w:cstheme="minorHAnsi"/>
          <w:lang w:val="en-CA"/>
        </w:rPr>
        <w:t xml:space="preserve">). For every time point </w:t>
      </w:r>
      <w:r w:rsidRPr="003A03D4">
        <w:rPr>
          <w:rFonts w:eastAsia="Times New Roman" w:cstheme="minorHAnsi"/>
          <w:i/>
          <w:iCs/>
          <w:lang w:val="en-CA"/>
        </w:rPr>
        <w:t>t</w:t>
      </w:r>
      <w:r>
        <w:rPr>
          <w:rFonts w:eastAsia="Times New Roman" w:cstheme="minorHAnsi"/>
          <w:lang w:val="en-CA"/>
        </w:rPr>
        <w:t xml:space="preserve">, we then calculated the </w:t>
      </w:r>
      <w:r>
        <w:rPr>
          <w:rFonts w:eastAsia="Times New Roman" w:cstheme="minorHAnsi"/>
          <w:i/>
          <w:iCs/>
          <w:lang w:val="en-CA"/>
        </w:rPr>
        <w:t>future</w:t>
      </w:r>
      <w:r>
        <w:rPr>
          <w:rFonts w:eastAsia="Times New Roman" w:cstheme="minorHAnsi"/>
          <w:lang w:val="en-CA"/>
        </w:rPr>
        <w:t xml:space="preserve"> and </w:t>
      </w:r>
      <w:r>
        <w:rPr>
          <w:rFonts w:eastAsia="Times New Roman" w:cstheme="minorHAnsi"/>
          <w:i/>
          <w:iCs/>
          <w:lang w:val="en-CA"/>
        </w:rPr>
        <w:t>past</w:t>
      </w:r>
      <w:r>
        <w:rPr>
          <w:rFonts w:eastAsia="Times New Roman" w:cstheme="minorHAnsi"/>
          <w:lang w:val="en-CA"/>
        </w:rPr>
        <w:t xml:space="preserve"> velocity vectors of the group centroid (figure </w:t>
      </w:r>
      <w:r w:rsidR="00D10091">
        <w:rPr>
          <w:rFonts w:eastAsia="Times New Roman" w:cstheme="minorHAnsi"/>
          <w:lang w:val="en-CA"/>
        </w:rPr>
        <w:t>1</w:t>
      </w:r>
      <w:r w:rsidR="00932A8E">
        <w:rPr>
          <w:rFonts w:eastAsia="Times New Roman" w:cstheme="minorHAnsi"/>
          <w:lang w:val="en-CA"/>
        </w:rPr>
        <w:t>C</w:t>
      </w:r>
      <w:r>
        <w:rPr>
          <w:rFonts w:eastAsia="Times New Roman" w:cstheme="minorHAnsi"/>
          <w:lang w:val="en-CA"/>
        </w:rPr>
        <w:t xml:space="preserve">). The </w:t>
      </w:r>
      <w:r w:rsidRPr="003A03D4">
        <w:rPr>
          <w:rFonts w:eastAsia="Times New Roman" w:cstheme="minorHAnsi"/>
          <w:i/>
          <w:iCs/>
          <w:lang w:val="en-CA"/>
        </w:rPr>
        <w:t>future velocity vector</w:t>
      </w:r>
      <w:r>
        <w:rPr>
          <w:rFonts w:eastAsia="Times New Roman" w:cstheme="minorHAnsi"/>
          <w:lang w:val="en-CA"/>
        </w:rPr>
        <w:t xml:space="preserve"> was defined as the vector pointing from the position at time </w:t>
      </w:r>
      <w:r w:rsidRPr="003A03D4">
        <w:rPr>
          <w:rFonts w:eastAsia="Times New Roman" w:cstheme="minorHAnsi"/>
          <w:i/>
          <w:iCs/>
          <w:lang w:val="en-CA"/>
        </w:rPr>
        <w:t>t</w:t>
      </w:r>
      <w:r>
        <w:rPr>
          <w:rFonts w:eastAsia="Times New Roman" w:cstheme="minorHAnsi"/>
          <w:i/>
          <w:iCs/>
          <w:lang w:val="en-CA"/>
        </w:rPr>
        <w:t xml:space="preserve"> </w:t>
      </w:r>
      <w:r w:rsidRPr="003A03D4">
        <w:rPr>
          <w:rFonts w:eastAsia="Times New Roman" w:cstheme="minorHAnsi"/>
          <w:lang w:val="en-CA"/>
        </w:rPr>
        <w:t>(</w:t>
      </w:r>
      <w:r>
        <w:rPr>
          <w:rFonts w:eastAsia="Times New Roman" w:cstheme="minorHAnsi"/>
          <w:lang w:val="en-CA"/>
        </w:rPr>
        <w:t xml:space="preserve">henceforth ‘current position’) to the next recorded position that was at least 10 meters away (henceforth ‘future position’). The </w:t>
      </w:r>
      <w:r w:rsidRPr="00BB1246">
        <w:rPr>
          <w:rFonts w:eastAsia="Times New Roman" w:cstheme="minorHAnsi"/>
          <w:i/>
          <w:iCs/>
          <w:lang w:val="en-CA"/>
        </w:rPr>
        <w:t xml:space="preserve">past velocity vector </w:t>
      </w:r>
      <w:r>
        <w:rPr>
          <w:rFonts w:eastAsia="Times New Roman" w:cstheme="minorHAnsi"/>
          <w:lang w:val="en-CA"/>
        </w:rPr>
        <w:t xml:space="preserve">was defined as the vector pointing to the </w:t>
      </w:r>
      <w:r w:rsidR="00FC7611">
        <w:rPr>
          <w:rFonts w:eastAsia="Times New Roman" w:cstheme="minorHAnsi"/>
          <w:lang w:val="en-CA"/>
        </w:rPr>
        <w:t>current position</w:t>
      </w:r>
      <w:r>
        <w:rPr>
          <w:rFonts w:eastAsia="Times New Roman" w:cstheme="minorHAnsi"/>
          <w:lang w:val="en-CA"/>
        </w:rPr>
        <w:t xml:space="preserve"> from the most recent position that was at least 10 meters away (henceforth ‘past position’). We chose to use spatial rather than temporal thresholds to define these headings because of the stop-and-go nature of </w:t>
      </w:r>
      <w:r w:rsidR="00D10091">
        <w:rPr>
          <w:rFonts w:eastAsia="Times New Roman" w:cstheme="minorHAnsi"/>
          <w:lang w:val="en-CA"/>
        </w:rPr>
        <w:t xml:space="preserve">individual </w:t>
      </w:r>
      <w:r>
        <w:rPr>
          <w:rFonts w:eastAsia="Times New Roman" w:cstheme="minorHAnsi"/>
          <w:lang w:val="en-CA"/>
        </w:rPr>
        <w:t xml:space="preserve">meerkat movement, which makes the temporal scale at which movements occur highly variable. Such a spatial approach also avoids introducing noise in the headings due to small fluctuations in the GPS data when groups are relatively stationary </w:t>
      </w:r>
      <w:r w:rsidR="00374805">
        <w:rPr>
          <w:rFonts w:eastAsia="Times New Roman" w:cstheme="minorHAnsi"/>
          <w:lang w:val="en-CA"/>
        </w:rPr>
        <w:fldChar w:fldCharType="begin"/>
      </w:r>
      <w:r w:rsidR="00374805">
        <w:rPr>
          <w:rFonts w:eastAsia="Times New Roman" w:cstheme="minorHAnsi"/>
          <w:lang w:val="en-CA"/>
        </w:rPr>
        <w:instrText xml:space="preserve"> ADDIN ZOTERO_ITEM CSL_CITATION {"citationID":"Fe9J783k","properties":{"formattedCitation":"(Farine et al. 2017)","plainCitation":"(Farine et al. 2017)","noteIndex":0},"citationItems":[{"id":311,"uris":["http://zotero.org/users/5080349/items/ALA3I5M2"],"uri":["http://zotero.org/users/5080349/items/ALA3I5M2"],"itemData":{"id":311,"type":"article-journal","abstract":"Researchers have long noted that individuals occupy consistent spatial positions within animal groups. However, an individual's position depends not only on its own behaviour, but also on the behaviour of others. Theoretical models of collective motion suggest that global patterns of spatial assortment can arise from individual variation in local interaction rules. However, this prediction remains untested. Using high-resolution GPS tracking of members of a wild baboon troop, we identify consistent inter-individual differences in within-group spatial positioning. We then apply an algorithm that identifies what number of conspecific group members best predicts the future location of each individual (we call this the individual's neighbourhood size) while the troop is moving. We find clear variation in the most predictive neighbourhood size, and this variation relates to individuals' propensity to be found near the centre of their group. Using simulations, we show that having different neighbourhood sizes is a simple candidate mechanism capable of linking variation in local individual interaction rules—in this case how many conspecifics an individual interacts with—to global patterns of spatial organization, consistent with the patterns we observe in wild primates and a range of other organisms.","container-title":"Proc. R. Soc. B","DOI":"10.1098/rspb.2016.2243","ISSN":"0962-8452, 1471-2954","issue":"1853","journalAbbreviation":"Proc. R. Soc. B","language":"en","note":"PMID: 28424342","page":"20162243","source":"rspb.royalsocietypublishing.org","title":"Individual variation in local interaction rules can explain emergent patterns of spatial organization in wild baboons","volume":"284","author":[{"family":"Farine","given":"D. R."},{"family":"Strandburg-Peshkin","given":"A."},{"family":"Couzin","given":"I. D."},{"family":"Berger-Wolf","given":"T. Y."},{"family":"Crofoot","given":"M. C."}],"issued":{"date-parts":[["2017",4,26]]}}}],"schema":"https://github.com/citation-style-language/schema/raw/master/csl-citation.json"} </w:instrText>
      </w:r>
      <w:r w:rsidR="00374805">
        <w:rPr>
          <w:rFonts w:eastAsia="Times New Roman" w:cstheme="minorHAnsi"/>
          <w:lang w:val="en-CA"/>
        </w:rPr>
        <w:fldChar w:fldCharType="separate"/>
      </w:r>
      <w:r w:rsidR="00374805" w:rsidRPr="00374805">
        <w:rPr>
          <w:rFonts w:ascii="Calibri" w:hAnsi="Calibri" w:cs="Calibri"/>
          <w:lang w:val="en-US"/>
        </w:rPr>
        <w:t xml:space="preserve">(Farine </w:t>
      </w:r>
      <w:r w:rsidR="00374805" w:rsidRPr="00374805">
        <w:rPr>
          <w:rFonts w:ascii="Calibri" w:hAnsi="Calibri" w:cs="Calibri"/>
          <w:lang w:val="en-US"/>
        </w:rPr>
        <w:lastRenderedPageBreak/>
        <w:t>et al. 2017)</w:t>
      </w:r>
      <w:r w:rsidR="00374805">
        <w:rPr>
          <w:rFonts w:eastAsia="Times New Roman" w:cstheme="minorHAnsi"/>
          <w:lang w:val="en-CA"/>
        </w:rPr>
        <w:fldChar w:fldCharType="end"/>
      </w:r>
      <w:r w:rsidR="00374805">
        <w:rPr>
          <w:rFonts w:eastAsia="Times New Roman" w:cstheme="minorHAnsi"/>
          <w:lang w:val="en-CA"/>
        </w:rPr>
        <w:t>.</w:t>
      </w:r>
      <w:r w:rsidR="0040282B">
        <w:rPr>
          <w:rFonts w:eastAsia="Times New Roman" w:cstheme="minorHAnsi"/>
          <w:lang w:val="en-CA"/>
        </w:rPr>
        <w:t xml:space="preserve"> Both of these features also make this spatial approach broadly applicable to tracking data from many systems, especially terrestrial species which do not move continuously.</w:t>
      </w:r>
      <w:r w:rsidR="00374805">
        <w:rPr>
          <w:rFonts w:eastAsia="Times New Roman" w:cstheme="minorHAnsi"/>
          <w:lang w:val="en-CA"/>
        </w:rPr>
        <w:t xml:space="preserve"> </w:t>
      </w:r>
      <w:r w:rsidRPr="007F1ED9">
        <w:rPr>
          <w:rFonts w:eastAsia="Times New Roman" w:cstheme="minorHAnsi"/>
          <w:lang w:val="en-CA"/>
        </w:rPr>
        <w:t>We</w:t>
      </w:r>
      <w:r>
        <w:rPr>
          <w:rFonts w:eastAsia="Times New Roman" w:cstheme="minorHAnsi"/>
          <w:lang w:val="en-CA"/>
        </w:rPr>
        <w:t xml:space="preserve"> chose 10 meters as the step length for spatial discretization as this reflects a biologically meaningful spatial scale for the system</w:t>
      </w:r>
      <w:r w:rsidR="001533A7">
        <w:rPr>
          <w:rFonts w:eastAsia="Times New Roman" w:cstheme="minorHAnsi"/>
          <w:lang w:val="en-CA"/>
        </w:rPr>
        <w:t xml:space="preserve"> (see section </w:t>
      </w:r>
      <w:r w:rsidR="002E2029">
        <w:rPr>
          <w:rFonts w:eastAsia="Times New Roman" w:cstheme="minorHAnsi"/>
          <w:lang w:val="en-CA"/>
        </w:rPr>
        <w:t>4</w:t>
      </w:r>
      <w:r w:rsidR="001533A7">
        <w:rPr>
          <w:rFonts w:eastAsia="Times New Roman" w:cstheme="minorHAnsi"/>
          <w:lang w:val="en-CA"/>
        </w:rPr>
        <w:t xml:space="preserve"> of the Supplements)</w:t>
      </w:r>
      <w:r>
        <w:rPr>
          <w:rFonts w:eastAsia="Times New Roman" w:cstheme="minorHAnsi"/>
          <w:lang w:val="en-CA"/>
        </w:rPr>
        <w:t xml:space="preserve">. To check for robustness, we repeated the analysis with thresholds of 5, 15 and 20 meters and obtained broadly similar results (see </w:t>
      </w:r>
      <w:r w:rsidR="00BD531B">
        <w:rPr>
          <w:rFonts w:eastAsia="Times New Roman" w:cstheme="minorHAnsi"/>
          <w:lang w:val="en-CA"/>
        </w:rPr>
        <w:t xml:space="preserve">section </w:t>
      </w:r>
      <w:r w:rsidR="002E2029">
        <w:rPr>
          <w:rFonts w:eastAsia="Times New Roman" w:cstheme="minorHAnsi"/>
          <w:lang w:val="en-CA"/>
        </w:rPr>
        <w:t>5</w:t>
      </w:r>
      <w:r w:rsidR="00BD531B">
        <w:rPr>
          <w:rFonts w:eastAsia="Times New Roman" w:cstheme="minorHAnsi"/>
          <w:lang w:val="en-CA"/>
        </w:rPr>
        <w:t xml:space="preserve"> of the </w:t>
      </w:r>
      <w:r>
        <w:rPr>
          <w:rFonts w:eastAsia="Times New Roman" w:cstheme="minorHAnsi"/>
          <w:lang w:val="en-CA"/>
        </w:rPr>
        <w:t>Supplement).</w:t>
      </w:r>
      <w:r w:rsidRPr="00561B0A">
        <w:rPr>
          <w:rFonts w:eastAsia="Times New Roman" w:cstheme="minorHAnsi"/>
          <w:lang w:val="en-CA"/>
        </w:rPr>
        <w:t xml:space="preserve"> </w:t>
      </w:r>
    </w:p>
    <w:p w14:paraId="7EA802FB" w14:textId="2A1A0080" w:rsidR="00087EDB" w:rsidRDefault="0066358C" w:rsidP="00087EDB">
      <w:pPr>
        <w:spacing w:after="0" w:line="360" w:lineRule="auto"/>
        <w:jc w:val="both"/>
        <w:rPr>
          <w:rFonts w:eastAsia="Times New Roman" w:cstheme="minorHAnsi"/>
          <w:lang w:val="en-CA"/>
        </w:rPr>
      </w:pPr>
      <w:r>
        <w:rPr>
          <w:rFonts w:eastAsia="Times New Roman" w:cstheme="minorHAnsi"/>
          <w:lang w:val="en-CA"/>
        </w:rPr>
        <w:t xml:space="preserve">The </w:t>
      </w:r>
      <w:r w:rsidR="00E91E1A">
        <w:rPr>
          <w:rFonts w:eastAsia="Times New Roman" w:cstheme="minorHAnsi"/>
          <w:lang w:val="en-CA"/>
        </w:rPr>
        <w:t xml:space="preserve">group centroid’s current position and the </w:t>
      </w:r>
      <w:r>
        <w:rPr>
          <w:rFonts w:eastAsia="Times New Roman" w:cstheme="minorHAnsi"/>
          <w:lang w:val="en-CA"/>
        </w:rPr>
        <w:t>group centroid’</w:t>
      </w:r>
      <w:r w:rsidR="0097546A">
        <w:rPr>
          <w:rFonts w:eastAsia="Times New Roman" w:cstheme="minorHAnsi"/>
          <w:lang w:val="en-CA"/>
        </w:rPr>
        <w:t>s</w:t>
      </w:r>
      <w:r>
        <w:rPr>
          <w:rFonts w:eastAsia="Times New Roman" w:cstheme="minorHAnsi"/>
          <w:lang w:val="en-CA"/>
        </w:rPr>
        <w:t xml:space="preserve"> past velocity vector w</w:t>
      </w:r>
      <w:r w:rsidR="00E91E1A">
        <w:rPr>
          <w:rFonts w:eastAsia="Times New Roman" w:cstheme="minorHAnsi"/>
          <w:lang w:val="en-CA"/>
        </w:rPr>
        <w:t>ere</w:t>
      </w:r>
      <w:r>
        <w:rPr>
          <w:rFonts w:eastAsia="Times New Roman" w:cstheme="minorHAnsi"/>
          <w:lang w:val="en-CA"/>
        </w:rPr>
        <w:t xml:space="preserve"> also used to define</w:t>
      </w:r>
      <w:r w:rsidR="00CB536D">
        <w:rPr>
          <w:rFonts w:eastAsia="Times New Roman" w:cstheme="minorHAnsi"/>
          <w:lang w:val="en-CA"/>
        </w:rPr>
        <w:t xml:space="preserve"> the </w:t>
      </w:r>
      <w:r w:rsidR="008560FC">
        <w:rPr>
          <w:rFonts w:eastAsia="Times New Roman" w:cstheme="minorHAnsi"/>
          <w:lang w:val="en-CA"/>
        </w:rPr>
        <w:t>y</w:t>
      </w:r>
      <w:r w:rsidR="00CB536D">
        <w:rPr>
          <w:rFonts w:eastAsia="Times New Roman" w:cstheme="minorHAnsi"/>
          <w:lang w:val="en-CA"/>
        </w:rPr>
        <w:t>-axis of</w:t>
      </w:r>
      <w:r>
        <w:rPr>
          <w:rFonts w:eastAsia="Times New Roman" w:cstheme="minorHAnsi"/>
          <w:lang w:val="en-CA"/>
        </w:rPr>
        <w:t xml:space="preserve"> an orthonormal basis relative to which the position and movement of </w:t>
      </w:r>
      <w:r w:rsidR="0097546A">
        <w:rPr>
          <w:rFonts w:eastAsia="Times New Roman" w:cstheme="minorHAnsi"/>
          <w:lang w:val="en-CA"/>
        </w:rPr>
        <w:t>the focal</w:t>
      </w:r>
      <w:r>
        <w:rPr>
          <w:rFonts w:eastAsia="Times New Roman" w:cstheme="minorHAnsi"/>
          <w:lang w:val="en-CA"/>
        </w:rPr>
        <w:t xml:space="preserve"> individual could be </w:t>
      </w:r>
      <w:r w:rsidR="0097546A">
        <w:rPr>
          <w:rFonts w:eastAsia="Times New Roman" w:cstheme="minorHAnsi"/>
          <w:lang w:val="en-CA"/>
        </w:rPr>
        <w:t>computed</w:t>
      </w:r>
      <w:r w:rsidR="00E91E1A">
        <w:rPr>
          <w:rFonts w:eastAsia="Times New Roman" w:cstheme="minorHAnsi"/>
          <w:lang w:val="en-CA"/>
        </w:rPr>
        <w:t xml:space="preserve"> (henceforth </w:t>
      </w:r>
      <w:r w:rsidR="00374805">
        <w:rPr>
          <w:rFonts w:eastAsia="Times New Roman" w:cstheme="minorHAnsi"/>
          <w:lang w:val="en-CA"/>
        </w:rPr>
        <w:t>group</w:t>
      </w:r>
      <w:r w:rsidR="00E91E1A">
        <w:rPr>
          <w:rFonts w:eastAsia="Times New Roman" w:cstheme="minorHAnsi"/>
          <w:lang w:val="en-CA"/>
        </w:rPr>
        <w:t xml:space="preserve"> frame</w:t>
      </w:r>
      <w:r w:rsidR="008560FC">
        <w:rPr>
          <w:rFonts w:eastAsia="Times New Roman" w:cstheme="minorHAnsi"/>
          <w:lang w:val="en-CA"/>
        </w:rPr>
        <w:t xml:space="preserve"> of reference</w:t>
      </w:r>
      <w:r w:rsidR="00F8521D">
        <w:rPr>
          <w:rFonts w:eastAsia="Times New Roman" w:cstheme="minorHAnsi"/>
          <w:lang w:val="en-CA"/>
        </w:rPr>
        <w:t xml:space="preserve">, figure </w:t>
      </w:r>
      <w:r w:rsidR="001533A7">
        <w:rPr>
          <w:rFonts w:eastAsia="Times New Roman" w:cstheme="minorHAnsi"/>
          <w:lang w:val="en-CA"/>
        </w:rPr>
        <w:t>1</w:t>
      </w:r>
      <w:r w:rsidR="00932A8E">
        <w:rPr>
          <w:rFonts w:eastAsia="Times New Roman" w:cstheme="minorHAnsi"/>
          <w:lang w:val="en-CA"/>
        </w:rPr>
        <w:t>D</w:t>
      </w:r>
      <w:r w:rsidR="00E91E1A">
        <w:rPr>
          <w:rFonts w:eastAsia="Times New Roman" w:cstheme="minorHAnsi"/>
          <w:lang w:val="en-CA"/>
        </w:rPr>
        <w:t>)</w:t>
      </w:r>
      <w:r w:rsidR="00374805">
        <w:rPr>
          <w:rFonts w:eastAsia="Times New Roman" w:cstheme="minorHAnsi"/>
          <w:lang w:val="en-CA"/>
        </w:rPr>
        <w:t xml:space="preserve">. The group reference frame was thus defined such that the direction of motion pointed along the </w:t>
      </w:r>
      <w:r w:rsidR="008560FC">
        <w:rPr>
          <w:rFonts w:eastAsia="Times New Roman" w:cstheme="minorHAnsi"/>
          <w:lang w:val="en-CA"/>
        </w:rPr>
        <w:t>y</w:t>
      </w:r>
      <w:r w:rsidR="00374805">
        <w:rPr>
          <w:rFonts w:eastAsia="Times New Roman" w:cstheme="minorHAnsi"/>
          <w:lang w:val="en-CA"/>
        </w:rPr>
        <w:t xml:space="preserve"> axis in the positive direction, with the </w:t>
      </w:r>
      <w:r w:rsidR="008560FC">
        <w:rPr>
          <w:rFonts w:eastAsia="Times New Roman" w:cstheme="minorHAnsi"/>
          <w:lang w:val="en-CA"/>
        </w:rPr>
        <w:t>x</w:t>
      </w:r>
      <w:r w:rsidR="00374805">
        <w:rPr>
          <w:rFonts w:eastAsia="Times New Roman" w:cstheme="minorHAnsi"/>
          <w:lang w:val="en-CA"/>
        </w:rPr>
        <w:t xml:space="preserve"> axis representing the left-right axis of the group.</w:t>
      </w:r>
      <w:r w:rsidR="008560FC">
        <w:rPr>
          <w:rFonts w:eastAsia="Times New Roman" w:cstheme="minorHAnsi"/>
          <w:lang w:val="en-CA"/>
        </w:rPr>
        <w:t xml:space="preserve"> </w:t>
      </w:r>
      <w:r w:rsidR="00374805">
        <w:rPr>
          <w:rFonts w:eastAsia="Times New Roman" w:cstheme="minorHAnsi"/>
          <w:lang w:val="en-CA"/>
        </w:rPr>
        <w:t>We also calculated the past velocity vector of the focal individual at each time point, defined in the same way as for the group past velocity vector, and projected it into the group frame</w:t>
      </w:r>
      <w:r w:rsidR="008560FC">
        <w:rPr>
          <w:rFonts w:eastAsia="Times New Roman" w:cstheme="minorHAnsi"/>
          <w:lang w:val="en-CA"/>
        </w:rPr>
        <w:t xml:space="preserve"> of reference</w:t>
      </w:r>
      <w:r w:rsidR="00374805">
        <w:rPr>
          <w:rFonts w:eastAsia="Times New Roman" w:cstheme="minorHAnsi"/>
          <w:lang w:val="en-CA"/>
        </w:rPr>
        <w:t xml:space="preserve"> to describe the individual’s movement relative to the group. From this, we computed </w:t>
      </w:r>
      <w:r w:rsidR="00BD227C">
        <w:rPr>
          <w:rFonts w:eastAsia="Times New Roman" w:cstheme="minorHAnsi"/>
          <w:lang w:val="en-CA"/>
        </w:rPr>
        <w:t>two</w:t>
      </w:r>
      <w:r w:rsidR="00374805">
        <w:rPr>
          <w:rFonts w:eastAsia="Times New Roman" w:cstheme="minorHAnsi"/>
          <w:lang w:val="en-CA"/>
        </w:rPr>
        <w:t xml:space="preserve"> variables corresponding to the </w:t>
      </w:r>
      <w:r w:rsidR="00BD227C">
        <w:rPr>
          <w:rFonts w:eastAsia="Times New Roman" w:cstheme="minorHAnsi"/>
          <w:lang w:val="en-CA"/>
        </w:rPr>
        <w:t>two</w:t>
      </w:r>
      <w:r w:rsidR="00374805">
        <w:rPr>
          <w:rFonts w:eastAsia="Times New Roman" w:cstheme="minorHAnsi"/>
          <w:lang w:val="en-CA"/>
        </w:rPr>
        <w:t xml:space="preserve"> metrics of influence:  </w:t>
      </w:r>
      <w:r w:rsidR="00CB536D" w:rsidRPr="00BD227C">
        <w:rPr>
          <w:rFonts w:eastAsia="Times New Roman" w:cstheme="minorHAnsi"/>
          <w:lang w:val="en-CA"/>
        </w:rPr>
        <w:t>the y component of the individual’s past velocity vector (</w:t>
      </w:r>
      <w:r w:rsidR="00F707EF" w:rsidRPr="00BD227C">
        <w:rPr>
          <w:rFonts w:eastAsia="Times New Roman" w:cstheme="minorHAnsi"/>
          <w:lang w:val="en-CA"/>
        </w:rPr>
        <w:t>=</w:t>
      </w:r>
      <w:r w:rsidR="00CB536D" w:rsidRPr="00BD227C">
        <w:rPr>
          <w:rFonts w:eastAsia="Times New Roman" w:cstheme="minorHAnsi"/>
          <w:lang w:val="en-CA"/>
        </w:rPr>
        <w:t xml:space="preserve">left-right </w:t>
      </w:r>
      <w:r w:rsidR="00AB3420">
        <w:rPr>
          <w:rFonts w:eastAsia="Times New Roman" w:cstheme="minorHAnsi"/>
          <w:lang w:val="en-CA"/>
        </w:rPr>
        <w:t>movement</w:t>
      </w:r>
      <w:r w:rsidR="00CB536D" w:rsidRPr="00BD227C">
        <w:rPr>
          <w:rFonts w:eastAsia="Times New Roman" w:cstheme="minorHAnsi"/>
          <w:lang w:val="en-CA"/>
        </w:rPr>
        <w:t xml:space="preserve">, corresponding to </w:t>
      </w:r>
      <w:r w:rsidR="00CB536D" w:rsidRPr="00BD227C">
        <w:rPr>
          <w:rFonts w:eastAsia="Times New Roman" w:cstheme="minorHAnsi"/>
          <w:b/>
          <w:lang w:val="en-CA"/>
        </w:rPr>
        <w:t>turn influence</w:t>
      </w:r>
      <w:r w:rsidR="00CB536D" w:rsidRPr="00BD227C">
        <w:rPr>
          <w:rFonts w:eastAsia="Times New Roman" w:cstheme="minorHAnsi"/>
          <w:lang w:val="en-CA"/>
        </w:rPr>
        <w:t>)</w:t>
      </w:r>
      <w:r w:rsidR="00BD227C">
        <w:rPr>
          <w:rFonts w:eastAsia="Times New Roman" w:cstheme="minorHAnsi"/>
          <w:lang w:val="en-CA"/>
        </w:rPr>
        <w:t xml:space="preserve">, and </w:t>
      </w:r>
      <w:r w:rsidR="00CB536D" w:rsidRPr="00BD227C">
        <w:rPr>
          <w:rFonts w:eastAsia="Times New Roman" w:cstheme="minorHAnsi"/>
          <w:lang w:val="en-CA"/>
        </w:rPr>
        <w:t>the difference between the x component of the centroid’s past velocity vector and the x component of the individual’s past velocity vector (</w:t>
      </w:r>
      <w:r w:rsidR="00F707EF" w:rsidRPr="00BD227C">
        <w:rPr>
          <w:rFonts w:eastAsia="Times New Roman" w:cstheme="minorHAnsi"/>
          <w:lang w:val="en-CA"/>
        </w:rPr>
        <w:t>=</w:t>
      </w:r>
      <w:r w:rsidR="00CB536D" w:rsidRPr="00BD227C">
        <w:rPr>
          <w:rFonts w:eastAsia="Times New Roman" w:cstheme="minorHAnsi"/>
          <w:lang w:val="en-CA"/>
        </w:rPr>
        <w:t xml:space="preserve">front-back movement, corresponding to </w:t>
      </w:r>
      <w:r w:rsidR="00CB536D" w:rsidRPr="00BD227C">
        <w:rPr>
          <w:rFonts w:eastAsia="Times New Roman" w:cstheme="minorHAnsi"/>
          <w:b/>
          <w:lang w:val="en-CA"/>
        </w:rPr>
        <w:t>spee</w:t>
      </w:r>
      <w:r w:rsidR="008560FC">
        <w:rPr>
          <w:rFonts w:eastAsia="Times New Roman" w:cstheme="minorHAnsi"/>
          <w:b/>
          <w:lang w:val="en-CA"/>
        </w:rPr>
        <w:t>d</w:t>
      </w:r>
      <w:r w:rsidR="00CB536D" w:rsidRPr="00BD227C">
        <w:rPr>
          <w:rFonts w:eastAsia="Times New Roman" w:cstheme="minorHAnsi"/>
          <w:b/>
          <w:lang w:val="en-CA"/>
        </w:rPr>
        <w:t xml:space="preserve"> influence</w:t>
      </w:r>
      <w:r w:rsidR="00CB536D" w:rsidRPr="00BD227C">
        <w:rPr>
          <w:rFonts w:eastAsia="Times New Roman" w:cstheme="minorHAnsi"/>
          <w:lang w:val="en-CA"/>
        </w:rPr>
        <w:t>)</w:t>
      </w:r>
    </w:p>
    <w:p w14:paraId="607B26A7" w14:textId="561C763A" w:rsidR="00B51E9B" w:rsidRPr="00087EDB" w:rsidRDefault="001E0915" w:rsidP="00087EDB">
      <w:pPr>
        <w:spacing w:after="0" w:line="240" w:lineRule="auto"/>
        <w:jc w:val="both"/>
        <w:rPr>
          <w:rFonts w:eastAsia="Times New Roman" w:cstheme="minorHAnsi"/>
          <w:lang w:val="en-CA"/>
        </w:rPr>
      </w:pPr>
      <w:r>
        <w:rPr>
          <w:rFonts w:ascii="Arial" w:eastAsia="Times New Roman" w:hAnsi="Arial" w:cs="Arial"/>
          <w:noProof/>
          <w:sz w:val="16"/>
          <w:lang w:val="en-US"/>
        </w:rPr>
        <w:lastRenderedPageBreak/>
        <w:drawing>
          <wp:anchor distT="0" distB="0" distL="114300" distR="114300" simplePos="0" relativeHeight="251727872" behindDoc="0" locked="0" layoutInCell="1" allowOverlap="1" wp14:anchorId="02536D42" wp14:editId="4A4E8058">
            <wp:simplePos x="0" y="0"/>
            <wp:positionH relativeFrom="column">
              <wp:posOffset>0</wp:posOffset>
            </wp:positionH>
            <wp:positionV relativeFrom="paragraph">
              <wp:posOffset>0</wp:posOffset>
            </wp:positionV>
            <wp:extent cx="5715000" cy="44196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419600"/>
                    </a:xfrm>
                    <a:prstGeom prst="rect">
                      <a:avLst/>
                    </a:prstGeom>
                    <a:noFill/>
                    <a:ln>
                      <a:noFill/>
                    </a:ln>
                  </pic:spPr>
                </pic:pic>
              </a:graphicData>
            </a:graphic>
          </wp:anchor>
        </w:drawing>
      </w:r>
      <w:r w:rsidR="00B51E9B" w:rsidRPr="006D69C5">
        <w:rPr>
          <w:rFonts w:ascii="Arial" w:eastAsia="Times New Roman" w:hAnsi="Arial" w:cs="Arial"/>
          <w:sz w:val="16"/>
          <w:lang w:val="en-US"/>
        </w:rPr>
        <w:t xml:space="preserve">Figure </w:t>
      </w:r>
      <w:r w:rsidR="00D10091">
        <w:rPr>
          <w:rFonts w:ascii="Arial" w:eastAsia="Times New Roman" w:hAnsi="Arial" w:cs="Arial"/>
          <w:sz w:val="16"/>
          <w:lang w:val="en-US"/>
        </w:rPr>
        <w:t>1</w:t>
      </w:r>
      <w:r w:rsidR="00B51E9B" w:rsidRPr="006D69C5">
        <w:rPr>
          <w:rFonts w:ascii="Arial" w:eastAsia="Times New Roman" w:hAnsi="Arial" w:cs="Arial"/>
          <w:sz w:val="16"/>
          <w:lang w:val="en-US"/>
        </w:rPr>
        <w:t xml:space="preserve">. Summary of </w:t>
      </w:r>
      <w:r w:rsidR="00B86E68">
        <w:rPr>
          <w:rFonts w:ascii="Arial" w:eastAsia="Times New Roman" w:hAnsi="Arial" w:cs="Arial"/>
          <w:sz w:val="16"/>
          <w:lang w:val="en-US"/>
        </w:rPr>
        <w:t xml:space="preserve">the </w:t>
      </w:r>
      <w:r w:rsidR="00B51E9B" w:rsidRPr="006D69C5">
        <w:rPr>
          <w:rFonts w:ascii="Arial" w:eastAsia="Times New Roman" w:hAnsi="Arial" w:cs="Arial"/>
          <w:sz w:val="16"/>
          <w:lang w:val="en-US"/>
        </w:rPr>
        <w:t xml:space="preserve">data processing </w:t>
      </w:r>
      <w:r w:rsidR="00B86E68">
        <w:rPr>
          <w:rFonts w:ascii="Arial" w:eastAsia="Times New Roman" w:hAnsi="Arial" w:cs="Arial"/>
          <w:sz w:val="16"/>
          <w:lang w:val="en-US"/>
        </w:rPr>
        <w:t>pipeline</w:t>
      </w:r>
      <w:r w:rsidR="005C5997">
        <w:rPr>
          <w:rFonts w:ascii="Arial" w:eastAsia="Times New Roman" w:hAnsi="Arial" w:cs="Arial"/>
          <w:sz w:val="16"/>
          <w:lang w:val="en-US"/>
        </w:rPr>
        <w:t xml:space="preserve"> to calculate the turning influence scores of each individual</w:t>
      </w:r>
      <w:r w:rsidR="00B86E68">
        <w:rPr>
          <w:rFonts w:ascii="Arial" w:eastAsia="Times New Roman" w:hAnsi="Arial" w:cs="Arial"/>
          <w:sz w:val="16"/>
          <w:lang w:val="en-US"/>
        </w:rPr>
        <w:t>, from collection of individual meerkat trajectories to spatial discretization,</w:t>
      </w:r>
      <w:r w:rsidR="005D1340">
        <w:rPr>
          <w:rFonts w:ascii="Arial" w:eastAsia="Times New Roman" w:hAnsi="Arial" w:cs="Arial"/>
          <w:sz w:val="16"/>
          <w:lang w:val="en-US"/>
        </w:rPr>
        <w:t xml:space="preserve"> </w:t>
      </w:r>
      <w:r w:rsidR="00013304">
        <w:rPr>
          <w:rFonts w:ascii="Arial" w:eastAsia="Times New Roman" w:hAnsi="Arial" w:cs="Arial"/>
          <w:sz w:val="16"/>
          <w:lang w:val="en-US"/>
        </w:rPr>
        <w:t xml:space="preserve">modeling </w:t>
      </w:r>
      <w:r w:rsidR="00B86E68">
        <w:rPr>
          <w:rFonts w:ascii="Arial" w:eastAsia="Times New Roman" w:hAnsi="Arial" w:cs="Arial"/>
          <w:sz w:val="16"/>
          <w:lang w:val="en-US"/>
        </w:rPr>
        <w:t>of the turning influence curve and computation of the influence score</w:t>
      </w:r>
      <w:r w:rsidR="00B51E9B" w:rsidRPr="006D69C5">
        <w:rPr>
          <w:rFonts w:ascii="Arial" w:eastAsia="Times New Roman" w:hAnsi="Arial" w:cs="Arial"/>
          <w:sz w:val="16"/>
          <w:lang w:val="en-US"/>
        </w:rPr>
        <w:t>.</w:t>
      </w:r>
      <w:r w:rsidR="00B86E68">
        <w:rPr>
          <w:rFonts w:ascii="Arial" w:eastAsia="Times New Roman" w:hAnsi="Arial" w:cs="Arial"/>
          <w:sz w:val="16"/>
          <w:lang w:val="en-US"/>
        </w:rPr>
        <w:t xml:space="preserve"> </w:t>
      </w:r>
      <w:r w:rsidR="00D11017">
        <w:rPr>
          <w:rFonts w:ascii="Arial" w:eastAsia="Times New Roman" w:hAnsi="Arial" w:cs="Arial"/>
          <w:sz w:val="16"/>
          <w:lang w:val="en-US"/>
        </w:rPr>
        <w:t xml:space="preserve">Background shows </w:t>
      </w:r>
      <w:r w:rsidR="00DA07BD">
        <w:rPr>
          <w:rFonts w:ascii="Arial" w:eastAsia="Times New Roman" w:hAnsi="Arial" w:cs="Arial"/>
          <w:sz w:val="16"/>
          <w:lang w:val="en-US"/>
        </w:rPr>
        <w:t>the trajectories of six meerkats from group HM17 recorded over a three-</w:t>
      </w:r>
      <w:proofErr w:type="spellStart"/>
      <w:r w:rsidR="00DA07BD">
        <w:rPr>
          <w:rFonts w:ascii="Arial" w:eastAsia="Times New Roman" w:hAnsi="Arial" w:cs="Arial"/>
          <w:sz w:val="16"/>
          <w:lang w:val="en-US"/>
        </w:rPr>
        <w:t>hours time</w:t>
      </w:r>
      <w:proofErr w:type="spellEnd"/>
      <w:r w:rsidR="00DA07BD">
        <w:rPr>
          <w:rFonts w:ascii="Arial" w:eastAsia="Times New Roman" w:hAnsi="Arial" w:cs="Arial"/>
          <w:sz w:val="16"/>
          <w:lang w:val="en-US"/>
        </w:rPr>
        <w:t xml:space="preserve"> period</w:t>
      </w:r>
      <w:r w:rsidR="00DA07BD" w:rsidRPr="00DA07BD">
        <w:rPr>
          <w:rFonts w:ascii="Arial" w:eastAsia="Times New Roman" w:hAnsi="Arial" w:cs="Arial"/>
          <w:sz w:val="16"/>
          <w:lang w:val="en-US"/>
        </w:rPr>
        <w:t xml:space="preserve"> </w:t>
      </w:r>
      <w:r w:rsidR="00DA07BD">
        <w:rPr>
          <w:rFonts w:ascii="Arial" w:eastAsia="Times New Roman" w:hAnsi="Arial" w:cs="Arial"/>
          <w:sz w:val="16"/>
          <w:lang w:val="en-US"/>
        </w:rPr>
        <w:t>at one fix / second</w:t>
      </w:r>
      <w:r w:rsidR="00DA07BD" w:rsidRPr="006D69C5">
        <w:rPr>
          <w:rFonts w:ascii="Arial" w:eastAsia="Times New Roman" w:hAnsi="Arial" w:cs="Arial"/>
          <w:sz w:val="16"/>
          <w:lang w:val="en-US"/>
        </w:rPr>
        <w:t xml:space="preserve"> from GPS collars</w:t>
      </w:r>
      <w:r w:rsidR="00DA07BD">
        <w:rPr>
          <w:rFonts w:ascii="Arial" w:eastAsia="Times New Roman" w:hAnsi="Arial" w:cs="Arial"/>
          <w:sz w:val="16"/>
          <w:lang w:val="en-US"/>
        </w:rPr>
        <w:t>. The b</w:t>
      </w:r>
      <w:r w:rsidR="00DA07BD" w:rsidRPr="006D69C5">
        <w:rPr>
          <w:rFonts w:ascii="Arial" w:eastAsia="Times New Roman" w:hAnsi="Arial" w:cs="Arial"/>
          <w:sz w:val="16"/>
          <w:lang w:val="en-US"/>
        </w:rPr>
        <w:t>lack line represents the trajectory of the group centroid over the same time-interval, obtained by averaging the coordinates of every individual in the group</w:t>
      </w:r>
      <w:r w:rsidR="00DA07BD">
        <w:rPr>
          <w:rFonts w:ascii="Arial" w:eastAsia="Times New Roman" w:hAnsi="Arial" w:cs="Arial"/>
          <w:sz w:val="16"/>
          <w:lang w:val="en-US"/>
        </w:rPr>
        <w:t xml:space="preserve"> at each time step.</w:t>
      </w:r>
      <w:r w:rsidR="00DA07BD" w:rsidRPr="006D69C5">
        <w:rPr>
          <w:rFonts w:ascii="Arial" w:eastAsia="Times New Roman" w:hAnsi="Arial" w:cs="Arial"/>
          <w:sz w:val="16"/>
          <w:lang w:val="en-US"/>
        </w:rPr>
        <w:t xml:space="preserve"> </w:t>
      </w:r>
      <w:r w:rsidR="00B86E68">
        <w:rPr>
          <w:rFonts w:ascii="Arial" w:eastAsia="Times New Roman" w:hAnsi="Arial" w:cs="Arial"/>
          <w:sz w:val="16"/>
          <w:lang w:val="en-US"/>
        </w:rPr>
        <w:t>(A) Picture of a meerkat wearing a custom-made collar recording its movement at high resolution.</w:t>
      </w:r>
      <w:r w:rsidR="00B51E9B" w:rsidRPr="006D69C5">
        <w:rPr>
          <w:rFonts w:ascii="Arial" w:eastAsia="Times New Roman" w:hAnsi="Arial" w:cs="Arial"/>
          <w:sz w:val="16"/>
          <w:lang w:val="en-US"/>
        </w:rPr>
        <w:t xml:space="preserve"> (</w:t>
      </w:r>
      <w:r w:rsidR="00DA07BD">
        <w:rPr>
          <w:rFonts w:ascii="Arial" w:eastAsia="Times New Roman" w:hAnsi="Arial" w:cs="Arial"/>
          <w:sz w:val="16"/>
          <w:lang w:val="en-US"/>
        </w:rPr>
        <w:t>B</w:t>
      </w:r>
      <w:r w:rsidR="00B51E9B" w:rsidRPr="006D69C5">
        <w:rPr>
          <w:rFonts w:ascii="Arial" w:eastAsia="Times New Roman" w:hAnsi="Arial" w:cs="Arial"/>
          <w:sz w:val="16"/>
          <w:lang w:val="en-US"/>
        </w:rPr>
        <w:t xml:space="preserve">) </w:t>
      </w:r>
      <w:r w:rsidR="008560FC">
        <w:rPr>
          <w:rFonts w:ascii="Arial" w:eastAsia="Times New Roman" w:hAnsi="Arial" w:cs="Arial"/>
          <w:sz w:val="16"/>
          <w:lang w:val="en-US"/>
        </w:rPr>
        <w:t>Close up on a portion of the trajectory, with o</w:t>
      </w:r>
      <w:r w:rsidR="008560FC">
        <w:rPr>
          <w:rFonts w:ascii="Arial" w:eastAsia="Times New Roman" w:hAnsi="Arial" w:cs="Arial"/>
          <w:sz w:val="16"/>
          <w:lang w:val="en-US"/>
        </w:rPr>
        <w:t>nly the group centroid and two individuals shown, in yellow and orange, for clarity</w:t>
      </w:r>
      <w:r w:rsidR="008560FC">
        <w:rPr>
          <w:rFonts w:ascii="Arial" w:eastAsia="Times New Roman" w:hAnsi="Arial" w:cs="Arial"/>
          <w:sz w:val="16"/>
          <w:lang w:val="en-US"/>
        </w:rPr>
        <w:t>.</w:t>
      </w:r>
      <w:r w:rsidR="008560FC" w:rsidRPr="006D69C5">
        <w:rPr>
          <w:rFonts w:ascii="Arial" w:eastAsia="Times New Roman" w:hAnsi="Arial" w:cs="Arial"/>
          <w:sz w:val="16"/>
          <w:lang w:val="en-US"/>
        </w:rPr>
        <w:t xml:space="preserve"> </w:t>
      </w:r>
      <w:r w:rsidR="00B51E9B" w:rsidRPr="006D69C5">
        <w:rPr>
          <w:rFonts w:ascii="Arial" w:eastAsia="Times New Roman" w:hAnsi="Arial" w:cs="Arial"/>
          <w:sz w:val="16"/>
          <w:lang w:val="en-US"/>
        </w:rPr>
        <w:t xml:space="preserve">At </w:t>
      </w:r>
      <w:r w:rsidR="00A21EE5">
        <w:rPr>
          <w:rFonts w:ascii="Arial" w:eastAsia="Times New Roman" w:hAnsi="Arial" w:cs="Arial"/>
          <w:sz w:val="16"/>
          <w:lang w:val="en-US"/>
        </w:rPr>
        <w:t>a given time</w:t>
      </w:r>
      <w:r w:rsidR="00B51E9B" w:rsidRPr="006D69C5">
        <w:rPr>
          <w:rFonts w:ascii="Arial" w:eastAsia="Times New Roman" w:hAnsi="Arial" w:cs="Arial"/>
          <w:sz w:val="16"/>
          <w:lang w:val="en-US"/>
        </w:rPr>
        <w:t xml:space="preserve"> </w:t>
      </w:r>
      <w:r w:rsidR="00A21EE5">
        <w:rPr>
          <w:rFonts w:ascii="Arial" w:eastAsia="Times New Roman" w:hAnsi="Arial" w:cs="Arial"/>
          <w:sz w:val="16"/>
          <w:lang w:val="en-US"/>
        </w:rPr>
        <w:t>t</w:t>
      </w:r>
      <w:r w:rsidR="00B51E9B" w:rsidRPr="006D69C5">
        <w:rPr>
          <w:rFonts w:ascii="Arial" w:eastAsia="Times New Roman" w:hAnsi="Arial" w:cs="Arial"/>
          <w:sz w:val="16"/>
          <w:lang w:val="en-US"/>
        </w:rPr>
        <w:t>, velocity vectors</w:t>
      </w:r>
      <w:r w:rsidR="00A21EE5">
        <w:rPr>
          <w:rFonts w:ascii="Arial" w:eastAsia="Times New Roman" w:hAnsi="Arial" w:cs="Arial"/>
          <w:sz w:val="16"/>
          <w:lang w:val="en-US"/>
        </w:rPr>
        <w:t xml:space="preserve"> </w:t>
      </w:r>
      <w:r w:rsidR="00E9031C">
        <w:rPr>
          <w:rFonts w:ascii="Arial" w:eastAsia="Times New Roman" w:hAnsi="Arial" w:cs="Arial"/>
          <w:sz w:val="16"/>
          <w:lang w:val="en-US"/>
        </w:rPr>
        <w:t xml:space="preserve">(solid arrows) </w:t>
      </w:r>
      <w:r w:rsidR="00B51E9B" w:rsidRPr="006D69C5">
        <w:rPr>
          <w:rFonts w:ascii="Arial" w:eastAsia="Times New Roman" w:hAnsi="Arial" w:cs="Arial"/>
          <w:sz w:val="16"/>
          <w:lang w:val="en-US"/>
        </w:rPr>
        <w:t xml:space="preserve">are calculated from the points </w:t>
      </w:r>
      <w:r w:rsidR="00A21EE5">
        <w:rPr>
          <w:rFonts w:ascii="Arial" w:eastAsia="Times New Roman" w:hAnsi="Arial" w:cs="Arial"/>
          <w:sz w:val="16"/>
          <w:lang w:val="en-US"/>
        </w:rPr>
        <w:t>ten</w:t>
      </w:r>
      <w:r w:rsidR="00B51E9B" w:rsidRPr="006D69C5">
        <w:rPr>
          <w:rFonts w:ascii="Arial" w:eastAsia="Times New Roman" w:hAnsi="Arial" w:cs="Arial"/>
          <w:sz w:val="16"/>
          <w:lang w:val="en-US"/>
        </w:rPr>
        <w:t xml:space="preserve"> meters in the past </w:t>
      </w:r>
      <w:r w:rsidR="00A21EE5">
        <w:rPr>
          <w:rFonts w:ascii="Arial" w:eastAsia="Times New Roman" w:hAnsi="Arial" w:cs="Arial"/>
          <w:sz w:val="16"/>
          <w:lang w:val="en-US"/>
        </w:rPr>
        <w:t xml:space="preserve">(centroid and individual tracks) </w:t>
      </w:r>
      <w:r w:rsidR="00B51E9B" w:rsidRPr="006D69C5">
        <w:rPr>
          <w:rFonts w:ascii="Arial" w:eastAsia="Times New Roman" w:hAnsi="Arial" w:cs="Arial"/>
          <w:sz w:val="16"/>
          <w:lang w:val="en-US"/>
        </w:rPr>
        <w:t xml:space="preserve">and </w:t>
      </w:r>
      <w:r w:rsidR="00A21EE5">
        <w:rPr>
          <w:rFonts w:ascii="Arial" w:eastAsia="Times New Roman" w:hAnsi="Arial" w:cs="Arial"/>
          <w:sz w:val="16"/>
          <w:lang w:val="en-US"/>
        </w:rPr>
        <w:t>ten</w:t>
      </w:r>
      <w:r w:rsidR="00B51E9B" w:rsidRPr="006D69C5">
        <w:rPr>
          <w:rFonts w:ascii="Arial" w:eastAsia="Times New Roman" w:hAnsi="Arial" w:cs="Arial"/>
          <w:sz w:val="16"/>
          <w:lang w:val="en-US"/>
        </w:rPr>
        <w:t xml:space="preserve"> meters in the future</w:t>
      </w:r>
      <w:r w:rsidR="00A21EE5">
        <w:rPr>
          <w:rFonts w:ascii="Arial" w:eastAsia="Times New Roman" w:hAnsi="Arial" w:cs="Arial"/>
          <w:sz w:val="16"/>
          <w:lang w:val="en-US"/>
        </w:rPr>
        <w:t xml:space="preserve"> (centroid track only). </w:t>
      </w:r>
      <w:r w:rsidR="00B51E9B" w:rsidRPr="006D69C5">
        <w:rPr>
          <w:rFonts w:ascii="Arial" w:eastAsia="Times New Roman" w:hAnsi="Arial" w:cs="Arial"/>
          <w:sz w:val="16"/>
          <w:lang w:val="en-US"/>
        </w:rPr>
        <w:t>(</w:t>
      </w:r>
      <w:r w:rsidR="00DA07BD">
        <w:rPr>
          <w:rFonts w:ascii="Arial" w:eastAsia="Times New Roman" w:hAnsi="Arial" w:cs="Arial"/>
          <w:sz w:val="16"/>
          <w:lang w:val="en-US"/>
        </w:rPr>
        <w:t>C</w:t>
      </w:r>
      <w:r w:rsidR="00B51E9B" w:rsidRPr="006D69C5">
        <w:rPr>
          <w:rFonts w:ascii="Arial" w:eastAsia="Times New Roman" w:hAnsi="Arial" w:cs="Arial"/>
          <w:sz w:val="16"/>
          <w:lang w:val="en-US"/>
        </w:rPr>
        <w:t>) The velocity vector of the centroid from the past is used to define an orthonormal basis (</w:t>
      </w:r>
      <w:r w:rsidR="00A44487">
        <w:rPr>
          <w:rFonts w:ascii="Arial" w:eastAsia="Times New Roman" w:hAnsi="Arial" w:cs="Arial"/>
          <w:sz w:val="16"/>
          <w:lang w:val="en-US"/>
        </w:rPr>
        <w:t xml:space="preserve">group reference frame, </w:t>
      </w:r>
      <w:r>
        <w:rPr>
          <w:rFonts w:ascii="Arial" w:eastAsia="Times New Roman" w:hAnsi="Arial" w:cs="Arial"/>
          <w:sz w:val="16"/>
          <w:lang w:val="en-US"/>
        </w:rPr>
        <w:t>dashed</w:t>
      </w:r>
      <w:r w:rsidR="00B51E9B" w:rsidRPr="006D69C5">
        <w:rPr>
          <w:rFonts w:ascii="Arial" w:eastAsia="Times New Roman" w:hAnsi="Arial" w:cs="Arial"/>
          <w:sz w:val="16"/>
          <w:lang w:val="en-US"/>
        </w:rPr>
        <w:t xml:space="preserve"> line</w:t>
      </w:r>
      <w:r>
        <w:rPr>
          <w:rFonts w:ascii="Arial" w:eastAsia="Times New Roman" w:hAnsi="Arial" w:cs="Arial"/>
          <w:sz w:val="16"/>
          <w:lang w:val="en-US"/>
        </w:rPr>
        <w:t>s</w:t>
      </w:r>
      <w:r w:rsidR="00B51E9B" w:rsidRPr="006D69C5">
        <w:rPr>
          <w:rFonts w:ascii="Arial" w:eastAsia="Times New Roman" w:hAnsi="Arial" w:cs="Arial"/>
          <w:sz w:val="16"/>
          <w:lang w:val="en-US"/>
        </w:rPr>
        <w:t>) relative to which the position and movement of individuals are calculated. Based on the centroid velocity vector from the future, the group is defined as either turning left or turning right</w:t>
      </w:r>
      <w:r w:rsidR="00A44487">
        <w:rPr>
          <w:rFonts w:ascii="Arial" w:eastAsia="Times New Roman" w:hAnsi="Arial" w:cs="Arial"/>
          <w:sz w:val="16"/>
          <w:lang w:val="en-US"/>
        </w:rPr>
        <w:t xml:space="preserve"> at time t (turning left in the example)</w:t>
      </w:r>
      <w:r w:rsidR="00B51E9B" w:rsidRPr="006D69C5">
        <w:rPr>
          <w:rFonts w:ascii="Arial" w:eastAsia="Times New Roman" w:hAnsi="Arial" w:cs="Arial"/>
          <w:sz w:val="16"/>
          <w:lang w:val="en-US"/>
        </w:rPr>
        <w:t xml:space="preserve">. </w:t>
      </w:r>
      <w:r w:rsidR="00A44487">
        <w:rPr>
          <w:rFonts w:ascii="Arial" w:eastAsia="Times New Roman" w:hAnsi="Arial" w:cs="Arial"/>
          <w:sz w:val="16"/>
          <w:lang w:val="en-US"/>
        </w:rPr>
        <w:t xml:space="preserve">Individual left-right </w:t>
      </w:r>
      <w:r w:rsidR="00087EDB">
        <w:rPr>
          <w:rFonts w:ascii="Arial" w:eastAsia="Times New Roman" w:hAnsi="Arial" w:cs="Arial"/>
          <w:sz w:val="16"/>
          <w:lang w:val="en-US"/>
        </w:rPr>
        <w:t>movement</w:t>
      </w:r>
      <w:r w:rsidR="00E9031C">
        <w:rPr>
          <w:rFonts w:ascii="Arial" w:eastAsia="Times New Roman" w:hAnsi="Arial" w:cs="Arial"/>
          <w:sz w:val="16"/>
          <w:lang w:val="en-US"/>
        </w:rPr>
        <w:t xml:space="preserve"> (LR</w:t>
      </w:r>
      <w:r w:rsidR="00087EDB">
        <w:rPr>
          <w:rFonts w:ascii="Arial" w:eastAsia="Times New Roman" w:hAnsi="Arial" w:cs="Arial"/>
          <w:sz w:val="16"/>
          <w:lang w:val="en-US"/>
        </w:rPr>
        <w:t>M</w:t>
      </w:r>
      <w:r w:rsidR="00E9031C">
        <w:rPr>
          <w:rFonts w:ascii="Arial" w:eastAsia="Times New Roman" w:hAnsi="Arial" w:cs="Arial"/>
          <w:sz w:val="16"/>
          <w:lang w:val="en-US"/>
        </w:rPr>
        <w:t>, dashed arrows)</w:t>
      </w:r>
      <w:r w:rsidR="00A44487">
        <w:rPr>
          <w:rFonts w:ascii="Arial" w:eastAsia="Times New Roman" w:hAnsi="Arial" w:cs="Arial"/>
          <w:sz w:val="16"/>
          <w:lang w:val="en-US"/>
        </w:rPr>
        <w:t xml:space="preserve"> is calculated as the x-component of the </w:t>
      </w:r>
      <w:r w:rsidR="00B51E9B" w:rsidRPr="006D69C5">
        <w:rPr>
          <w:rFonts w:ascii="Arial" w:eastAsia="Times New Roman" w:hAnsi="Arial" w:cs="Arial"/>
          <w:sz w:val="16"/>
          <w:lang w:val="en-US"/>
        </w:rPr>
        <w:t>individual velocity vectors from the past</w:t>
      </w:r>
      <w:r w:rsidR="00A44487">
        <w:rPr>
          <w:rFonts w:ascii="Arial" w:eastAsia="Times New Roman" w:hAnsi="Arial" w:cs="Arial"/>
          <w:sz w:val="16"/>
          <w:lang w:val="en-US"/>
        </w:rPr>
        <w:t xml:space="preserve"> in the group reference frame</w:t>
      </w:r>
      <w:r w:rsidR="00B51E9B" w:rsidRPr="006D69C5">
        <w:rPr>
          <w:rFonts w:ascii="Arial" w:eastAsia="Times New Roman" w:hAnsi="Arial" w:cs="Arial"/>
          <w:sz w:val="16"/>
          <w:lang w:val="en-US"/>
        </w:rPr>
        <w:t xml:space="preserve">. In this example, the </w:t>
      </w:r>
      <w:r w:rsidR="00A44487">
        <w:rPr>
          <w:rFonts w:ascii="Arial" w:eastAsia="Times New Roman" w:hAnsi="Arial" w:cs="Arial"/>
          <w:sz w:val="16"/>
          <w:lang w:val="en-US"/>
        </w:rPr>
        <w:t>orange</w:t>
      </w:r>
      <w:r w:rsidR="00B51E9B" w:rsidRPr="006D69C5">
        <w:rPr>
          <w:rFonts w:ascii="Arial" w:eastAsia="Times New Roman" w:hAnsi="Arial" w:cs="Arial"/>
          <w:sz w:val="16"/>
          <w:lang w:val="en-US"/>
        </w:rPr>
        <w:t xml:space="preserve"> individual </w:t>
      </w:r>
      <w:r w:rsidR="00A44487">
        <w:rPr>
          <w:rFonts w:ascii="Arial" w:eastAsia="Times New Roman" w:hAnsi="Arial" w:cs="Arial"/>
          <w:sz w:val="16"/>
          <w:lang w:val="en-US"/>
        </w:rPr>
        <w:t>has</w:t>
      </w:r>
      <w:r w:rsidR="00B51E9B" w:rsidRPr="006D69C5">
        <w:rPr>
          <w:rFonts w:ascii="Arial" w:eastAsia="Times New Roman" w:hAnsi="Arial" w:cs="Arial"/>
          <w:sz w:val="16"/>
          <w:lang w:val="en-US"/>
        </w:rPr>
        <w:t xml:space="preserve"> a positive turning influence at time t</w:t>
      </w:r>
      <w:r w:rsidR="00E9031C">
        <w:rPr>
          <w:rFonts w:ascii="Arial" w:eastAsia="Times New Roman" w:hAnsi="Arial" w:cs="Arial"/>
          <w:sz w:val="16"/>
          <w:lang w:val="en-US"/>
        </w:rPr>
        <w:t>, despite being in the back of the group,</w:t>
      </w:r>
      <w:r w:rsidR="00B51E9B" w:rsidRPr="006D69C5">
        <w:rPr>
          <w:rFonts w:ascii="Arial" w:eastAsia="Times New Roman" w:hAnsi="Arial" w:cs="Arial"/>
          <w:sz w:val="16"/>
          <w:lang w:val="en-US"/>
        </w:rPr>
        <w:t xml:space="preserve"> because it was </w:t>
      </w:r>
      <w:r w:rsidR="00A44487">
        <w:rPr>
          <w:rFonts w:ascii="Arial" w:eastAsia="Times New Roman" w:hAnsi="Arial" w:cs="Arial"/>
          <w:sz w:val="16"/>
          <w:lang w:val="en-US"/>
        </w:rPr>
        <w:t xml:space="preserve">moving towards the left side of the group </w:t>
      </w:r>
      <w:r w:rsidR="00E9031C">
        <w:rPr>
          <w:rFonts w:ascii="Arial" w:eastAsia="Times New Roman" w:hAnsi="Arial" w:cs="Arial"/>
          <w:sz w:val="16"/>
          <w:lang w:val="en-US"/>
        </w:rPr>
        <w:t xml:space="preserve">before the group turned left. On the </w:t>
      </w:r>
      <w:r w:rsidR="00205409">
        <w:rPr>
          <w:rFonts w:ascii="Arial" w:eastAsia="Times New Roman" w:hAnsi="Arial" w:cs="Arial"/>
          <w:sz w:val="16"/>
          <w:lang w:val="en-US"/>
        </w:rPr>
        <w:t>other hand</w:t>
      </w:r>
      <w:r w:rsidR="00E9031C">
        <w:rPr>
          <w:rFonts w:ascii="Arial" w:eastAsia="Times New Roman" w:hAnsi="Arial" w:cs="Arial"/>
          <w:sz w:val="16"/>
          <w:lang w:val="en-US"/>
        </w:rPr>
        <w:t xml:space="preserve">, </w:t>
      </w:r>
      <w:r w:rsidR="00E9031C" w:rsidRPr="006D69C5">
        <w:rPr>
          <w:rFonts w:ascii="Arial" w:eastAsia="Times New Roman" w:hAnsi="Arial" w:cs="Arial"/>
          <w:sz w:val="16"/>
          <w:lang w:val="en-US"/>
        </w:rPr>
        <w:t xml:space="preserve">the </w:t>
      </w:r>
      <w:r w:rsidR="00E9031C">
        <w:rPr>
          <w:rFonts w:ascii="Arial" w:eastAsia="Times New Roman" w:hAnsi="Arial" w:cs="Arial"/>
          <w:sz w:val="16"/>
          <w:lang w:val="en-US"/>
        </w:rPr>
        <w:t>yellow</w:t>
      </w:r>
      <w:r w:rsidR="00E9031C" w:rsidRPr="006D69C5">
        <w:rPr>
          <w:rFonts w:ascii="Arial" w:eastAsia="Times New Roman" w:hAnsi="Arial" w:cs="Arial"/>
          <w:sz w:val="16"/>
          <w:lang w:val="en-US"/>
        </w:rPr>
        <w:t xml:space="preserve"> individual </w:t>
      </w:r>
      <w:r w:rsidR="00E9031C">
        <w:rPr>
          <w:rFonts w:ascii="Arial" w:eastAsia="Times New Roman" w:hAnsi="Arial" w:cs="Arial"/>
          <w:sz w:val="16"/>
          <w:lang w:val="en-US"/>
        </w:rPr>
        <w:t>has</w:t>
      </w:r>
      <w:r w:rsidR="00E9031C" w:rsidRPr="006D69C5">
        <w:rPr>
          <w:rFonts w:ascii="Arial" w:eastAsia="Times New Roman" w:hAnsi="Arial" w:cs="Arial"/>
          <w:sz w:val="16"/>
          <w:lang w:val="en-US"/>
        </w:rPr>
        <w:t xml:space="preserve"> a </w:t>
      </w:r>
      <w:r w:rsidR="00E9031C">
        <w:rPr>
          <w:rFonts w:ascii="Arial" w:eastAsia="Times New Roman" w:hAnsi="Arial" w:cs="Arial"/>
          <w:sz w:val="16"/>
          <w:lang w:val="en-US"/>
        </w:rPr>
        <w:t>negative</w:t>
      </w:r>
      <w:r w:rsidR="00E9031C" w:rsidRPr="006D69C5">
        <w:rPr>
          <w:rFonts w:ascii="Arial" w:eastAsia="Times New Roman" w:hAnsi="Arial" w:cs="Arial"/>
          <w:sz w:val="16"/>
          <w:lang w:val="en-US"/>
        </w:rPr>
        <w:t xml:space="preserve"> turning influence at time t</w:t>
      </w:r>
      <w:r w:rsidR="00E9031C">
        <w:rPr>
          <w:rFonts w:ascii="Arial" w:eastAsia="Times New Roman" w:hAnsi="Arial" w:cs="Arial"/>
          <w:sz w:val="16"/>
          <w:lang w:val="en-US"/>
        </w:rPr>
        <w:t>, despite being in the front of the group,</w:t>
      </w:r>
      <w:r w:rsidR="00E9031C" w:rsidRPr="006D69C5">
        <w:rPr>
          <w:rFonts w:ascii="Arial" w:eastAsia="Times New Roman" w:hAnsi="Arial" w:cs="Arial"/>
          <w:sz w:val="16"/>
          <w:lang w:val="en-US"/>
        </w:rPr>
        <w:t xml:space="preserve"> because it was </w:t>
      </w:r>
      <w:r w:rsidR="00E9031C">
        <w:rPr>
          <w:rFonts w:ascii="Arial" w:eastAsia="Times New Roman" w:hAnsi="Arial" w:cs="Arial"/>
          <w:sz w:val="16"/>
          <w:lang w:val="en-US"/>
        </w:rPr>
        <w:t>moving towards the right side of the group before the group turned left.</w:t>
      </w:r>
      <w:r w:rsidR="00B51E9B" w:rsidRPr="006D69C5">
        <w:rPr>
          <w:rFonts w:ascii="Arial" w:eastAsia="Times New Roman" w:hAnsi="Arial" w:cs="Arial"/>
          <w:sz w:val="16"/>
          <w:lang w:val="en-US"/>
        </w:rPr>
        <w:t xml:space="preserve"> </w:t>
      </w:r>
      <w:r w:rsidR="00E9031C">
        <w:rPr>
          <w:rFonts w:ascii="Arial" w:eastAsia="Times New Roman" w:hAnsi="Arial" w:cs="Arial"/>
          <w:sz w:val="16"/>
          <w:lang w:val="en-US"/>
        </w:rPr>
        <w:t xml:space="preserve">(E) After doing the calculations for every available time step, the probability of the group to turn right is plotted as a function of </w:t>
      </w:r>
      <w:r w:rsidR="00087EDB">
        <w:rPr>
          <w:rFonts w:ascii="Arial" w:eastAsia="Times New Roman" w:hAnsi="Arial" w:cs="Arial"/>
          <w:sz w:val="16"/>
          <w:lang w:val="en-US"/>
        </w:rPr>
        <w:t>a</w:t>
      </w:r>
      <w:r w:rsidR="00205409">
        <w:rPr>
          <w:rFonts w:ascii="Arial" w:eastAsia="Times New Roman" w:hAnsi="Arial" w:cs="Arial"/>
          <w:sz w:val="16"/>
          <w:lang w:val="en-US"/>
        </w:rPr>
        <w:t>n</w:t>
      </w:r>
      <w:r w:rsidR="00087EDB">
        <w:rPr>
          <w:rFonts w:ascii="Arial" w:eastAsia="Times New Roman" w:hAnsi="Arial" w:cs="Arial"/>
          <w:sz w:val="16"/>
          <w:lang w:val="en-US"/>
        </w:rPr>
        <w:t xml:space="preserve"> </w:t>
      </w:r>
      <w:r w:rsidR="00E9031C">
        <w:rPr>
          <w:rFonts w:ascii="Arial" w:eastAsia="Times New Roman" w:hAnsi="Arial" w:cs="Arial"/>
          <w:sz w:val="16"/>
          <w:lang w:val="en-US"/>
        </w:rPr>
        <w:t>individual</w:t>
      </w:r>
      <w:r w:rsidR="00205409">
        <w:rPr>
          <w:rFonts w:ascii="Arial" w:eastAsia="Times New Roman" w:hAnsi="Arial" w:cs="Arial"/>
          <w:sz w:val="16"/>
          <w:lang w:val="en-US"/>
        </w:rPr>
        <w:t>’s</w:t>
      </w:r>
      <w:r w:rsidR="00E9031C">
        <w:rPr>
          <w:rFonts w:ascii="Arial" w:eastAsia="Times New Roman" w:hAnsi="Arial" w:cs="Arial"/>
          <w:sz w:val="16"/>
          <w:lang w:val="en-US"/>
        </w:rPr>
        <w:t xml:space="preserve"> left-right speed</w:t>
      </w:r>
      <w:r w:rsidR="00440088">
        <w:rPr>
          <w:rFonts w:ascii="Arial" w:eastAsia="Times New Roman" w:hAnsi="Arial" w:cs="Arial"/>
          <w:sz w:val="16"/>
          <w:lang w:val="en-US"/>
        </w:rPr>
        <w:t>. This shows that as individuals move faster towards the right (positive x-values), the probability of the group to turn right increases (and vice-versa), but the extent and rate of the increase varies for different individuals, reflecting differences in influence. Here the orange individual has a higher influence on the rest of the group than the yellow individual. (F) The influence curves are modelled using a modified logistic function</w:t>
      </w:r>
      <w:r w:rsidR="005C5997">
        <w:rPr>
          <w:rFonts w:ascii="Arial" w:eastAsia="Times New Roman" w:hAnsi="Arial" w:cs="Arial"/>
          <w:sz w:val="16"/>
          <w:lang w:val="en-US"/>
        </w:rPr>
        <w:t xml:space="preserve">, and the 90% quantile of the left-right </w:t>
      </w:r>
      <w:r w:rsidR="00087EDB">
        <w:rPr>
          <w:rFonts w:ascii="Arial" w:eastAsia="Times New Roman" w:hAnsi="Arial" w:cs="Arial"/>
          <w:sz w:val="16"/>
          <w:lang w:val="en-US"/>
        </w:rPr>
        <w:t>movement</w:t>
      </w:r>
      <w:r w:rsidR="005C5997">
        <w:rPr>
          <w:rFonts w:ascii="Arial" w:eastAsia="Times New Roman" w:hAnsi="Arial" w:cs="Arial"/>
          <w:sz w:val="16"/>
          <w:lang w:val="en-US"/>
        </w:rPr>
        <w:t xml:space="preserve"> across all individuals of a given group is used to compute a single turning influence score for each individual. The speeding influence score is calculated analogously, using instead the probability of the group to speed up and the difference between </w:t>
      </w:r>
      <w:r w:rsidR="00BB0771">
        <w:rPr>
          <w:rFonts w:ascii="Arial" w:eastAsia="Times New Roman" w:hAnsi="Arial" w:cs="Arial"/>
          <w:sz w:val="16"/>
          <w:lang w:val="en-US"/>
        </w:rPr>
        <w:t>group and individual front-back speed (not shown</w:t>
      </w:r>
      <w:r w:rsidR="009C5DE6">
        <w:rPr>
          <w:rFonts w:ascii="Arial" w:eastAsia="Times New Roman" w:hAnsi="Arial" w:cs="Arial"/>
          <w:sz w:val="16"/>
          <w:lang w:val="en-US"/>
        </w:rPr>
        <w:t xml:space="preserve">, see </w:t>
      </w:r>
      <w:r w:rsidR="00AE7C20">
        <w:rPr>
          <w:rFonts w:ascii="Arial" w:eastAsia="Times New Roman" w:hAnsi="Arial" w:cs="Arial"/>
          <w:sz w:val="16"/>
          <w:lang w:val="en-US"/>
        </w:rPr>
        <w:t>main text</w:t>
      </w:r>
      <w:r w:rsidR="00BB0771">
        <w:rPr>
          <w:rFonts w:ascii="Arial" w:eastAsia="Times New Roman" w:hAnsi="Arial" w:cs="Arial"/>
          <w:sz w:val="16"/>
          <w:lang w:val="en-US"/>
        </w:rPr>
        <w:t>).</w:t>
      </w:r>
      <w:r w:rsidR="00205409">
        <w:rPr>
          <w:rFonts w:ascii="Arial" w:eastAsia="Times New Roman" w:hAnsi="Arial" w:cs="Arial"/>
          <w:sz w:val="16"/>
          <w:lang w:val="en-US"/>
        </w:rPr>
        <w:t xml:space="preserve"> Note that</w:t>
      </w:r>
      <w:r w:rsidR="00F063EF">
        <w:rPr>
          <w:rFonts w:ascii="Arial" w:eastAsia="Times New Roman" w:hAnsi="Arial" w:cs="Arial"/>
          <w:sz w:val="16"/>
          <w:lang w:val="en-US"/>
        </w:rPr>
        <w:t xml:space="preserve"> in the real analyses,</w:t>
      </w:r>
      <w:r w:rsidR="00205409">
        <w:rPr>
          <w:rFonts w:ascii="Arial" w:eastAsia="Times New Roman" w:hAnsi="Arial" w:cs="Arial"/>
          <w:sz w:val="16"/>
          <w:lang w:val="en-US"/>
        </w:rPr>
        <w:t xml:space="preserve"> </w:t>
      </w:r>
      <w:r w:rsidR="00F063EF">
        <w:rPr>
          <w:rFonts w:ascii="Arial" w:eastAsia="Times New Roman" w:hAnsi="Arial" w:cs="Arial"/>
          <w:sz w:val="16"/>
          <w:lang w:val="en-US"/>
        </w:rPr>
        <w:t xml:space="preserve">the data for a given individual whose influence is being measured is excluded from the computation of the centroid location </w:t>
      </w:r>
      <w:r w:rsidR="00205409">
        <w:rPr>
          <w:rFonts w:ascii="Arial" w:eastAsia="Times New Roman" w:hAnsi="Arial" w:cs="Arial"/>
          <w:sz w:val="16"/>
          <w:lang w:val="en-US"/>
        </w:rPr>
        <w:t>and movement, to avoid circularity.</w:t>
      </w:r>
    </w:p>
    <w:p w14:paraId="0A196D65" w14:textId="1C46581F" w:rsidR="00374805" w:rsidRPr="001B7003" w:rsidRDefault="00374805" w:rsidP="00374805">
      <w:pPr>
        <w:spacing w:before="360" w:after="0" w:line="360" w:lineRule="auto"/>
        <w:jc w:val="both"/>
        <w:outlineLvl w:val="1"/>
        <w:rPr>
          <w:rFonts w:cstheme="minorHAnsi"/>
          <w:lang w:val="en-US"/>
        </w:rPr>
      </w:pPr>
      <w:r>
        <w:rPr>
          <w:rFonts w:eastAsia="Times New Roman" w:cstheme="minorHAnsi"/>
          <w:bCs/>
          <w:color w:val="000000"/>
          <w:lang w:val="en-CA"/>
        </w:rPr>
        <w:t xml:space="preserve">Exploratory analyses showed that </w:t>
      </w:r>
      <w:r>
        <w:rPr>
          <w:rFonts w:cstheme="minorHAnsi"/>
          <w:lang w:val="en-US"/>
        </w:rPr>
        <w:t xml:space="preserve">the probability of </w:t>
      </w:r>
      <w:r w:rsidR="008560FC">
        <w:rPr>
          <w:rFonts w:cstheme="minorHAnsi"/>
          <w:lang w:val="en-US"/>
        </w:rPr>
        <w:t>a</w:t>
      </w:r>
      <w:r>
        <w:rPr>
          <w:rFonts w:cstheme="minorHAnsi"/>
          <w:lang w:val="en-US"/>
        </w:rPr>
        <w:t xml:space="preserve"> group</w:t>
      </w:r>
      <w:r w:rsidRPr="006D69C5">
        <w:rPr>
          <w:rFonts w:cstheme="minorHAnsi"/>
          <w:lang w:val="en-US"/>
        </w:rPr>
        <w:t xml:space="preserve"> turn</w:t>
      </w:r>
      <w:r w:rsidR="008560FC">
        <w:rPr>
          <w:rFonts w:cstheme="minorHAnsi"/>
          <w:lang w:val="en-US"/>
        </w:rPr>
        <w:t>ing</w:t>
      </w:r>
      <w:r w:rsidRPr="006D69C5">
        <w:rPr>
          <w:rFonts w:cstheme="minorHAnsi"/>
          <w:lang w:val="en-US"/>
        </w:rPr>
        <w:t xml:space="preserve"> right increase</w:t>
      </w:r>
      <w:r>
        <w:rPr>
          <w:rFonts w:cstheme="minorHAnsi"/>
          <w:lang w:val="en-US"/>
        </w:rPr>
        <w:t>d</w:t>
      </w:r>
      <w:r w:rsidRPr="006D69C5">
        <w:rPr>
          <w:rFonts w:cstheme="minorHAnsi"/>
          <w:lang w:val="en-US"/>
        </w:rPr>
        <w:t xml:space="preserve"> sharply as </w:t>
      </w:r>
      <w:r w:rsidR="008560FC">
        <w:rPr>
          <w:rFonts w:cstheme="minorHAnsi"/>
          <w:lang w:val="en-US"/>
        </w:rPr>
        <w:t xml:space="preserve">a given </w:t>
      </w:r>
      <w:r w:rsidRPr="006D69C5">
        <w:rPr>
          <w:rFonts w:cstheme="minorHAnsi"/>
          <w:lang w:val="en-US"/>
        </w:rPr>
        <w:t>individual</w:t>
      </w:r>
      <w:r w:rsidR="008560FC">
        <w:rPr>
          <w:rFonts w:cstheme="minorHAnsi"/>
          <w:lang w:val="en-US"/>
        </w:rPr>
        <w:t>’s</w:t>
      </w:r>
      <w:r>
        <w:rPr>
          <w:rFonts w:cstheme="minorHAnsi"/>
          <w:lang w:val="en-US"/>
        </w:rPr>
        <w:t xml:space="preserve"> </w:t>
      </w:r>
      <w:r w:rsidRPr="006D69C5">
        <w:rPr>
          <w:rFonts w:cstheme="minorHAnsi"/>
          <w:lang w:val="en-US"/>
        </w:rPr>
        <w:t>movement towards the right increase</w:t>
      </w:r>
      <w:r>
        <w:rPr>
          <w:rFonts w:cstheme="minorHAnsi"/>
          <w:lang w:val="en-US"/>
        </w:rPr>
        <w:t>d</w:t>
      </w:r>
      <w:r w:rsidRPr="006D69C5">
        <w:rPr>
          <w:rFonts w:cstheme="minorHAnsi"/>
          <w:lang w:val="en-US"/>
        </w:rPr>
        <w:t xml:space="preserve"> before plateauing</w:t>
      </w:r>
      <w:r>
        <w:rPr>
          <w:rFonts w:cstheme="minorHAnsi"/>
          <w:lang w:val="en-US"/>
        </w:rPr>
        <w:t xml:space="preserve">, and conversely for </w:t>
      </w:r>
      <w:r w:rsidR="009C5BCC">
        <w:rPr>
          <w:rFonts w:cstheme="minorHAnsi"/>
          <w:lang w:val="en-US"/>
        </w:rPr>
        <w:t>probability to turn left</w:t>
      </w:r>
      <w:r>
        <w:rPr>
          <w:rFonts w:cstheme="minorHAnsi"/>
          <w:lang w:val="en-US"/>
        </w:rPr>
        <w:t xml:space="preserve">, resulting in a sigmoid-like curve (Figure </w:t>
      </w:r>
      <w:r w:rsidR="001533A7">
        <w:rPr>
          <w:rFonts w:cstheme="minorHAnsi"/>
          <w:lang w:val="en-US"/>
        </w:rPr>
        <w:t>1</w:t>
      </w:r>
      <w:r w:rsidR="00171289">
        <w:rPr>
          <w:rFonts w:cstheme="minorHAnsi"/>
          <w:lang w:val="en-US"/>
        </w:rPr>
        <w:t>E</w:t>
      </w:r>
      <w:r w:rsidR="009C5BCC">
        <w:rPr>
          <w:rFonts w:cstheme="minorHAnsi"/>
          <w:lang w:val="en-US"/>
        </w:rPr>
        <w:t xml:space="preserve"> and </w:t>
      </w:r>
      <w:r w:rsidR="00BD531B">
        <w:rPr>
          <w:rFonts w:cstheme="minorHAnsi"/>
          <w:lang w:val="en-US"/>
        </w:rPr>
        <w:t xml:space="preserve">section </w:t>
      </w:r>
      <w:r w:rsidR="00D81945">
        <w:rPr>
          <w:rFonts w:cstheme="minorHAnsi"/>
          <w:lang w:val="en-US"/>
        </w:rPr>
        <w:t>7</w:t>
      </w:r>
      <w:r w:rsidR="00BD531B">
        <w:rPr>
          <w:rFonts w:cstheme="minorHAnsi"/>
          <w:lang w:val="en-US"/>
        </w:rPr>
        <w:t xml:space="preserve"> of the </w:t>
      </w:r>
      <w:r w:rsidR="00C058F3">
        <w:rPr>
          <w:rFonts w:cstheme="minorHAnsi"/>
          <w:lang w:val="en-US"/>
        </w:rPr>
        <w:t>S</w:t>
      </w:r>
      <w:r w:rsidR="009C5BCC">
        <w:rPr>
          <w:rFonts w:cstheme="minorHAnsi"/>
          <w:lang w:val="en-US"/>
        </w:rPr>
        <w:t>upplements</w:t>
      </w:r>
      <w:r>
        <w:rPr>
          <w:rFonts w:cstheme="minorHAnsi"/>
          <w:lang w:val="en-US"/>
        </w:rPr>
        <w:t xml:space="preserve">). A similar shape was observed for speed influence (see </w:t>
      </w:r>
      <w:r w:rsidR="00BD531B">
        <w:rPr>
          <w:rFonts w:cstheme="minorHAnsi"/>
          <w:lang w:val="en-US"/>
        </w:rPr>
        <w:t xml:space="preserve">section </w:t>
      </w:r>
      <w:r w:rsidR="00D81945">
        <w:rPr>
          <w:rFonts w:cstheme="minorHAnsi"/>
          <w:lang w:val="en-US"/>
        </w:rPr>
        <w:t>7</w:t>
      </w:r>
      <w:r w:rsidR="00BD531B">
        <w:rPr>
          <w:rFonts w:cstheme="minorHAnsi"/>
          <w:lang w:val="en-US"/>
        </w:rPr>
        <w:t xml:space="preserve"> of the </w:t>
      </w:r>
      <w:r w:rsidR="00DD7FEC">
        <w:rPr>
          <w:rFonts w:cstheme="minorHAnsi"/>
          <w:lang w:val="en-US"/>
        </w:rPr>
        <w:t>S</w:t>
      </w:r>
      <w:r>
        <w:rPr>
          <w:rFonts w:cstheme="minorHAnsi"/>
          <w:lang w:val="en-US"/>
        </w:rPr>
        <w:t>upplements).</w:t>
      </w:r>
      <w:r>
        <w:rPr>
          <w:rFonts w:eastAsia="Times New Roman" w:cstheme="minorHAnsi"/>
          <w:bCs/>
          <w:color w:val="000000"/>
          <w:lang w:val="en-CA"/>
        </w:rPr>
        <w:t xml:space="preserve"> For each influence</w:t>
      </w:r>
      <w:r w:rsidR="00BD227C">
        <w:rPr>
          <w:rFonts w:eastAsia="Times New Roman" w:cstheme="minorHAnsi"/>
          <w:bCs/>
          <w:color w:val="000000"/>
          <w:lang w:val="en-CA"/>
        </w:rPr>
        <w:t xml:space="preserve"> type</w:t>
      </w:r>
      <w:r>
        <w:rPr>
          <w:rFonts w:eastAsia="Times New Roman" w:cstheme="minorHAnsi"/>
          <w:bCs/>
          <w:color w:val="000000"/>
          <w:lang w:val="en-CA"/>
        </w:rPr>
        <w:t xml:space="preserve">, we therefore modelled the probability of a binary group response (turn left / right, speed up / slow </w:t>
      </w:r>
      <w:r>
        <w:rPr>
          <w:rFonts w:eastAsia="Times New Roman" w:cstheme="minorHAnsi"/>
          <w:bCs/>
          <w:color w:val="000000"/>
          <w:lang w:val="en-CA"/>
        </w:rPr>
        <w:lastRenderedPageBreak/>
        <w:t xml:space="preserve">down) as a function of a continuous individual predictor (movement relative to the group reference frame). </w:t>
      </w:r>
      <w:r w:rsidR="00BD227C">
        <w:rPr>
          <w:rFonts w:eastAsia="Times New Roman" w:cstheme="minorHAnsi"/>
          <w:bCs/>
          <w:color w:val="000000"/>
          <w:lang w:val="en-CA"/>
        </w:rPr>
        <w:t>Specifically</w:t>
      </w:r>
      <w:r>
        <w:rPr>
          <w:rFonts w:eastAsia="Times New Roman" w:cstheme="minorHAnsi"/>
          <w:bCs/>
          <w:color w:val="000000"/>
          <w:lang w:val="en-CA"/>
        </w:rPr>
        <w:t xml:space="preserve">, turn influence is the probability of the group to turn right as a function of an individual’s speed along the group’s left-right axis, </w:t>
      </w:r>
      <w:r w:rsidR="00BD227C">
        <w:rPr>
          <w:rFonts w:eastAsia="Times New Roman" w:cstheme="minorHAnsi"/>
          <w:bCs/>
          <w:color w:val="000000"/>
          <w:lang w:val="en-CA"/>
        </w:rPr>
        <w:t>and</w:t>
      </w:r>
      <w:r>
        <w:rPr>
          <w:rFonts w:eastAsia="Times New Roman" w:cstheme="minorHAnsi"/>
          <w:bCs/>
          <w:color w:val="000000"/>
          <w:lang w:val="en-CA"/>
        </w:rPr>
        <w:t xml:space="preserve"> speed influence is the probability </w:t>
      </w:r>
      <w:r w:rsidR="008560FC">
        <w:rPr>
          <w:rFonts w:eastAsia="Times New Roman" w:cstheme="minorHAnsi"/>
          <w:bCs/>
          <w:color w:val="000000"/>
          <w:lang w:val="en-CA"/>
        </w:rPr>
        <w:t>t</w:t>
      </w:r>
      <w:r>
        <w:rPr>
          <w:rFonts w:eastAsia="Times New Roman" w:cstheme="minorHAnsi"/>
          <w:bCs/>
          <w:color w:val="000000"/>
          <w:lang w:val="en-CA"/>
        </w:rPr>
        <w:t>he group to speed</w:t>
      </w:r>
      <w:r w:rsidR="008560FC">
        <w:rPr>
          <w:rFonts w:eastAsia="Times New Roman" w:cstheme="minorHAnsi"/>
          <w:bCs/>
          <w:color w:val="000000"/>
          <w:lang w:val="en-CA"/>
        </w:rPr>
        <w:t>s</w:t>
      </w:r>
      <w:r>
        <w:rPr>
          <w:rFonts w:eastAsia="Times New Roman" w:cstheme="minorHAnsi"/>
          <w:bCs/>
          <w:color w:val="000000"/>
          <w:lang w:val="en-CA"/>
        </w:rPr>
        <w:t xml:space="preserve"> up as a function of the difference </w:t>
      </w:r>
      <w:r w:rsidR="008560FC">
        <w:rPr>
          <w:rFonts w:eastAsia="Times New Roman" w:cstheme="minorHAnsi"/>
          <w:bCs/>
          <w:color w:val="000000"/>
          <w:lang w:val="en-CA"/>
        </w:rPr>
        <w:t xml:space="preserve">in </w:t>
      </w:r>
      <w:r>
        <w:rPr>
          <w:rFonts w:eastAsia="Times New Roman" w:cstheme="minorHAnsi"/>
          <w:bCs/>
          <w:color w:val="000000"/>
          <w:lang w:val="en-CA"/>
        </w:rPr>
        <w:t xml:space="preserve">speed between an individual and the group along the group’s front-back axis. </w:t>
      </w:r>
    </w:p>
    <w:p w14:paraId="4AF41317" w14:textId="008E987E" w:rsidR="00374805" w:rsidRDefault="00374805" w:rsidP="00374805">
      <w:pPr>
        <w:spacing w:after="0" w:line="360" w:lineRule="auto"/>
        <w:jc w:val="both"/>
        <w:rPr>
          <w:rFonts w:eastAsia="Times New Roman" w:cstheme="minorHAnsi"/>
          <w:bCs/>
          <w:color w:val="000000"/>
          <w:lang w:val="en-US"/>
        </w:rPr>
      </w:pPr>
      <w:r>
        <w:rPr>
          <w:rFonts w:eastAsia="Times New Roman" w:cstheme="minorHAnsi"/>
          <w:bCs/>
          <w:color w:val="000000"/>
          <w:lang w:val="en-US"/>
        </w:rPr>
        <w:t xml:space="preserve">To model these probabilities, we fit a modified version of the logistic function to </w:t>
      </w:r>
      <w:r w:rsidR="00BD227C">
        <w:rPr>
          <w:rFonts w:eastAsia="Times New Roman" w:cstheme="minorHAnsi"/>
          <w:bCs/>
          <w:color w:val="000000"/>
          <w:lang w:val="en-US"/>
        </w:rPr>
        <w:t>both</w:t>
      </w:r>
      <w:r>
        <w:rPr>
          <w:rFonts w:eastAsia="Times New Roman" w:cstheme="minorHAnsi"/>
          <w:bCs/>
          <w:color w:val="000000"/>
          <w:lang w:val="en-US"/>
        </w:rPr>
        <w:t xml:space="preserve"> types of influence, for each individual (equation 1):</w:t>
      </w:r>
    </w:p>
    <w:p w14:paraId="797CCB5F" w14:textId="713124D3" w:rsidR="008560FC" w:rsidRPr="006D69C5" w:rsidRDefault="008560FC" w:rsidP="00374805">
      <w:pPr>
        <w:spacing w:after="0" w:line="360" w:lineRule="auto"/>
        <w:jc w:val="both"/>
        <w:rPr>
          <w:rFonts w:eastAsia="Times New Roman" w:cstheme="minorHAnsi"/>
          <w:lang w:val="en-US"/>
        </w:rPr>
      </w:pPr>
      <w:r>
        <w:rPr>
          <w:rFonts w:eastAsia="Times New Roman" w:cstheme="minorHAnsi"/>
          <w:noProof/>
          <w:lang w:val="en-US"/>
        </w:rPr>
        <mc:AlternateContent>
          <mc:Choice Requires="wps">
            <w:drawing>
              <wp:anchor distT="0" distB="0" distL="114300" distR="114300" simplePos="0" relativeHeight="251619328" behindDoc="0" locked="0" layoutInCell="1" allowOverlap="1" wp14:anchorId="2C8551E6" wp14:editId="5EBA399E">
                <wp:simplePos x="0" y="0"/>
                <wp:positionH relativeFrom="margin">
                  <wp:posOffset>1570355</wp:posOffset>
                </wp:positionH>
                <wp:positionV relativeFrom="paragraph">
                  <wp:posOffset>219498</wp:posOffset>
                </wp:positionV>
                <wp:extent cx="2590800" cy="648335"/>
                <wp:effectExtent l="0" t="0" r="0" b="0"/>
                <wp:wrapNone/>
                <wp:docPr id="21" name="TextBox 20">
                  <a:extLst xmlns:a="http://schemas.openxmlformats.org/drawingml/2006/main">
                    <a:ext uri="{FF2B5EF4-FFF2-40B4-BE49-F238E27FC236}">
                      <a16:creationId xmlns:a16="http://schemas.microsoft.com/office/drawing/2014/main" id="{B773D939-9E76-4A97-BFC5-5AC18EEC24F0}"/>
                    </a:ext>
                  </a:extLst>
                </wp:docPr>
                <wp:cNvGraphicFramePr/>
                <a:graphic xmlns:a="http://schemas.openxmlformats.org/drawingml/2006/main">
                  <a:graphicData uri="http://schemas.microsoft.com/office/word/2010/wordprocessingShape">
                    <wps:wsp>
                      <wps:cNvSpPr txBox="1"/>
                      <wps:spPr>
                        <a:xfrm>
                          <a:off x="0" y="0"/>
                          <a:ext cx="2590800" cy="648335"/>
                        </a:xfrm>
                        <a:prstGeom prst="rect">
                          <a:avLst/>
                        </a:prstGeom>
                        <a:noFill/>
                      </wps:spPr>
                      <wps:txbx>
                        <w:txbxContent>
                          <w:p w14:paraId="3E115E7B" w14:textId="048A9D46" w:rsidR="006026D5" w:rsidRPr="008560FC" w:rsidRDefault="008560FC" w:rsidP="00C7159E">
                            <w:pPr>
                              <w:rPr>
                                <w:rFonts w:ascii="Cambria Math" w:eastAsia="Cambria Math" w:hAnsi="Cambria Math"/>
                                <w:iCs/>
                                <w:color w:val="000000" w:themeColor="text1"/>
                                <w:kern w:val="24"/>
                                <w:sz w:val="32"/>
                                <w:szCs w:val="48"/>
                                <w:lang w:val="en-US"/>
                              </w:rPr>
                            </w:pPr>
                            <m:oMath>
                              <m:r>
                                <w:rPr>
                                  <w:rFonts w:ascii="Cambria Math" w:eastAsia="Cambria Math" w:hAnsi="Cambria Math"/>
                                  <w:color w:val="000000" w:themeColor="text1"/>
                                  <w:kern w:val="24"/>
                                  <w:sz w:val="24"/>
                                  <w:szCs w:val="48"/>
                                  <w:lang w:val="en-US"/>
                                </w:rPr>
                                <m:t>f</m:t>
                              </m:r>
                              <m:d>
                                <m:dPr>
                                  <m:ctrlPr>
                                    <w:rPr>
                                      <w:rFonts w:ascii="Cambria Math" w:eastAsia="Cambria Math" w:hAnsi="Cambria Math"/>
                                      <w:i/>
                                      <w:iCs/>
                                      <w:color w:val="000000" w:themeColor="text1"/>
                                      <w:kern w:val="24"/>
                                      <w:sz w:val="24"/>
                                      <w:szCs w:val="48"/>
                                      <w:lang w:val="en-US"/>
                                    </w:rPr>
                                  </m:ctrlPr>
                                </m:dPr>
                                <m:e>
                                  <m:r>
                                    <w:rPr>
                                      <w:rFonts w:ascii="Cambria Math" w:eastAsia="Cambria Math" w:hAnsi="Cambria Math"/>
                                      <w:color w:val="000000" w:themeColor="text1"/>
                                      <w:kern w:val="24"/>
                                      <w:sz w:val="24"/>
                                      <w:szCs w:val="48"/>
                                      <w:lang w:val="en-US"/>
                                    </w:rPr>
                                    <m:t>x</m:t>
                                  </m:r>
                                </m:e>
                              </m:d>
                              <m:r>
                                <w:rPr>
                                  <w:rFonts w:ascii="Cambria Math" w:eastAsia="Cambria Math" w:hAnsi="Cambria Math"/>
                                  <w:color w:val="000000" w:themeColor="text1"/>
                                  <w:kern w:val="24"/>
                                  <w:sz w:val="24"/>
                                  <w:szCs w:val="48"/>
                                  <w:lang w:val="en-US"/>
                                </w:rPr>
                                <m:t>= [α</m:t>
                              </m:r>
                              <m:r>
                                <w:rPr>
                                  <w:rFonts w:ascii="Cambria Math" w:eastAsia="Cambria Math" w:hAnsi="Cambria Math"/>
                                  <w:color w:val="000000" w:themeColor="text1"/>
                                  <w:kern w:val="24"/>
                                  <w:sz w:val="24"/>
                                  <w:szCs w:val="48"/>
                                </w:rPr>
                                <m:t> </m:t>
                              </m:r>
                              <m:f>
                                <m:fPr>
                                  <m:ctrlPr>
                                    <w:rPr>
                                      <w:rFonts w:ascii="Cambria Math" w:eastAsia="Cambria Math" w:hAnsi="Cambria Math"/>
                                      <w:i/>
                                      <w:iCs/>
                                      <w:color w:val="000000" w:themeColor="text1"/>
                                      <w:kern w:val="24"/>
                                      <w:sz w:val="24"/>
                                      <w:szCs w:val="48"/>
                                      <w:lang w:val="el-GR"/>
                                    </w:rPr>
                                  </m:ctrlPr>
                                </m:fPr>
                                <m:num>
                                  <m:r>
                                    <w:rPr>
                                      <w:rFonts w:ascii="Cambria Math" w:eastAsia="Cambria Math" w:hAnsi="Cambria Math"/>
                                      <w:color w:val="000000" w:themeColor="text1"/>
                                      <w:kern w:val="24"/>
                                      <w:sz w:val="24"/>
                                      <w:szCs w:val="48"/>
                                    </w:rPr>
                                    <m:t>1</m:t>
                                  </m:r>
                                </m:num>
                                <m:den>
                                  <m:r>
                                    <w:rPr>
                                      <w:rFonts w:ascii="Cambria Math" w:eastAsia="Cambria Math" w:hAnsi="Cambria Math"/>
                                      <w:color w:val="000000" w:themeColor="text1"/>
                                      <w:kern w:val="24"/>
                                      <w:sz w:val="24"/>
                                      <w:szCs w:val="48"/>
                                      <w:lang w:val="en-US"/>
                                    </w:rPr>
                                    <m:t>1+</m:t>
                                  </m:r>
                                  <m:sSup>
                                    <m:sSupPr>
                                      <m:ctrlPr>
                                        <w:rPr>
                                          <w:rFonts w:ascii="Cambria Math" w:eastAsia="Cambria Math" w:hAnsi="Cambria Math"/>
                                          <w:i/>
                                          <w:iCs/>
                                          <w:color w:val="000000" w:themeColor="text1"/>
                                          <w:kern w:val="24"/>
                                          <w:sz w:val="24"/>
                                          <w:szCs w:val="48"/>
                                          <w:lang w:val="en-US"/>
                                        </w:rPr>
                                      </m:ctrlPr>
                                    </m:sSupPr>
                                    <m:e>
                                      <m:r>
                                        <w:rPr>
                                          <w:rFonts w:ascii="Cambria Math" w:eastAsia="Cambria Math" w:hAnsi="Cambria Math"/>
                                          <w:color w:val="000000" w:themeColor="text1"/>
                                          <w:kern w:val="24"/>
                                          <w:sz w:val="24"/>
                                          <w:szCs w:val="48"/>
                                          <w:lang w:val="en-US"/>
                                        </w:rPr>
                                        <m:t>e</m:t>
                                      </m:r>
                                    </m:e>
                                    <m:sup>
                                      <m:r>
                                        <w:rPr>
                                          <w:rFonts w:ascii="Cambria Math" w:eastAsia="Cambria Math" w:hAnsi="Cambria Math"/>
                                          <w:color w:val="000000" w:themeColor="text1"/>
                                          <w:kern w:val="24"/>
                                          <w:sz w:val="24"/>
                                          <w:szCs w:val="48"/>
                                          <w:lang w:val="en-US"/>
                                        </w:rPr>
                                        <m:t>-βx</m:t>
                                      </m:r>
                                    </m:sup>
                                  </m:sSup>
                                </m:den>
                              </m:f>
                              <m:r>
                                <w:rPr>
                                  <w:rFonts w:ascii="Cambria Math" w:eastAsia="Cambria Math" w:hAnsi="Cambria Math"/>
                                  <w:color w:val="000000" w:themeColor="text1"/>
                                  <w:kern w:val="24"/>
                                  <w:sz w:val="24"/>
                                  <w:szCs w:val="48"/>
                                  <w:lang w:val="el-GR"/>
                                </w:rPr>
                                <m:t xml:space="preserve">] </m:t>
                              </m:r>
                              <m:r>
                                <w:rPr>
                                  <w:rFonts w:ascii="Cambria Math" w:hAnsi="Cambria Math"/>
                                  <w:color w:val="000000" w:themeColor="text1"/>
                                  <w:kern w:val="24"/>
                                  <w:sz w:val="24"/>
                                  <w:szCs w:val="48"/>
                                  <w:lang w:val="en-US"/>
                                </w:rPr>
                                <m:t>+ </m:t>
                              </m:r>
                              <m:r>
                                <w:rPr>
                                  <w:rFonts w:ascii="Cambria Math" w:hAnsi="Cambria Math"/>
                                  <w:color w:val="000000" w:themeColor="text1"/>
                                  <w:kern w:val="24"/>
                                  <w:sz w:val="24"/>
                                  <w:szCs w:val="48"/>
                                </w:rPr>
                                <m:t> [</m:t>
                              </m:r>
                              <m:r>
                                <w:rPr>
                                  <w:rFonts w:ascii="Cambria Math" w:hAnsi="Cambria Math"/>
                                  <w:color w:val="000000" w:themeColor="text1"/>
                                  <w:kern w:val="24"/>
                                  <w:sz w:val="24"/>
                                  <w:szCs w:val="48"/>
                                  <w:lang w:val="en-US"/>
                                </w:rPr>
                                <m:t>γ </m:t>
                              </m:r>
                              <m:d>
                                <m:dPr>
                                  <m:ctrlPr>
                                    <w:rPr>
                                      <w:rFonts w:ascii="Cambria Math" w:hAnsi="Cambria Math"/>
                                      <w:i/>
                                      <w:color w:val="000000" w:themeColor="text1"/>
                                      <w:kern w:val="24"/>
                                      <w:sz w:val="24"/>
                                      <w:szCs w:val="48"/>
                                      <w:lang w:val="en-US"/>
                                    </w:rPr>
                                  </m:ctrlPr>
                                </m:dPr>
                                <m:e>
                                  <m:r>
                                    <w:rPr>
                                      <w:rFonts w:ascii="Cambria Math" w:hAnsi="Cambria Math"/>
                                      <w:color w:val="000000" w:themeColor="text1"/>
                                      <w:kern w:val="24"/>
                                      <w:sz w:val="24"/>
                                      <w:szCs w:val="48"/>
                                      <w:lang w:val="en-US"/>
                                    </w:rPr>
                                    <m:t>1-</m:t>
                                  </m:r>
                                  <m:r>
                                    <w:rPr>
                                      <w:rFonts w:ascii="Cambria Math" w:eastAsia="Cambria Math" w:hAnsi="Cambria Math"/>
                                      <w:color w:val="000000" w:themeColor="text1"/>
                                      <w:kern w:val="24"/>
                                      <w:sz w:val="24"/>
                                      <w:szCs w:val="48"/>
                                      <w:lang w:val="en-US"/>
                                    </w:rPr>
                                    <m:t>α</m:t>
                                  </m:r>
                                  <m:ctrlPr>
                                    <w:rPr>
                                      <w:rFonts w:ascii="Cambria Math" w:eastAsia="Cambria Math" w:hAnsi="Cambria Math"/>
                                      <w:i/>
                                      <w:color w:val="000000" w:themeColor="text1"/>
                                      <w:kern w:val="24"/>
                                      <w:sz w:val="24"/>
                                      <w:szCs w:val="48"/>
                                      <w:lang w:val="en-US"/>
                                    </w:rPr>
                                  </m:ctrlPr>
                                </m:e>
                              </m:d>
                              <m:r>
                                <w:rPr>
                                  <w:rFonts w:ascii="Cambria Math" w:eastAsia="Cambria Math" w:hAnsi="Cambria Math"/>
                                  <w:color w:val="000000" w:themeColor="text1"/>
                                  <w:kern w:val="24"/>
                                  <w:sz w:val="24"/>
                                  <w:szCs w:val="48"/>
                                  <w:lang w:val="en-US"/>
                                </w:rPr>
                                <m:t>]</m:t>
                              </m:r>
                            </m:oMath>
                            <w:r w:rsidR="006026D5" w:rsidRPr="008560FC">
                              <w:rPr>
                                <w:rFonts w:hAnsi="Calibri"/>
                                <w:i/>
                                <w:iCs/>
                                <w:color w:val="000000" w:themeColor="text1"/>
                                <w:kern w:val="24"/>
                                <w:sz w:val="32"/>
                                <w:szCs w:val="48"/>
                                <w:lang w:val="en-US"/>
                              </w:rPr>
                              <w:t xml:space="preserve">   </w:t>
                            </w:r>
                            <w:r w:rsidRPr="008560FC">
                              <w:rPr>
                                <w:rFonts w:hAnsi="Calibri"/>
                                <w:iCs/>
                                <w:color w:val="000000" w:themeColor="text1"/>
                                <w:kern w:val="24"/>
                                <w:sz w:val="24"/>
                                <w:szCs w:val="24"/>
                                <w:lang w:val="en-US"/>
                              </w:rPr>
                              <w:t>(1)</w:t>
                            </w:r>
                          </w:p>
                        </w:txbxContent>
                      </wps:txbx>
                      <wps:bodyPr wrap="square" lIns="0" tIns="0" rIns="0" bIns="0" rtlCol="0">
                        <a:spAutoFit/>
                      </wps:bodyPr>
                    </wps:wsp>
                  </a:graphicData>
                </a:graphic>
                <wp14:sizeRelH relativeFrom="margin">
                  <wp14:pctWidth>0</wp14:pctWidth>
                </wp14:sizeRelH>
              </wp:anchor>
            </w:drawing>
          </mc:Choice>
          <mc:Fallback>
            <w:pict>
              <v:shapetype w14:anchorId="2C8551E6" id="_x0000_t202" coordsize="21600,21600" o:spt="202" path="m,l,21600r21600,l21600,xe">
                <v:stroke joinstyle="miter"/>
                <v:path gradientshapeok="t" o:connecttype="rect"/>
              </v:shapetype>
              <v:shape id="TextBox 20" o:spid="_x0000_s1026" type="#_x0000_t202" style="position:absolute;left:0;text-align:left;margin-left:123.65pt;margin-top:17.3pt;width:204pt;height:51.05pt;z-index:251619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" filled="f" stroked="f">
                <v:textbox style="mso-fit-shape-to-text:t" inset="0,0,0,0">
                  <w:txbxContent>
                    <w:p w14:paraId="3E115E7B" w14:textId="048A9D46" w:rsidR="006026D5" w:rsidRPr="008560FC" w:rsidRDefault="008560FC" w:rsidP="00C7159E">
                      <w:pPr>
                        <w:rPr>
                          <w:rFonts w:ascii="Cambria Math" w:eastAsia="Cambria Math" w:hAnsi="Cambria Math"/>
                          <w:iCs/>
                          <w:color w:val="000000" w:themeColor="text1"/>
                          <w:kern w:val="24"/>
                          <w:sz w:val="32"/>
                          <w:szCs w:val="48"/>
                          <w:lang w:val="en-US"/>
                        </w:rPr>
                      </w:pPr>
                      <m:oMath>
                        <m:r>
                          <w:rPr>
                            <w:rFonts w:ascii="Cambria Math" w:eastAsia="Cambria Math" w:hAnsi="Cambria Math"/>
                            <w:color w:val="000000" w:themeColor="text1"/>
                            <w:kern w:val="24"/>
                            <w:sz w:val="24"/>
                            <w:szCs w:val="48"/>
                            <w:lang w:val="en-US"/>
                          </w:rPr>
                          <m:t>f</m:t>
                        </m:r>
                        <m:d>
                          <m:dPr>
                            <m:ctrlPr>
                              <w:rPr>
                                <w:rFonts w:ascii="Cambria Math" w:eastAsia="Cambria Math" w:hAnsi="Cambria Math"/>
                                <w:i/>
                                <w:iCs/>
                                <w:color w:val="000000" w:themeColor="text1"/>
                                <w:kern w:val="24"/>
                                <w:sz w:val="24"/>
                                <w:szCs w:val="48"/>
                                <w:lang w:val="en-US"/>
                              </w:rPr>
                            </m:ctrlPr>
                          </m:dPr>
                          <m:e>
                            <m:r>
                              <w:rPr>
                                <w:rFonts w:ascii="Cambria Math" w:eastAsia="Cambria Math" w:hAnsi="Cambria Math"/>
                                <w:color w:val="000000" w:themeColor="text1"/>
                                <w:kern w:val="24"/>
                                <w:sz w:val="24"/>
                                <w:szCs w:val="48"/>
                                <w:lang w:val="en-US"/>
                              </w:rPr>
                              <m:t>x</m:t>
                            </m:r>
                          </m:e>
                        </m:d>
                        <m:r>
                          <w:rPr>
                            <w:rFonts w:ascii="Cambria Math" w:eastAsia="Cambria Math" w:hAnsi="Cambria Math"/>
                            <w:color w:val="000000" w:themeColor="text1"/>
                            <w:kern w:val="24"/>
                            <w:sz w:val="24"/>
                            <w:szCs w:val="48"/>
                            <w:lang w:val="en-US"/>
                          </w:rPr>
                          <m:t>= [α</m:t>
                        </m:r>
                        <m:r>
                          <w:rPr>
                            <w:rFonts w:ascii="Cambria Math" w:eastAsia="Cambria Math" w:hAnsi="Cambria Math"/>
                            <w:color w:val="000000" w:themeColor="text1"/>
                            <w:kern w:val="24"/>
                            <w:sz w:val="24"/>
                            <w:szCs w:val="48"/>
                          </w:rPr>
                          <m:t> </m:t>
                        </m:r>
                        <m:f>
                          <m:fPr>
                            <m:ctrlPr>
                              <w:rPr>
                                <w:rFonts w:ascii="Cambria Math" w:eastAsia="Cambria Math" w:hAnsi="Cambria Math"/>
                                <w:i/>
                                <w:iCs/>
                                <w:color w:val="000000" w:themeColor="text1"/>
                                <w:kern w:val="24"/>
                                <w:sz w:val="24"/>
                                <w:szCs w:val="48"/>
                                <w:lang w:val="el-GR"/>
                              </w:rPr>
                            </m:ctrlPr>
                          </m:fPr>
                          <m:num>
                            <m:r>
                              <w:rPr>
                                <w:rFonts w:ascii="Cambria Math" w:eastAsia="Cambria Math" w:hAnsi="Cambria Math"/>
                                <w:color w:val="000000" w:themeColor="text1"/>
                                <w:kern w:val="24"/>
                                <w:sz w:val="24"/>
                                <w:szCs w:val="48"/>
                              </w:rPr>
                              <m:t>1</m:t>
                            </m:r>
                          </m:num>
                          <m:den>
                            <m:r>
                              <w:rPr>
                                <w:rFonts w:ascii="Cambria Math" w:eastAsia="Cambria Math" w:hAnsi="Cambria Math"/>
                                <w:color w:val="000000" w:themeColor="text1"/>
                                <w:kern w:val="24"/>
                                <w:sz w:val="24"/>
                                <w:szCs w:val="48"/>
                                <w:lang w:val="en-US"/>
                              </w:rPr>
                              <m:t>1+</m:t>
                            </m:r>
                            <m:sSup>
                              <m:sSupPr>
                                <m:ctrlPr>
                                  <w:rPr>
                                    <w:rFonts w:ascii="Cambria Math" w:eastAsia="Cambria Math" w:hAnsi="Cambria Math"/>
                                    <w:i/>
                                    <w:iCs/>
                                    <w:color w:val="000000" w:themeColor="text1"/>
                                    <w:kern w:val="24"/>
                                    <w:sz w:val="24"/>
                                    <w:szCs w:val="48"/>
                                    <w:lang w:val="en-US"/>
                                  </w:rPr>
                                </m:ctrlPr>
                              </m:sSupPr>
                              <m:e>
                                <m:r>
                                  <w:rPr>
                                    <w:rFonts w:ascii="Cambria Math" w:eastAsia="Cambria Math" w:hAnsi="Cambria Math"/>
                                    <w:color w:val="000000" w:themeColor="text1"/>
                                    <w:kern w:val="24"/>
                                    <w:sz w:val="24"/>
                                    <w:szCs w:val="48"/>
                                    <w:lang w:val="en-US"/>
                                  </w:rPr>
                                  <m:t>e</m:t>
                                </m:r>
                              </m:e>
                              <m:sup>
                                <m:r>
                                  <w:rPr>
                                    <w:rFonts w:ascii="Cambria Math" w:eastAsia="Cambria Math" w:hAnsi="Cambria Math"/>
                                    <w:color w:val="000000" w:themeColor="text1"/>
                                    <w:kern w:val="24"/>
                                    <w:sz w:val="24"/>
                                    <w:szCs w:val="48"/>
                                    <w:lang w:val="en-US"/>
                                  </w:rPr>
                                  <m:t>-βx</m:t>
                                </m:r>
                              </m:sup>
                            </m:sSup>
                          </m:den>
                        </m:f>
                        <m:r>
                          <w:rPr>
                            <w:rFonts w:ascii="Cambria Math" w:eastAsia="Cambria Math" w:hAnsi="Cambria Math"/>
                            <w:color w:val="000000" w:themeColor="text1"/>
                            <w:kern w:val="24"/>
                            <w:sz w:val="24"/>
                            <w:szCs w:val="48"/>
                            <w:lang w:val="el-GR"/>
                          </w:rPr>
                          <m:t xml:space="preserve">] </m:t>
                        </m:r>
                        <m:r>
                          <w:rPr>
                            <w:rFonts w:ascii="Cambria Math" w:hAnsi="Cambria Math"/>
                            <w:color w:val="000000" w:themeColor="text1"/>
                            <w:kern w:val="24"/>
                            <w:sz w:val="24"/>
                            <w:szCs w:val="48"/>
                            <w:lang w:val="en-US"/>
                          </w:rPr>
                          <m:t>+ </m:t>
                        </m:r>
                        <m:r>
                          <w:rPr>
                            <w:rFonts w:ascii="Cambria Math" w:hAnsi="Cambria Math"/>
                            <w:color w:val="000000" w:themeColor="text1"/>
                            <w:kern w:val="24"/>
                            <w:sz w:val="24"/>
                            <w:szCs w:val="48"/>
                          </w:rPr>
                          <m:t> [</m:t>
                        </m:r>
                        <m:r>
                          <w:rPr>
                            <w:rFonts w:ascii="Cambria Math" w:hAnsi="Cambria Math"/>
                            <w:color w:val="000000" w:themeColor="text1"/>
                            <w:kern w:val="24"/>
                            <w:sz w:val="24"/>
                            <w:szCs w:val="48"/>
                            <w:lang w:val="en-US"/>
                          </w:rPr>
                          <m:t>γ </m:t>
                        </m:r>
                        <m:d>
                          <m:dPr>
                            <m:ctrlPr>
                              <w:rPr>
                                <w:rFonts w:ascii="Cambria Math" w:hAnsi="Cambria Math"/>
                                <w:i/>
                                <w:color w:val="000000" w:themeColor="text1"/>
                                <w:kern w:val="24"/>
                                <w:sz w:val="24"/>
                                <w:szCs w:val="48"/>
                                <w:lang w:val="en-US"/>
                              </w:rPr>
                            </m:ctrlPr>
                          </m:dPr>
                          <m:e>
                            <m:r>
                              <w:rPr>
                                <w:rFonts w:ascii="Cambria Math" w:hAnsi="Cambria Math"/>
                                <w:color w:val="000000" w:themeColor="text1"/>
                                <w:kern w:val="24"/>
                                <w:sz w:val="24"/>
                                <w:szCs w:val="48"/>
                                <w:lang w:val="en-US"/>
                              </w:rPr>
                              <m:t>1-</m:t>
                            </m:r>
                            <m:r>
                              <w:rPr>
                                <w:rFonts w:ascii="Cambria Math" w:eastAsia="Cambria Math" w:hAnsi="Cambria Math"/>
                                <w:color w:val="000000" w:themeColor="text1"/>
                                <w:kern w:val="24"/>
                                <w:sz w:val="24"/>
                                <w:szCs w:val="48"/>
                                <w:lang w:val="en-US"/>
                              </w:rPr>
                              <m:t>α</m:t>
                            </m:r>
                            <m:ctrlPr>
                              <w:rPr>
                                <w:rFonts w:ascii="Cambria Math" w:eastAsia="Cambria Math" w:hAnsi="Cambria Math"/>
                                <w:i/>
                                <w:color w:val="000000" w:themeColor="text1"/>
                                <w:kern w:val="24"/>
                                <w:sz w:val="24"/>
                                <w:szCs w:val="48"/>
                                <w:lang w:val="en-US"/>
                              </w:rPr>
                            </m:ctrlPr>
                          </m:e>
                        </m:d>
                        <m:r>
                          <w:rPr>
                            <w:rFonts w:ascii="Cambria Math" w:eastAsia="Cambria Math" w:hAnsi="Cambria Math"/>
                            <w:color w:val="000000" w:themeColor="text1"/>
                            <w:kern w:val="24"/>
                            <w:sz w:val="24"/>
                            <w:szCs w:val="48"/>
                            <w:lang w:val="en-US"/>
                          </w:rPr>
                          <m:t>]</m:t>
                        </m:r>
                      </m:oMath>
                      <w:r w:rsidR="006026D5" w:rsidRPr="008560FC">
                        <w:rPr>
                          <w:rFonts w:hAnsi="Calibri"/>
                          <w:i/>
                          <w:iCs/>
                          <w:color w:val="000000" w:themeColor="text1"/>
                          <w:kern w:val="24"/>
                          <w:sz w:val="32"/>
                          <w:szCs w:val="48"/>
                          <w:lang w:val="en-US"/>
                        </w:rPr>
                        <w:t xml:space="preserve">   </w:t>
                      </w:r>
                      <w:r w:rsidRPr="008560FC">
                        <w:rPr>
                          <w:rFonts w:hAnsi="Calibri"/>
                          <w:iCs/>
                          <w:color w:val="000000" w:themeColor="text1"/>
                          <w:kern w:val="24"/>
                          <w:sz w:val="24"/>
                          <w:szCs w:val="24"/>
                          <w:lang w:val="en-US"/>
                        </w:rPr>
                        <w:t>(1)</w:t>
                      </w:r>
                    </w:p>
                  </w:txbxContent>
                </v:textbox>
                <w10:wrap anchorx="margin"/>
              </v:shape>
            </w:pict>
          </mc:Fallback>
        </mc:AlternateContent>
      </w:r>
    </w:p>
    <w:p w14:paraId="340FAFB9" w14:textId="321F2DE9" w:rsidR="00F82420" w:rsidRPr="006D69C5" w:rsidRDefault="00F82420" w:rsidP="00F82420">
      <w:pPr>
        <w:spacing w:after="0" w:line="360" w:lineRule="auto"/>
        <w:jc w:val="both"/>
        <w:rPr>
          <w:rFonts w:eastAsia="Times New Roman" w:cstheme="minorHAnsi"/>
          <w:lang w:val="en-US"/>
        </w:rPr>
      </w:pPr>
    </w:p>
    <w:p w14:paraId="4F3D3719" w14:textId="525F281A" w:rsidR="007E5F45" w:rsidRDefault="007E5F45" w:rsidP="00F82420">
      <w:pPr>
        <w:spacing w:after="0" w:line="360" w:lineRule="auto"/>
        <w:jc w:val="both"/>
        <w:rPr>
          <w:rFonts w:eastAsia="Times New Roman" w:cstheme="minorHAnsi"/>
          <w:lang w:val="en-US"/>
        </w:rPr>
      </w:pPr>
    </w:p>
    <w:p w14:paraId="4378B4B0" w14:textId="33BDF40D" w:rsidR="00374805" w:rsidRDefault="00374805" w:rsidP="00374805">
      <w:pPr>
        <w:spacing w:after="0" w:line="360" w:lineRule="auto"/>
        <w:jc w:val="both"/>
        <w:rPr>
          <w:ins w:id="7" w:author="Microsoft Office User" w:date="2022-01-18T14:14:00Z"/>
          <w:rFonts w:eastAsia="Times New Roman" w:cstheme="minorHAnsi"/>
          <w:lang w:val="en-US"/>
        </w:rPr>
      </w:pPr>
      <w:bookmarkStart w:id="8" w:name="_Hlk92207742"/>
      <w:r>
        <w:rPr>
          <w:rFonts w:eastAsia="Times New Roman" w:cstheme="minorHAnsi"/>
          <w:lang w:val="en-US"/>
        </w:rPr>
        <w:t xml:space="preserve">Here, </w:t>
      </w:r>
      <w:r>
        <w:rPr>
          <w:rFonts w:eastAsia="Times New Roman" w:cstheme="minorHAnsi"/>
          <w:i/>
          <w:iCs/>
          <w:lang w:val="en-US"/>
        </w:rPr>
        <w:t xml:space="preserve">x </w:t>
      </w:r>
      <w:r>
        <w:rPr>
          <w:rFonts w:eastAsia="Times New Roman" w:cstheme="minorHAnsi"/>
          <w:lang w:val="en-US"/>
        </w:rPr>
        <w:t xml:space="preserve">represents the individual </w:t>
      </w:r>
      <w:r w:rsidR="008560FC">
        <w:rPr>
          <w:rFonts w:eastAsia="Times New Roman" w:cstheme="minorHAnsi"/>
          <w:lang w:val="en-US"/>
        </w:rPr>
        <w:t>behavior</w:t>
      </w:r>
      <w:r>
        <w:rPr>
          <w:rFonts w:eastAsia="Times New Roman" w:cstheme="minorHAnsi"/>
          <w:lang w:val="en-US"/>
        </w:rPr>
        <w:t xml:space="preserve"> (</w:t>
      </w:r>
      <w:r w:rsidR="00345C72">
        <w:rPr>
          <w:rFonts w:eastAsia="Times New Roman" w:cstheme="minorHAnsi"/>
          <w:lang w:val="en-US"/>
        </w:rPr>
        <w:t>left-right or front-back movement</w:t>
      </w:r>
      <w:r>
        <w:rPr>
          <w:rFonts w:eastAsia="Times New Roman" w:cstheme="minorHAnsi"/>
          <w:lang w:val="en-US"/>
        </w:rPr>
        <w:t xml:space="preserve">) and </w:t>
      </w:r>
      <w:r>
        <w:rPr>
          <w:rFonts w:eastAsia="Times New Roman" w:cstheme="minorHAnsi"/>
          <w:i/>
          <w:iCs/>
          <w:lang w:val="en-US"/>
        </w:rPr>
        <w:t>f(x)</w:t>
      </w:r>
      <w:r>
        <w:rPr>
          <w:rFonts w:eastAsia="Times New Roman" w:cstheme="minorHAnsi"/>
          <w:lang w:val="en-US"/>
        </w:rPr>
        <w:t xml:space="preserve"> represents the probability of the group turning right or speeding up. α and β are variable parameters which were fit for each individual separately, while γ is a fixed parameter which we set as described below.</w:t>
      </w:r>
      <w:r w:rsidR="005C3F49">
        <w:rPr>
          <w:rFonts w:eastAsia="Times New Roman" w:cstheme="minorHAnsi"/>
          <w:lang w:val="en-US"/>
        </w:rPr>
        <w:t xml:space="preserve"> This modified sigmoidal shape was chosen due to its empirical correspondence with the data, as well as the interpretability of its parameters. In particular,</w:t>
      </w:r>
      <w:r>
        <w:rPr>
          <w:rFonts w:eastAsia="Times New Roman" w:cstheme="minorHAnsi"/>
          <w:lang w:val="en-US"/>
        </w:rPr>
        <w:t xml:space="preserve"> α can be interpreted as the probability that the group is influenced by the focal individual at a given time point,</w:t>
      </w:r>
      <w:r w:rsidR="005C3F49">
        <w:rPr>
          <w:rFonts w:eastAsia="Times New Roman" w:cstheme="minorHAnsi"/>
          <w:lang w:val="en-US"/>
        </w:rPr>
        <w:t xml:space="preserve"> and in practice controls the height of the curve. </w:t>
      </w:r>
      <w:r>
        <w:rPr>
          <w:rFonts w:eastAsia="Times New Roman" w:cstheme="minorHAnsi"/>
          <w:lang w:val="en-US"/>
        </w:rPr>
        <w:t xml:space="preserve">β </w:t>
      </w:r>
      <w:r w:rsidR="005C3F49">
        <w:rPr>
          <w:rFonts w:eastAsia="Times New Roman" w:cstheme="minorHAnsi"/>
          <w:lang w:val="en-US"/>
        </w:rPr>
        <w:t xml:space="preserve">can be interpreted as </w:t>
      </w:r>
      <w:r>
        <w:rPr>
          <w:rFonts w:eastAsia="Times New Roman" w:cstheme="minorHAnsi"/>
          <w:lang w:val="en-US"/>
        </w:rPr>
        <w:t>the logistic growth rate (steepness) of the curve and hence the strength of influence</w:t>
      </w:r>
      <w:r w:rsidR="005C3F49">
        <w:rPr>
          <w:rFonts w:eastAsia="Times New Roman" w:cstheme="minorHAnsi"/>
          <w:lang w:val="en-US"/>
        </w:rPr>
        <w:t xml:space="preserve"> relative to how much an </w:t>
      </w:r>
      <w:proofErr w:type="gramStart"/>
      <w:r w:rsidR="005C3F49">
        <w:rPr>
          <w:rFonts w:eastAsia="Times New Roman" w:cstheme="minorHAnsi"/>
          <w:lang w:val="en-US"/>
        </w:rPr>
        <w:t>individual moves</w:t>
      </w:r>
      <w:proofErr w:type="gramEnd"/>
      <w:r w:rsidR="005C3F49">
        <w:rPr>
          <w:rFonts w:eastAsia="Times New Roman" w:cstheme="minorHAnsi"/>
          <w:lang w:val="en-US"/>
        </w:rPr>
        <w:t>.</w:t>
      </w:r>
      <w:r>
        <w:rPr>
          <w:rFonts w:eastAsia="Times New Roman" w:cstheme="minorHAnsi"/>
          <w:lang w:val="en-US"/>
        </w:rPr>
        <w:t xml:space="preserve"> γ </w:t>
      </w:r>
      <w:r w:rsidR="005C3F49">
        <w:rPr>
          <w:rFonts w:eastAsia="Times New Roman" w:cstheme="minorHAnsi"/>
          <w:lang w:val="en-US"/>
        </w:rPr>
        <w:t xml:space="preserve">is </w:t>
      </w:r>
      <w:r>
        <w:rPr>
          <w:rFonts w:eastAsia="Times New Roman" w:cstheme="minorHAnsi"/>
          <w:lang w:val="en-US"/>
        </w:rPr>
        <w:t>the baseline probability of the group either turning right or speeding up. For</w:t>
      </w:r>
      <w:r w:rsidR="005C3F49">
        <w:rPr>
          <w:rFonts w:eastAsia="Times New Roman" w:cstheme="minorHAnsi"/>
          <w:lang w:val="en-US"/>
        </w:rPr>
        <w:t xml:space="preserve"> </w:t>
      </w:r>
      <w:r>
        <w:rPr>
          <w:rFonts w:eastAsia="Times New Roman" w:cstheme="minorHAnsi"/>
          <w:lang w:val="en-US"/>
        </w:rPr>
        <w:t>turning influence, γ was set to 0.5 (assuming an overall equal probability to turn left or right)</w:t>
      </w:r>
      <w:r w:rsidR="00345C72">
        <w:rPr>
          <w:rFonts w:eastAsia="Times New Roman" w:cstheme="minorHAnsi"/>
          <w:lang w:val="en-US"/>
        </w:rPr>
        <w:t>, whereas</w:t>
      </w:r>
      <w:r>
        <w:rPr>
          <w:rFonts w:eastAsia="Times New Roman" w:cstheme="minorHAnsi"/>
          <w:lang w:val="en-US"/>
        </w:rPr>
        <w:t xml:space="preserve"> </w:t>
      </w:r>
      <w:r w:rsidR="00345C72">
        <w:rPr>
          <w:rFonts w:eastAsia="Times New Roman" w:cstheme="minorHAnsi"/>
          <w:lang w:val="en-US"/>
        </w:rPr>
        <w:t>f</w:t>
      </w:r>
      <w:r>
        <w:rPr>
          <w:rFonts w:eastAsia="Times New Roman" w:cstheme="minorHAnsi"/>
          <w:lang w:val="en-US"/>
        </w:rPr>
        <w:t xml:space="preserve">or speed influence, γ was fixed to the aggregate probability of a given group to speed up </w:t>
      </w:r>
      <w:r w:rsidR="00832D7A">
        <w:rPr>
          <w:rFonts w:eastAsia="Times New Roman" w:cstheme="minorHAnsi"/>
          <w:lang w:val="en-US"/>
        </w:rPr>
        <w:t xml:space="preserve">across </w:t>
      </w:r>
      <w:r>
        <w:rPr>
          <w:rFonts w:eastAsia="Times New Roman" w:cstheme="minorHAnsi"/>
          <w:lang w:val="en-US"/>
        </w:rPr>
        <w:t>all the data. Because groups tend to accelerate in rapid bursts but decelerate over longer time periods, the overall probability of a group speeding up is lower than the probability of the group slowing down, hence the value of γ</w:t>
      </w:r>
      <w:r w:rsidDel="003D3672">
        <w:rPr>
          <w:rFonts w:eastAsia="Times New Roman" w:cstheme="minorHAnsi"/>
          <w:lang w:val="en-US"/>
        </w:rPr>
        <w:t xml:space="preserve"> </w:t>
      </w:r>
      <w:r w:rsidR="006F545A">
        <w:rPr>
          <w:rFonts w:eastAsia="Times New Roman" w:cstheme="minorHAnsi"/>
          <w:lang w:val="en-US"/>
        </w:rPr>
        <w:t xml:space="preserve">ranged from </w:t>
      </w:r>
      <w:r w:rsidR="00540989">
        <w:rPr>
          <w:rFonts w:eastAsia="Times New Roman" w:cstheme="minorHAnsi"/>
          <w:lang w:val="en-US"/>
        </w:rPr>
        <w:t>0.24</w:t>
      </w:r>
      <w:r w:rsidR="006F545A">
        <w:rPr>
          <w:rFonts w:eastAsia="Times New Roman" w:cstheme="minorHAnsi"/>
          <w:lang w:val="en-US"/>
        </w:rPr>
        <w:t xml:space="preserve"> to </w:t>
      </w:r>
      <w:r w:rsidR="00540989">
        <w:rPr>
          <w:rFonts w:eastAsia="Times New Roman" w:cstheme="minorHAnsi"/>
          <w:lang w:val="en-US"/>
        </w:rPr>
        <w:t>0.37</w:t>
      </w:r>
      <w:r>
        <w:rPr>
          <w:rFonts w:eastAsia="Times New Roman" w:cstheme="minorHAnsi"/>
          <w:lang w:val="en-US"/>
        </w:rPr>
        <w:t>.</w:t>
      </w:r>
    </w:p>
    <w:p w14:paraId="6917F38F" w14:textId="77777777" w:rsidR="005C3F49" w:rsidRDefault="005C3F49" w:rsidP="00374805">
      <w:pPr>
        <w:spacing w:after="0" w:line="360" w:lineRule="auto"/>
        <w:jc w:val="both"/>
        <w:rPr>
          <w:rFonts w:eastAsia="Times New Roman" w:cstheme="minorHAnsi"/>
          <w:lang w:val="en-US"/>
        </w:rPr>
      </w:pPr>
    </w:p>
    <w:bookmarkEnd w:id="8"/>
    <w:p w14:paraId="77B73A6C" w14:textId="7E7D7C8D" w:rsidR="00127176" w:rsidRDefault="00374805" w:rsidP="00207339">
      <w:pPr>
        <w:spacing w:after="0" w:line="360" w:lineRule="auto"/>
        <w:jc w:val="both"/>
        <w:rPr>
          <w:rFonts w:eastAsia="Times New Roman" w:cstheme="minorHAnsi"/>
          <w:lang w:val="en-US"/>
        </w:rPr>
      </w:pPr>
      <w:r w:rsidRPr="00374805">
        <w:rPr>
          <w:rFonts w:eastAsia="Times New Roman" w:cstheme="minorHAnsi"/>
          <w:lang w:val="en-US"/>
        </w:rPr>
        <w:t xml:space="preserve"> </w:t>
      </w:r>
      <w:r>
        <w:rPr>
          <w:rFonts w:eastAsia="Times New Roman" w:cstheme="minorHAnsi"/>
          <w:lang w:val="en-US"/>
        </w:rPr>
        <w:t xml:space="preserve">We </w:t>
      </w:r>
      <w:r w:rsidR="005C3F49">
        <w:rPr>
          <w:rFonts w:eastAsia="Times New Roman" w:cstheme="minorHAnsi"/>
          <w:lang w:val="en-US"/>
        </w:rPr>
        <w:t>fit the</w:t>
      </w:r>
      <w:r>
        <w:rPr>
          <w:rFonts w:eastAsia="Times New Roman" w:cstheme="minorHAnsi"/>
          <w:lang w:val="en-US"/>
        </w:rPr>
        <w:t xml:space="preserve"> values of α and β for each influence metric</w:t>
      </w:r>
      <w:r w:rsidR="00345C72" w:rsidRPr="00345C72">
        <w:rPr>
          <w:rFonts w:eastAsia="Times New Roman" w:cstheme="minorHAnsi"/>
          <w:lang w:val="en-US"/>
        </w:rPr>
        <w:t xml:space="preserve"> </w:t>
      </w:r>
      <w:r w:rsidR="00345C72">
        <w:rPr>
          <w:rFonts w:eastAsia="Times New Roman" w:cstheme="minorHAnsi"/>
          <w:lang w:val="en-US"/>
        </w:rPr>
        <w:t>using maximum likelihood estimation</w:t>
      </w:r>
      <w:r>
        <w:rPr>
          <w:rFonts w:eastAsia="Times New Roman" w:cstheme="minorHAnsi"/>
          <w:lang w:val="en-US"/>
        </w:rPr>
        <w:t xml:space="preserve">, </w:t>
      </w:r>
      <w:r w:rsidR="00345C72">
        <w:rPr>
          <w:rFonts w:eastAsia="Times New Roman" w:cstheme="minorHAnsi"/>
          <w:lang w:val="en-US"/>
        </w:rPr>
        <w:t>enabling</w:t>
      </w:r>
      <w:r>
        <w:rPr>
          <w:rFonts w:eastAsia="Times New Roman" w:cstheme="minorHAnsi"/>
          <w:lang w:val="en-US"/>
        </w:rPr>
        <w:t xml:space="preserve"> us to define, for each individual, </w:t>
      </w:r>
      <w:r w:rsidR="00345C72">
        <w:rPr>
          <w:rFonts w:eastAsia="Times New Roman" w:cstheme="minorHAnsi"/>
          <w:lang w:val="en-US"/>
        </w:rPr>
        <w:t xml:space="preserve">two </w:t>
      </w:r>
      <w:r>
        <w:rPr>
          <w:rFonts w:eastAsia="Times New Roman" w:cstheme="minorHAnsi"/>
          <w:lang w:val="en-US"/>
        </w:rPr>
        <w:t>curve</w:t>
      </w:r>
      <w:r w:rsidR="00345C72">
        <w:rPr>
          <w:rFonts w:eastAsia="Times New Roman" w:cstheme="minorHAnsi"/>
          <w:lang w:val="en-US"/>
        </w:rPr>
        <w:t>s</w:t>
      </w:r>
      <w:r>
        <w:rPr>
          <w:rFonts w:eastAsia="Times New Roman" w:cstheme="minorHAnsi"/>
          <w:lang w:val="en-US"/>
        </w:rPr>
        <w:t xml:space="preserve"> representing its </w:t>
      </w:r>
      <w:r w:rsidR="00345C72">
        <w:rPr>
          <w:rFonts w:eastAsia="Times New Roman" w:cstheme="minorHAnsi"/>
          <w:lang w:val="en-US"/>
        </w:rPr>
        <w:t>turning and speeding in</w:t>
      </w:r>
      <w:r>
        <w:rPr>
          <w:rFonts w:eastAsia="Times New Roman" w:cstheme="minorHAnsi"/>
          <w:lang w:val="en-US"/>
        </w:rPr>
        <w:t xml:space="preserve">fluence. For ease of interpretation and subsequent modeling, we also defined an aggregate “influence score” as the value of the individual’s fitted curve at the 90% quantile of </w:t>
      </w:r>
      <w:r w:rsidR="00345C72">
        <w:rPr>
          <w:rFonts w:eastAsia="Times New Roman" w:cstheme="minorHAnsi"/>
          <w:lang w:val="en-US"/>
        </w:rPr>
        <w:t>either</w:t>
      </w:r>
      <w:r>
        <w:rPr>
          <w:rFonts w:eastAsia="Times New Roman" w:cstheme="minorHAnsi"/>
          <w:lang w:val="en-US"/>
        </w:rPr>
        <w:t xml:space="preserve"> continuous predictor variables across all individuals </w:t>
      </w:r>
      <w:r w:rsidR="002F19FB">
        <w:rPr>
          <w:rFonts w:eastAsia="Times New Roman" w:cstheme="minorHAnsi"/>
          <w:lang w:val="en-US"/>
        </w:rPr>
        <w:t xml:space="preserve">of a given group </w:t>
      </w:r>
      <w:r>
        <w:rPr>
          <w:rFonts w:eastAsia="Times New Roman" w:cstheme="minorHAnsi"/>
          <w:lang w:val="en-US"/>
        </w:rPr>
        <w:t xml:space="preserve">(figure </w:t>
      </w:r>
      <w:r w:rsidR="001533A7">
        <w:rPr>
          <w:rFonts w:eastAsia="Times New Roman" w:cstheme="minorHAnsi"/>
          <w:lang w:val="en-US"/>
        </w:rPr>
        <w:t>1</w:t>
      </w:r>
      <w:r w:rsidR="00171289">
        <w:rPr>
          <w:rFonts w:eastAsia="Times New Roman" w:cstheme="minorHAnsi"/>
          <w:lang w:val="en-US"/>
        </w:rPr>
        <w:t>F</w:t>
      </w:r>
      <w:r>
        <w:rPr>
          <w:rFonts w:eastAsia="Times New Roman" w:cstheme="minorHAnsi"/>
          <w:lang w:val="en-US"/>
        </w:rPr>
        <w:t xml:space="preserve">). This influence score therefore corresponds to the probability that the group is positively influenced by the focal individual for a fixed </w:t>
      </w:r>
      <w:r w:rsidR="005C3F49">
        <w:rPr>
          <w:rFonts w:eastAsia="Times New Roman" w:cstheme="minorHAnsi"/>
          <w:lang w:val="en-US"/>
        </w:rPr>
        <w:t>amount of movement (either left/right or front/back)</w:t>
      </w:r>
      <w:r>
        <w:rPr>
          <w:rFonts w:eastAsia="Times New Roman" w:cstheme="minorHAnsi"/>
          <w:lang w:val="en-US"/>
        </w:rPr>
        <w:t xml:space="preserve"> relative to the group centroid.</w:t>
      </w:r>
      <w:r w:rsidR="005B5B3F">
        <w:rPr>
          <w:rFonts w:eastAsia="Times New Roman" w:cstheme="minorHAnsi"/>
          <w:lang w:val="en-US"/>
        </w:rPr>
        <w:t xml:space="preserve"> </w:t>
      </w:r>
      <w:r w:rsidR="00BD531B">
        <w:rPr>
          <w:rFonts w:eastAsia="Times New Roman" w:cstheme="minorHAnsi"/>
          <w:lang w:val="en-US"/>
        </w:rPr>
        <w:t>The model fit</w:t>
      </w:r>
      <w:r w:rsidR="001533A7">
        <w:rPr>
          <w:rFonts w:eastAsia="Times New Roman" w:cstheme="minorHAnsi"/>
          <w:lang w:val="en-US"/>
        </w:rPr>
        <w:t>s</w:t>
      </w:r>
      <w:r w:rsidR="00BD531B">
        <w:rPr>
          <w:rFonts w:eastAsia="Times New Roman" w:cstheme="minorHAnsi"/>
          <w:lang w:val="en-US"/>
        </w:rPr>
        <w:t xml:space="preserve"> for each individual are shown in section </w:t>
      </w:r>
      <w:r w:rsidR="00D81945">
        <w:rPr>
          <w:rFonts w:eastAsia="Times New Roman" w:cstheme="minorHAnsi"/>
          <w:lang w:val="en-US"/>
        </w:rPr>
        <w:t>7</w:t>
      </w:r>
      <w:r w:rsidR="00BD531B">
        <w:rPr>
          <w:rFonts w:eastAsia="Times New Roman" w:cstheme="minorHAnsi"/>
          <w:lang w:val="en-US"/>
        </w:rPr>
        <w:t xml:space="preserve"> of the supplements.</w:t>
      </w:r>
    </w:p>
    <w:p w14:paraId="631EAE24" w14:textId="52FBED80" w:rsidR="00770083" w:rsidRPr="006D69C5" w:rsidRDefault="00770083" w:rsidP="00D27F62">
      <w:pPr>
        <w:spacing w:after="0" w:line="360" w:lineRule="auto"/>
        <w:jc w:val="both"/>
        <w:rPr>
          <w:rFonts w:eastAsia="Times New Roman" w:cstheme="minorHAnsi"/>
          <w:lang w:val="en-US"/>
        </w:rPr>
      </w:pPr>
    </w:p>
    <w:p w14:paraId="7E2F49FB" w14:textId="2FD334C1" w:rsidR="00DD2C44" w:rsidRDefault="008224A7" w:rsidP="008224A7">
      <w:pPr>
        <w:spacing w:after="0" w:line="360" w:lineRule="auto"/>
        <w:jc w:val="both"/>
        <w:rPr>
          <w:rFonts w:eastAsia="Times New Roman" w:cstheme="minorHAnsi"/>
          <w:lang w:val="en-US"/>
        </w:rPr>
      </w:pPr>
      <w:r>
        <w:rPr>
          <w:rFonts w:eastAsia="Times New Roman" w:cstheme="minorHAnsi"/>
          <w:lang w:val="en-US"/>
        </w:rPr>
        <w:lastRenderedPageBreak/>
        <w:t>T</w:t>
      </w:r>
      <w:r w:rsidRPr="006D69C5">
        <w:rPr>
          <w:rFonts w:eastAsia="Times New Roman" w:cstheme="minorHAnsi"/>
          <w:lang w:val="en-US"/>
        </w:rPr>
        <w:t xml:space="preserve">o test if there </w:t>
      </w:r>
      <w:r w:rsidR="008560FC">
        <w:rPr>
          <w:rFonts w:eastAsia="Times New Roman" w:cstheme="minorHAnsi"/>
          <w:lang w:val="en-US"/>
        </w:rPr>
        <w:t>are</w:t>
      </w:r>
      <w:r w:rsidRPr="006D69C5">
        <w:rPr>
          <w:rFonts w:eastAsia="Times New Roman" w:cstheme="minorHAnsi"/>
          <w:lang w:val="en-US"/>
        </w:rPr>
        <w:t xml:space="preserve"> consistent differences </w:t>
      </w:r>
      <w:r>
        <w:rPr>
          <w:rFonts w:eastAsia="Times New Roman" w:cstheme="minorHAnsi"/>
          <w:lang w:val="en-US"/>
        </w:rPr>
        <w:t>in influence based on individual</w:t>
      </w:r>
      <w:r w:rsidR="00832D7A">
        <w:rPr>
          <w:rFonts w:eastAsia="Times New Roman" w:cstheme="minorHAnsi"/>
          <w:lang w:val="en-US"/>
        </w:rPr>
        <w:t xml:space="preserve"> social</w:t>
      </w:r>
      <w:r>
        <w:rPr>
          <w:rFonts w:eastAsia="Times New Roman" w:cstheme="minorHAnsi"/>
          <w:lang w:val="en-US"/>
        </w:rPr>
        <w:t xml:space="preserve"> status, we fitted</w:t>
      </w:r>
      <w:r w:rsidR="00AC0F67">
        <w:rPr>
          <w:rFonts w:eastAsia="Times New Roman" w:cstheme="minorHAnsi"/>
          <w:lang w:val="en-US"/>
        </w:rPr>
        <w:t xml:space="preserve"> binomial</w:t>
      </w:r>
      <w:r>
        <w:rPr>
          <w:rFonts w:eastAsia="Times New Roman" w:cstheme="minorHAnsi"/>
          <w:lang w:val="en-US"/>
        </w:rPr>
        <w:t xml:space="preserve"> GLMMs to predict influence score as a function of status (dominant female, dominant male, adult, sub-adult, juvenile), for </w:t>
      </w:r>
      <w:r w:rsidR="00345C72">
        <w:rPr>
          <w:rFonts w:eastAsia="Times New Roman" w:cstheme="minorHAnsi"/>
          <w:lang w:val="en-US"/>
        </w:rPr>
        <w:t>both</w:t>
      </w:r>
      <w:r>
        <w:rPr>
          <w:rFonts w:eastAsia="Times New Roman" w:cstheme="minorHAnsi"/>
          <w:lang w:val="en-US"/>
        </w:rPr>
        <w:t xml:space="preserve"> types of influence. Each individual was considered as one data point in the models, and we included </w:t>
      </w:r>
      <w:r w:rsidRPr="006D69C5">
        <w:rPr>
          <w:rFonts w:eastAsia="Times New Roman" w:cstheme="minorHAnsi"/>
          <w:lang w:val="en-US"/>
        </w:rPr>
        <w:t>group as a random effect</w:t>
      </w:r>
      <w:r>
        <w:rPr>
          <w:rFonts w:eastAsia="Times New Roman" w:cstheme="minorHAnsi"/>
          <w:lang w:val="en-US"/>
        </w:rPr>
        <w:t xml:space="preserve"> to control for non-independence of data within each group.</w:t>
      </w:r>
      <w:r w:rsidR="00C91E28">
        <w:rPr>
          <w:rFonts w:eastAsia="Times New Roman" w:cstheme="minorHAnsi"/>
          <w:lang w:val="en-US"/>
        </w:rPr>
        <w:t xml:space="preserve"> We also conducted post-hoc Tukey test</w:t>
      </w:r>
      <w:r w:rsidR="00832D7A">
        <w:rPr>
          <w:rFonts w:eastAsia="Times New Roman" w:cstheme="minorHAnsi"/>
          <w:lang w:val="en-US"/>
        </w:rPr>
        <w:t>s</w:t>
      </w:r>
      <w:r w:rsidR="00C91E28">
        <w:rPr>
          <w:rFonts w:eastAsia="Times New Roman" w:cstheme="minorHAnsi"/>
          <w:lang w:val="en-US"/>
        </w:rPr>
        <w:t xml:space="preserve"> to compare the influence of each </w:t>
      </w:r>
      <w:r w:rsidR="00832D7A">
        <w:rPr>
          <w:rFonts w:eastAsia="Times New Roman" w:cstheme="minorHAnsi"/>
          <w:lang w:val="en-US"/>
        </w:rPr>
        <w:t xml:space="preserve">pair of </w:t>
      </w:r>
      <w:r w:rsidR="008560FC">
        <w:rPr>
          <w:rFonts w:eastAsia="Times New Roman" w:cstheme="minorHAnsi"/>
          <w:lang w:val="en-US"/>
        </w:rPr>
        <w:t xml:space="preserve">social </w:t>
      </w:r>
      <w:r w:rsidR="00832D7A">
        <w:rPr>
          <w:rFonts w:eastAsia="Times New Roman" w:cstheme="minorHAnsi"/>
          <w:lang w:val="en-US"/>
        </w:rPr>
        <w:t>statuses</w:t>
      </w:r>
      <w:r w:rsidR="002E2029">
        <w:rPr>
          <w:rFonts w:eastAsia="Times New Roman" w:cstheme="minorHAnsi"/>
          <w:lang w:val="en-US"/>
        </w:rPr>
        <w:t xml:space="preserve"> (section 6 of the supplements)</w:t>
      </w:r>
      <w:r w:rsidR="00C91E28">
        <w:rPr>
          <w:rFonts w:eastAsia="Times New Roman" w:cstheme="minorHAnsi"/>
          <w:lang w:val="en-US"/>
        </w:rPr>
        <w:t>.</w:t>
      </w:r>
      <w:r w:rsidR="000408A6">
        <w:rPr>
          <w:rFonts w:eastAsia="Times New Roman" w:cstheme="minorHAnsi"/>
          <w:lang w:val="en-US"/>
        </w:rPr>
        <w:t xml:space="preserve"> </w:t>
      </w:r>
    </w:p>
    <w:p w14:paraId="5F50F2E1" w14:textId="4C3436DE" w:rsidR="00231019" w:rsidRDefault="00231019" w:rsidP="00231019">
      <w:pPr>
        <w:spacing w:after="0" w:line="360" w:lineRule="auto"/>
        <w:jc w:val="both"/>
        <w:rPr>
          <w:rFonts w:eastAsia="Times New Roman" w:cstheme="minorHAnsi"/>
          <w:lang w:val="en-US"/>
        </w:rPr>
      </w:pPr>
      <w:r>
        <w:rPr>
          <w:rFonts w:eastAsia="Times New Roman" w:cstheme="minorHAnsi"/>
          <w:lang w:val="en-US"/>
        </w:rPr>
        <w:t>Finally, we tested whether speeding and turning influence were correlated with one another by computing the Spearman multilevel correlation with group as a random factor.</w:t>
      </w:r>
    </w:p>
    <w:p w14:paraId="4FC79757" w14:textId="2CF45708" w:rsidR="00DD2F55" w:rsidRDefault="00DD2F55" w:rsidP="00D27F62">
      <w:pPr>
        <w:spacing w:line="360" w:lineRule="auto"/>
        <w:jc w:val="both"/>
        <w:rPr>
          <w:rFonts w:cstheme="minorHAnsi"/>
          <w:lang w:val="en-US"/>
        </w:rPr>
      </w:pPr>
    </w:p>
    <w:p w14:paraId="3D5A565E" w14:textId="7BF336F5" w:rsidR="00DC058C" w:rsidRDefault="00DC058C" w:rsidP="00D27F62">
      <w:pPr>
        <w:spacing w:line="360" w:lineRule="auto"/>
        <w:jc w:val="both"/>
        <w:rPr>
          <w:rFonts w:cstheme="minorHAnsi"/>
          <w:i/>
          <w:lang w:val="en-US"/>
        </w:rPr>
      </w:pPr>
      <w:r w:rsidRPr="00DC058C">
        <w:rPr>
          <w:rFonts w:cstheme="minorHAnsi"/>
          <w:i/>
          <w:lang w:val="en-US"/>
        </w:rPr>
        <w:t>Proportion of time in the front:</w:t>
      </w:r>
    </w:p>
    <w:p w14:paraId="44A226C8" w14:textId="640872D2" w:rsidR="00F82420" w:rsidRDefault="008224A7" w:rsidP="00D27F62">
      <w:pPr>
        <w:spacing w:line="360" w:lineRule="auto"/>
        <w:jc w:val="both"/>
        <w:rPr>
          <w:rFonts w:cstheme="minorHAnsi"/>
          <w:lang w:val="en-US"/>
        </w:rPr>
      </w:pPr>
      <w:r>
        <w:rPr>
          <w:rFonts w:cstheme="minorHAnsi"/>
          <w:lang w:val="en-US"/>
        </w:rPr>
        <w:t>To assess whether individuals differ in their propensity to be at the front of the group, we quantified for each individual the distribution of</w:t>
      </w:r>
      <w:r w:rsidR="008560FC">
        <w:rPr>
          <w:rFonts w:cstheme="minorHAnsi"/>
          <w:lang w:val="en-US"/>
        </w:rPr>
        <w:t xml:space="preserve"> their</w:t>
      </w:r>
      <w:r>
        <w:rPr>
          <w:rFonts w:cstheme="minorHAnsi"/>
          <w:lang w:val="en-US"/>
        </w:rPr>
        <w:t xml:space="preserve"> front-back position relative to the direction of </w:t>
      </w:r>
      <w:r w:rsidR="008560FC">
        <w:rPr>
          <w:rFonts w:cstheme="minorHAnsi"/>
          <w:lang w:val="en-US"/>
        </w:rPr>
        <w:t xml:space="preserve">group </w:t>
      </w:r>
      <w:r>
        <w:rPr>
          <w:rFonts w:cstheme="minorHAnsi"/>
          <w:lang w:val="en-US"/>
        </w:rPr>
        <w:t>travel. We also calculated the proportion of time each individual spent in the front half of the group, as a simple metric of ‘</w:t>
      </w:r>
      <w:proofErr w:type="spellStart"/>
      <w:r>
        <w:rPr>
          <w:rFonts w:cstheme="minorHAnsi"/>
          <w:lang w:val="en-US"/>
        </w:rPr>
        <w:t>frontness</w:t>
      </w:r>
      <w:proofErr w:type="spellEnd"/>
      <w:r>
        <w:rPr>
          <w:rFonts w:cstheme="minorHAnsi"/>
          <w:lang w:val="en-US"/>
        </w:rPr>
        <w:t xml:space="preserve">’, to allow comparison with our influence scores. </w:t>
      </w:r>
      <w:r w:rsidR="006144B2">
        <w:rPr>
          <w:rFonts w:cstheme="minorHAnsi"/>
          <w:lang w:val="en-US"/>
        </w:rPr>
        <w:t>At time t, a</w:t>
      </w:r>
      <w:r w:rsidR="00655059">
        <w:rPr>
          <w:rFonts w:cstheme="minorHAnsi"/>
          <w:lang w:val="en-US"/>
        </w:rPr>
        <w:t xml:space="preserve"> given</w:t>
      </w:r>
      <w:r w:rsidR="006144B2">
        <w:rPr>
          <w:rFonts w:cstheme="minorHAnsi"/>
          <w:lang w:val="en-US"/>
        </w:rPr>
        <w:t xml:space="preserve"> individual was considered in the front </w:t>
      </w:r>
      <w:r w:rsidR="00655059">
        <w:rPr>
          <w:rFonts w:cstheme="minorHAnsi"/>
          <w:lang w:val="en-US"/>
        </w:rPr>
        <w:t xml:space="preserve">half </w:t>
      </w:r>
      <w:r w:rsidR="006144B2">
        <w:rPr>
          <w:rFonts w:cstheme="minorHAnsi"/>
          <w:lang w:val="en-US"/>
        </w:rPr>
        <w:t xml:space="preserve">of the group </w:t>
      </w:r>
      <w:r w:rsidR="00655059">
        <w:rPr>
          <w:rFonts w:cstheme="minorHAnsi"/>
          <w:lang w:val="en-US"/>
        </w:rPr>
        <w:t xml:space="preserve">if its front-back position was positive. </w:t>
      </w:r>
      <w:r w:rsidR="00862DE3">
        <w:rPr>
          <w:rFonts w:cstheme="minorHAnsi"/>
          <w:lang w:val="en-US"/>
        </w:rPr>
        <w:t xml:space="preserve">To </w:t>
      </w:r>
      <w:r w:rsidR="000408A6">
        <w:rPr>
          <w:rFonts w:cstheme="minorHAnsi"/>
          <w:lang w:val="en-US"/>
        </w:rPr>
        <w:t xml:space="preserve">quantify </w:t>
      </w:r>
      <w:r w:rsidR="00127176">
        <w:rPr>
          <w:rFonts w:cstheme="minorHAnsi"/>
          <w:lang w:val="en-US"/>
        </w:rPr>
        <w:t>the variation in the propensity to be in the front between individuals and across groups, w</w:t>
      </w:r>
      <w:r w:rsidR="00655059">
        <w:rPr>
          <w:rFonts w:cstheme="minorHAnsi"/>
          <w:lang w:val="en-US"/>
        </w:rPr>
        <w:t xml:space="preserve">e computed the proportion of time points </w:t>
      </w:r>
      <w:r w:rsidR="00127176">
        <w:rPr>
          <w:rFonts w:cstheme="minorHAnsi"/>
          <w:lang w:val="en-US"/>
        </w:rPr>
        <w:t>an</w:t>
      </w:r>
      <w:r w:rsidR="00655059">
        <w:rPr>
          <w:rFonts w:cstheme="minorHAnsi"/>
          <w:lang w:val="en-US"/>
        </w:rPr>
        <w:t xml:space="preserve"> individual was in the front</w:t>
      </w:r>
      <w:r w:rsidR="00127176">
        <w:rPr>
          <w:rFonts w:cstheme="minorHAnsi"/>
          <w:lang w:val="en-US"/>
        </w:rPr>
        <w:t xml:space="preserve"> half</w:t>
      </w:r>
      <w:r w:rsidR="008560FC">
        <w:rPr>
          <w:rFonts w:cstheme="minorHAnsi"/>
          <w:lang w:val="en-US"/>
        </w:rPr>
        <w:t xml:space="preserve"> of the group</w:t>
      </w:r>
      <w:bookmarkStart w:id="9" w:name="_GoBack"/>
      <w:bookmarkEnd w:id="9"/>
      <w:r w:rsidR="00655059">
        <w:rPr>
          <w:rFonts w:cstheme="minorHAnsi"/>
          <w:lang w:val="en-US"/>
        </w:rPr>
        <w:t xml:space="preserve"> in time segments of one hour</w:t>
      </w:r>
      <w:r w:rsidR="00127176">
        <w:rPr>
          <w:rFonts w:cstheme="minorHAnsi"/>
          <w:lang w:val="en-US"/>
        </w:rPr>
        <w:t xml:space="preserve">. </w:t>
      </w:r>
    </w:p>
    <w:p w14:paraId="0CD2B4CC" w14:textId="6BD587A4" w:rsidR="008224A7" w:rsidRDefault="008224A7" w:rsidP="008224A7">
      <w:pPr>
        <w:spacing w:line="360" w:lineRule="auto"/>
        <w:jc w:val="both"/>
        <w:rPr>
          <w:rFonts w:cstheme="minorHAnsi"/>
          <w:lang w:val="en-US"/>
        </w:rPr>
      </w:pPr>
      <w:r>
        <w:rPr>
          <w:rFonts w:cstheme="minorHAnsi"/>
          <w:lang w:val="en-US"/>
        </w:rPr>
        <w:t xml:space="preserve">To test whether individuals at the front of groups have greater influence, we computed Spearman </w:t>
      </w:r>
      <w:r w:rsidR="00231019">
        <w:rPr>
          <w:rFonts w:cstheme="minorHAnsi"/>
          <w:lang w:val="en-US"/>
        </w:rPr>
        <w:t xml:space="preserve">multilevel </w:t>
      </w:r>
      <w:r>
        <w:rPr>
          <w:rFonts w:cstheme="minorHAnsi"/>
          <w:lang w:val="en-US"/>
        </w:rPr>
        <w:t>correlation</w:t>
      </w:r>
      <w:r w:rsidR="00231019">
        <w:rPr>
          <w:rFonts w:cstheme="minorHAnsi"/>
          <w:lang w:val="en-US"/>
        </w:rPr>
        <w:t>s</w:t>
      </w:r>
      <w:r>
        <w:rPr>
          <w:rFonts w:cstheme="minorHAnsi"/>
          <w:lang w:val="en-US"/>
        </w:rPr>
        <w:t xml:space="preserve"> between the total proportion of time spent in the front for each individual and their turning and speeding influence scores</w:t>
      </w:r>
      <w:r w:rsidR="00231019">
        <w:rPr>
          <w:rFonts w:cstheme="minorHAnsi"/>
          <w:lang w:val="en-US"/>
        </w:rPr>
        <w:t>, controlling for group as a random factor</w:t>
      </w:r>
      <w:r>
        <w:rPr>
          <w:rFonts w:cstheme="minorHAnsi"/>
          <w:lang w:val="en-US"/>
        </w:rPr>
        <w:t xml:space="preserve">.  </w:t>
      </w:r>
    </w:p>
    <w:p w14:paraId="1B86564B" w14:textId="41A27BC8" w:rsidR="006D14DB" w:rsidRPr="006D14DB" w:rsidRDefault="006D14DB" w:rsidP="00D27F62">
      <w:pPr>
        <w:spacing w:line="360" w:lineRule="auto"/>
        <w:jc w:val="both"/>
        <w:rPr>
          <w:rFonts w:cstheme="minorHAnsi"/>
          <w:lang w:val="en-US"/>
        </w:rPr>
      </w:pPr>
    </w:p>
    <w:p w14:paraId="7E21089F" w14:textId="68DB13CC" w:rsidR="00092024" w:rsidRPr="00345C72" w:rsidRDefault="0036157B" w:rsidP="00092024">
      <w:pPr>
        <w:spacing w:line="360" w:lineRule="auto"/>
        <w:jc w:val="both"/>
        <w:rPr>
          <w:rFonts w:cstheme="minorHAnsi"/>
          <w:b/>
          <w:bCs/>
          <w:sz w:val="28"/>
          <w:szCs w:val="28"/>
          <w:lang w:val="en-US"/>
        </w:rPr>
      </w:pPr>
      <w:r w:rsidRPr="006D69C5">
        <w:rPr>
          <w:rFonts w:cstheme="minorHAnsi"/>
          <w:b/>
          <w:bCs/>
          <w:sz w:val="28"/>
          <w:szCs w:val="28"/>
          <w:lang w:val="en-US"/>
        </w:rPr>
        <w:t>RESULTS</w:t>
      </w:r>
    </w:p>
    <w:p w14:paraId="1F8F9220" w14:textId="6E58F24A" w:rsidR="00127176" w:rsidRDefault="00D12460" w:rsidP="00127176">
      <w:pPr>
        <w:spacing w:line="360" w:lineRule="auto"/>
        <w:jc w:val="both"/>
        <w:rPr>
          <w:rFonts w:cstheme="minorHAnsi"/>
          <w:b/>
          <w:bCs/>
          <w:lang w:val="en-US"/>
        </w:rPr>
      </w:pPr>
      <w:r>
        <w:rPr>
          <w:rFonts w:cstheme="minorHAnsi"/>
          <w:b/>
          <w:bCs/>
          <w:lang w:val="en-US"/>
        </w:rPr>
        <w:t>T</w:t>
      </w:r>
      <w:r w:rsidR="00127176">
        <w:rPr>
          <w:rFonts w:cstheme="minorHAnsi"/>
          <w:b/>
          <w:bCs/>
          <w:lang w:val="en-US"/>
        </w:rPr>
        <w:t>urning influence and speeding influence scores across</w:t>
      </w:r>
      <w:r w:rsidR="006F545A">
        <w:rPr>
          <w:rFonts w:cstheme="minorHAnsi"/>
          <w:b/>
          <w:bCs/>
          <w:lang w:val="en-US"/>
        </w:rPr>
        <w:t xml:space="preserve"> social</w:t>
      </w:r>
      <w:r w:rsidR="00127176">
        <w:rPr>
          <w:rFonts w:cstheme="minorHAnsi"/>
          <w:b/>
          <w:bCs/>
          <w:lang w:val="en-US"/>
        </w:rPr>
        <w:t xml:space="preserve"> status</w:t>
      </w:r>
      <w:r w:rsidR="00DE4325">
        <w:rPr>
          <w:rFonts w:cstheme="minorHAnsi"/>
          <w:b/>
          <w:bCs/>
          <w:lang w:val="en-US"/>
        </w:rPr>
        <w:t>es</w:t>
      </w:r>
      <w:r w:rsidR="00127176">
        <w:rPr>
          <w:rFonts w:cstheme="minorHAnsi"/>
          <w:b/>
          <w:bCs/>
          <w:lang w:val="en-US"/>
        </w:rPr>
        <w:t>:</w:t>
      </w:r>
      <w:r w:rsidR="00092024" w:rsidRPr="006D69C5">
        <w:rPr>
          <w:rFonts w:cstheme="minorHAnsi"/>
          <w:b/>
          <w:bCs/>
          <w:lang w:val="en-US"/>
        </w:rPr>
        <w:t xml:space="preserve"> </w:t>
      </w:r>
    </w:p>
    <w:p w14:paraId="0767E214" w14:textId="1260691D" w:rsidR="00127176" w:rsidRDefault="00231019" w:rsidP="00127176">
      <w:pPr>
        <w:spacing w:line="360" w:lineRule="auto"/>
        <w:jc w:val="both"/>
        <w:rPr>
          <w:rFonts w:cstheme="minorHAnsi"/>
          <w:lang w:val="en-US"/>
        </w:rPr>
      </w:pPr>
      <w:r>
        <w:rPr>
          <w:rFonts w:cstheme="minorHAnsi"/>
          <w:lang w:val="en-US"/>
        </w:rPr>
        <w:t>We found that individual varied substantially in their influence on group direction and speed (figure 2 and section 7 of the supplements). There was</w:t>
      </w:r>
      <w:r w:rsidR="00127176" w:rsidRPr="006D69C5">
        <w:rPr>
          <w:rFonts w:cstheme="minorHAnsi"/>
          <w:lang w:val="en-US"/>
        </w:rPr>
        <w:t xml:space="preserve"> a significant effect of status on</w:t>
      </w:r>
      <w:r w:rsidR="00127176">
        <w:rPr>
          <w:rFonts w:cstheme="minorHAnsi"/>
          <w:lang w:val="en-US"/>
        </w:rPr>
        <w:t xml:space="preserve"> </w:t>
      </w:r>
      <w:r w:rsidR="00127176" w:rsidRPr="006D69C5">
        <w:rPr>
          <w:rFonts w:cstheme="minorHAnsi"/>
          <w:lang w:val="en-US"/>
        </w:rPr>
        <w:t xml:space="preserve">turning influence score (figure 5a, F = </w:t>
      </w:r>
      <w:proofErr w:type="gramStart"/>
      <w:r w:rsidR="008560FC">
        <w:rPr>
          <w:rFonts w:cstheme="minorHAnsi"/>
          <w:lang w:val="en-US"/>
        </w:rPr>
        <w:t>7.217</w:t>
      </w:r>
      <w:r w:rsidR="00127176" w:rsidRPr="006D69C5">
        <w:rPr>
          <w:rFonts w:cstheme="minorHAnsi"/>
          <w:lang w:val="en-US"/>
        </w:rPr>
        <w:t xml:space="preserve"> ;</w:t>
      </w:r>
      <w:proofErr w:type="gramEnd"/>
      <w:r w:rsidR="00127176" w:rsidRPr="006D69C5">
        <w:rPr>
          <w:rFonts w:cstheme="minorHAnsi"/>
          <w:lang w:val="en-US"/>
        </w:rPr>
        <w:t xml:space="preserve"> DF = </w:t>
      </w:r>
      <w:r w:rsidR="008560FC">
        <w:rPr>
          <w:rFonts w:cstheme="minorHAnsi"/>
          <w:lang w:val="en-US"/>
        </w:rPr>
        <w:t>40</w:t>
      </w:r>
      <w:r w:rsidR="00127176" w:rsidRPr="006D69C5">
        <w:rPr>
          <w:rFonts w:cstheme="minorHAnsi"/>
          <w:lang w:val="en-US"/>
        </w:rPr>
        <w:t xml:space="preserve"> ; p-value </w:t>
      </w:r>
      <w:r w:rsidR="008560FC">
        <w:rPr>
          <w:rFonts w:cstheme="minorHAnsi"/>
          <w:lang w:val="en-US"/>
        </w:rPr>
        <w:t>&lt; 0.0001</w:t>
      </w:r>
      <w:r w:rsidR="00127176" w:rsidRPr="006D69C5">
        <w:rPr>
          <w:rFonts w:cstheme="minorHAnsi"/>
          <w:lang w:val="en-US"/>
        </w:rPr>
        <w:t xml:space="preserve">), with the dominant female’s score </w:t>
      </w:r>
      <w:r w:rsidR="00127176">
        <w:rPr>
          <w:rFonts w:cstheme="minorHAnsi"/>
          <w:lang w:val="en-US"/>
        </w:rPr>
        <w:t xml:space="preserve">consistently </w:t>
      </w:r>
      <w:r w:rsidR="00127176" w:rsidRPr="006D69C5">
        <w:rPr>
          <w:rFonts w:cstheme="minorHAnsi"/>
          <w:lang w:val="en-US"/>
        </w:rPr>
        <w:t xml:space="preserve">being </w:t>
      </w:r>
      <w:r w:rsidR="00127176">
        <w:rPr>
          <w:rFonts w:cstheme="minorHAnsi"/>
          <w:lang w:val="en-US"/>
        </w:rPr>
        <w:t>the highest or second highest of her group</w:t>
      </w:r>
      <w:r w:rsidR="00013304">
        <w:rPr>
          <w:rFonts w:cstheme="minorHAnsi"/>
          <w:lang w:val="en-US"/>
        </w:rPr>
        <w:t xml:space="preserve"> across all groups</w:t>
      </w:r>
      <w:r w:rsidR="00127176" w:rsidRPr="006D69C5">
        <w:rPr>
          <w:rFonts w:cstheme="minorHAnsi"/>
          <w:lang w:val="en-US"/>
        </w:rPr>
        <w:t xml:space="preserve">. </w:t>
      </w:r>
      <w:r w:rsidR="00127176">
        <w:rPr>
          <w:rFonts w:cstheme="minorHAnsi"/>
          <w:lang w:val="en-US"/>
        </w:rPr>
        <w:t xml:space="preserve">Post-hoc Tukey tests (see </w:t>
      </w:r>
      <w:r w:rsidR="00BD531B">
        <w:rPr>
          <w:rFonts w:cstheme="minorHAnsi"/>
          <w:lang w:val="en-US"/>
        </w:rPr>
        <w:t xml:space="preserve">section </w:t>
      </w:r>
      <w:r>
        <w:rPr>
          <w:rFonts w:cstheme="minorHAnsi"/>
          <w:lang w:val="en-US"/>
        </w:rPr>
        <w:t>6</w:t>
      </w:r>
      <w:r w:rsidR="00BD531B">
        <w:rPr>
          <w:rFonts w:cstheme="minorHAnsi"/>
          <w:lang w:val="en-US"/>
        </w:rPr>
        <w:t xml:space="preserve"> of the </w:t>
      </w:r>
      <w:r w:rsidR="00127176">
        <w:rPr>
          <w:rFonts w:cstheme="minorHAnsi"/>
          <w:lang w:val="en-US"/>
        </w:rPr>
        <w:t>Supplements) showed that the score o</w:t>
      </w:r>
      <w:r w:rsidR="00DE4325">
        <w:rPr>
          <w:rFonts w:cstheme="minorHAnsi"/>
          <w:lang w:val="en-US"/>
        </w:rPr>
        <w:t>f</w:t>
      </w:r>
      <w:r w:rsidR="00127176">
        <w:rPr>
          <w:rFonts w:cstheme="minorHAnsi"/>
          <w:lang w:val="en-US"/>
        </w:rPr>
        <w:t xml:space="preserve"> dominant female</w:t>
      </w:r>
      <w:r w:rsidR="00DE4325">
        <w:rPr>
          <w:rFonts w:cstheme="minorHAnsi"/>
          <w:lang w:val="en-US"/>
        </w:rPr>
        <w:t>s</w:t>
      </w:r>
      <w:r w:rsidR="00127176">
        <w:rPr>
          <w:rFonts w:cstheme="minorHAnsi"/>
          <w:lang w:val="en-US"/>
        </w:rPr>
        <w:t xml:space="preserve"> was overall significantly higher than the scores of </w:t>
      </w:r>
      <w:r w:rsidR="00C91E28">
        <w:rPr>
          <w:rFonts w:cstheme="minorHAnsi"/>
          <w:lang w:val="en-US"/>
        </w:rPr>
        <w:t>all</w:t>
      </w:r>
      <w:r w:rsidR="00127176">
        <w:rPr>
          <w:rFonts w:cstheme="minorHAnsi"/>
          <w:lang w:val="en-US"/>
        </w:rPr>
        <w:t xml:space="preserve"> subordinate status (</w:t>
      </w:r>
      <w:r w:rsidR="00C91E28">
        <w:rPr>
          <w:rFonts w:cstheme="minorHAnsi"/>
          <w:lang w:val="en-US"/>
        </w:rPr>
        <w:t xml:space="preserve">i.e. </w:t>
      </w:r>
      <w:r w:rsidR="00127176">
        <w:rPr>
          <w:rFonts w:cstheme="minorHAnsi"/>
          <w:lang w:val="en-US"/>
        </w:rPr>
        <w:t>non-dominant adults, yearlings and sub-adults), whereas the score of the dominant male was not significantly different from the scores of subordinat</w:t>
      </w:r>
      <w:r w:rsidR="00540989">
        <w:rPr>
          <w:rFonts w:cstheme="minorHAnsi"/>
          <w:lang w:val="en-US"/>
        </w:rPr>
        <w:t>es</w:t>
      </w:r>
      <w:r w:rsidR="00127176">
        <w:rPr>
          <w:rFonts w:cstheme="minorHAnsi"/>
          <w:lang w:val="en-US"/>
        </w:rPr>
        <w:t xml:space="preserve">.  </w:t>
      </w:r>
    </w:p>
    <w:p w14:paraId="5DF6C3B5" w14:textId="462BFAB3" w:rsidR="00127176" w:rsidRPr="00DE4325" w:rsidRDefault="008560FC" w:rsidP="00092024">
      <w:pPr>
        <w:spacing w:line="360" w:lineRule="auto"/>
        <w:jc w:val="both"/>
        <w:rPr>
          <w:rFonts w:cstheme="minorHAnsi"/>
          <w:lang w:val="en-US"/>
        </w:rPr>
      </w:pPr>
      <w:r>
        <w:rPr>
          <w:rFonts w:cstheme="minorHAnsi"/>
          <w:noProof/>
          <w:lang w:val="en-US"/>
        </w:rPr>
        <w:lastRenderedPageBreak/>
        <mc:AlternateContent>
          <mc:Choice Requires="wpg">
            <w:drawing>
              <wp:anchor distT="0" distB="0" distL="114300" distR="114300" simplePos="0" relativeHeight="251730944" behindDoc="0" locked="0" layoutInCell="1" allowOverlap="1" wp14:anchorId="38942893" wp14:editId="117C5513">
                <wp:simplePos x="0" y="0"/>
                <wp:positionH relativeFrom="column">
                  <wp:posOffset>-321733</wp:posOffset>
                </wp:positionH>
                <wp:positionV relativeFrom="paragraph">
                  <wp:posOffset>1532467</wp:posOffset>
                </wp:positionV>
                <wp:extent cx="6577118" cy="6192096"/>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6577118" cy="6192096"/>
                          <a:chOff x="0" y="0"/>
                          <a:chExt cx="6577118" cy="6192096"/>
                        </a:xfrm>
                      </wpg:grpSpPr>
                      <wpg:grpSp>
                        <wpg:cNvPr id="16" name="Group 16"/>
                        <wpg:cNvGrpSpPr/>
                        <wpg:grpSpPr>
                          <a:xfrm>
                            <a:off x="0" y="0"/>
                            <a:ext cx="3536315" cy="6188710"/>
                            <a:chOff x="0" y="0"/>
                            <a:chExt cx="3536315" cy="6188710"/>
                          </a:xfrm>
                        </wpg:grpSpPr>
                        <pic:pic xmlns:pic="http://schemas.openxmlformats.org/drawingml/2006/picture">
                          <pic:nvPicPr>
                            <pic:cNvPr id="15" name="Picture 1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36315" cy="6188710"/>
                            </a:xfrm>
                            <a:prstGeom prst="rect">
                              <a:avLst/>
                            </a:prstGeom>
                            <a:noFill/>
                            <a:ln>
                              <a:noFill/>
                            </a:ln>
                          </pic:spPr>
                        </pic:pic>
                        <wps:wsp>
                          <wps:cNvPr id="29" name="Text Box 2"/>
                          <wps:cNvSpPr txBox="1">
                            <a:spLocks noChangeArrowheads="1"/>
                          </wps:cNvSpPr>
                          <wps:spPr bwMode="auto">
                            <a:xfrm>
                              <a:off x="499533" y="101600"/>
                              <a:ext cx="422274" cy="403224"/>
                            </a:xfrm>
                            <a:prstGeom prst="rect">
                              <a:avLst/>
                            </a:prstGeom>
                            <a:noFill/>
                            <a:ln w="9525">
                              <a:noFill/>
                              <a:miter lim="800000"/>
                              <a:headEnd/>
                              <a:tailEnd/>
                            </a:ln>
                          </wps:spPr>
                          <wps:txbx>
                            <w:txbxContent>
                              <w:p w14:paraId="5641BB29" w14:textId="301E2D4A" w:rsidR="006026D5" w:rsidRPr="00AE3976" w:rsidRDefault="006026D5" w:rsidP="006A6C39">
                                <w:pPr>
                                  <w:rPr>
                                    <w:b/>
                                    <w:sz w:val="24"/>
                                    <w:szCs w:val="24"/>
                                    <w:lang w:val="en-US"/>
                                  </w:rPr>
                                </w:pPr>
                                <w:r w:rsidRPr="00AE3976">
                                  <w:rPr>
                                    <w:b/>
                                    <w:sz w:val="24"/>
                                    <w:szCs w:val="24"/>
                                  </w:rPr>
                                  <w:t>A</w:t>
                                </w:r>
                              </w:p>
                            </w:txbxContent>
                          </wps:txbx>
                          <wps:bodyPr rot="0" vert="horz" wrap="square" lIns="91440" tIns="45720" rIns="91440" bIns="45720" anchor="t" anchorCtr="0">
                            <a:spAutoFit/>
                          </wps:bodyPr>
                        </wps:wsp>
                      </wpg:grpSp>
                      <wpg:grpSp>
                        <wpg:cNvPr id="17" name="Group 17"/>
                        <wpg:cNvGrpSpPr/>
                        <wpg:grpSpPr>
                          <a:xfrm>
                            <a:off x="3547533" y="84666"/>
                            <a:ext cx="3029585" cy="6107430"/>
                            <a:chOff x="0" y="0"/>
                            <a:chExt cx="3029585" cy="6107430"/>
                          </a:xfrm>
                        </wpg:grpSpPr>
                        <wps:wsp>
                          <wps:cNvPr id="37" name="Text Box 2"/>
                          <wps:cNvSpPr txBox="1">
                            <a:spLocks noChangeArrowheads="1"/>
                          </wps:cNvSpPr>
                          <wps:spPr bwMode="auto">
                            <a:xfrm>
                              <a:off x="16933" y="0"/>
                              <a:ext cx="324484" cy="403224"/>
                            </a:xfrm>
                            <a:prstGeom prst="rect">
                              <a:avLst/>
                            </a:prstGeom>
                            <a:noFill/>
                            <a:ln w="9525">
                              <a:noFill/>
                              <a:miter lim="800000"/>
                              <a:headEnd/>
                              <a:tailEnd/>
                            </a:ln>
                          </wps:spPr>
                          <wps:txbx>
                            <w:txbxContent>
                              <w:p w14:paraId="29794E15" w14:textId="2BE4F206" w:rsidR="006026D5" w:rsidRPr="00AE3976" w:rsidRDefault="006026D5" w:rsidP="006A6C39">
                                <w:pPr>
                                  <w:rPr>
                                    <w:b/>
                                    <w:sz w:val="24"/>
                                    <w:szCs w:val="24"/>
                                    <w:lang w:val="en-US"/>
                                  </w:rPr>
                                </w:pPr>
                                <w:r w:rsidRPr="00AE3976">
                                  <w:rPr>
                                    <w:b/>
                                    <w:sz w:val="24"/>
                                    <w:szCs w:val="24"/>
                                  </w:rPr>
                                  <w:t>B</w:t>
                                </w:r>
                              </w:p>
                            </w:txbxContent>
                          </wps:txbx>
                          <wps:bodyPr rot="0" vert="horz" wrap="square" lIns="91440" tIns="45720" rIns="91440" bIns="45720" anchor="t" anchorCtr="0">
                            <a:spAutoFit/>
                          </wps:bodyPr>
                        </wps:wsp>
                        <pic:pic xmlns:pic="http://schemas.openxmlformats.org/drawingml/2006/picture">
                          <pic:nvPicPr>
                            <pic:cNvPr id="13" name="Picture 13"/>
                            <pic:cNvPicPr>
                              <a:picLocks noChangeAspect="1"/>
                            </pic:cNvPicPr>
                          </pic:nvPicPr>
                          <pic:blipFill rotWithShape="1">
                            <a:blip r:embed="rId13" cstate="print">
                              <a:extLst>
                                <a:ext uri="{28A0092B-C50C-407E-A947-70E740481C1C}">
                                  <a14:useLocalDpi xmlns:a14="http://schemas.microsoft.com/office/drawing/2010/main" val="0"/>
                                </a:ext>
                              </a:extLst>
                            </a:blip>
                            <a:srcRect l="14265" t="4651"/>
                            <a:stretch/>
                          </pic:blipFill>
                          <pic:spPr bwMode="auto">
                            <a:xfrm>
                              <a:off x="0" y="203200"/>
                              <a:ext cx="3029585" cy="5904230"/>
                            </a:xfrm>
                            <a:prstGeom prst="rect">
                              <a:avLst/>
                            </a:prstGeom>
                            <a:noFill/>
                            <a:ln>
                              <a:noFill/>
                            </a:ln>
                            <a:extLst>
                              <a:ext uri="{53640926-AAD7-44D8-BBD7-CCE9431645EC}">
                                <a14:shadowObscured xmlns:a14="http://schemas.microsoft.com/office/drawing/2010/main"/>
                              </a:ext>
                            </a:extLst>
                          </pic:spPr>
                        </pic:pic>
                      </wpg:grpSp>
                    </wpg:wgp>
                  </a:graphicData>
                </a:graphic>
              </wp:anchor>
            </w:drawing>
          </mc:Choice>
          <mc:Fallback>
            <w:pict>
              <v:group w14:anchorId="38942893" id="Group 18" o:spid="_x0000_s1027" style="position:absolute;left:0;text-align:left;margin-left:-25.35pt;margin-top:120.65pt;width:517.9pt;height:487.55pt;z-index:251730944" coordsize="65771,6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">
                <v:group id="Group 16" o:spid="_x0000_s1028" style="position:absolute;width:35363;height:61887" coordsize="35363,61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9" type="#_x0000_t75" style="position:absolute;width:35363;height:61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">
                    <v:imagedata r:id="rId14" o:title=""/>
                  </v:shape>
                  <v:shape id="Text Box 2" o:spid="_x0000_s1030" type="#_x0000_t202" style="position:absolute;left:4995;top:1016;width:4223;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5641BB29" w14:textId="301E2D4A" w:rsidR="006026D5" w:rsidRPr="00AE3976" w:rsidRDefault="006026D5" w:rsidP="006A6C39">
                          <w:pPr>
                            <w:rPr>
                              <w:b/>
                              <w:sz w:val="24"/>
                              <w:szCs w:val="24"/>
                              <w:lang w:val="en-US"/>
                            </w:rPr>
                          </w:pPr>
                          <w:r w:rsidRPr="00AE3976">
                            <w:rPr>
                              <w:b/>
                              <w:sz w:val="24"/>
                              <w:szCs w:val="24"/>
                            </w:rPr>
                            <w:t>A</w:t>
                          </w:r>
                        </w:p>
                      </w:txbxContent>
                    </v:textbox>
                  </v:shape>
                </v:group>
                <v:group id="Group 17" o:spid="_x0000_s1031" style="position:absolute;left:35475;top:846;width:30296;height:61074" coordsize="30295,6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 Box 2" o:spid="_x0000_s1032" type="#_x0000_t202" style="position:absolute;left:169;width:3245;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6MswgAAANsAAAAPAAAAZHJzL2Rvd25yZXYueG1sRI9Ba8JA&#10;FITvBf/D8oTe6kal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AO36MswgAAANsAAAAPAAAA&#10;AAAAAAAAAAAAAAcCAABkcnMvZG93bnJldi54bWxQSwUGAAAAAAMAAwC3AAAA9gIAAAAA&#10;" filled="f" stroked="f">
                    <v:textbox style="mso-fit-shape-to-text:t">
                      <w:txbxContent>
                        <w:p w14:paraId="29794E15" w14:textId="2BE4F206" w:rsidR="006026D5" w:rsidRPr="00AE3976" w:rsidRDefault="006026D5" w:rsidP="006A6C39">
                          <w:pPr>
                            <w:rPr>
                              <w:b/>
                              <w:sz w:val="24"/>
                              <w:szCs w:val="24"/>
                              <w:lang w:val="en-US"/>
                            </w:rPr>
                          </w:pPr>
                          <w:r w:rsidRPr="00AE3976">
                            <w:rPr>
                              <w:b/>
                              <w:sz w:val="24"/>
                              <w:szCs w:val="24"/>
                            </w:rPr>
                            <w:t>B</w:t>
                          </w:r>
                        </w:p>
                      </w:txbxContent>
                    </v:textbox>
                  </v:shape>
                  <v:shape id="Picture 13" o:spid="_x0000_s1033" type="#_x0000_t75" style="position:absolute;top:2032;width:30295;height:5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">
                    <v:imagedata r:id="rId15" o:title="" croptop="3048f" cropleft="9349f"/>
                  </v:shape>
                </v:group>
                <w10:wrap type="topAndBottom"/>
              </v:group>
            </w:pict>
          </mc:Fallback>
        </mc:AlternateContent>
      </w:r>
      <w:r w:rsidR="00127176" w:rsidRPr="006D69C5">
        <w:rPr>
          <w:rFonts w:cstheme="minorHAnsi"/>
          <w:lang w:val="en-US"/>
        </w:rPr>
        <w:t xml:space="preserve">There was </w:t>
      </w:r>
      <w:r w:rsidR="00540989">
        <w:rPr>
          <w:rFonts w:cstheme="minorHAnsi"/>
          <w:lang w:val="en-US"/>
        </w:rPr>
        <w:t xml:space="preserve">also </w:t>
      </w:r>
      <w:r w:rsidR="00127176">
        <w:rPr>
          <w:rFonts w:cstheme="minorHAnsi"/>
          <w:lang w:val="en-US"/>
        </w:rPr>
        <w:t>a</w:t>
      </w:r>
      <w:r w:rsidR="00127176" w:rsidRPr="006D69C5">
        <w:rPr>
          <w:rFonts w:cstheme="minorHAnsi"/>
          <w:lang w:val="en-US"/>
        </w:rPr>
        <w:t xml:space="preserve"> significant difference between the </w:t>
      </w:r>
      <w:r w:rsidR="00127176">
        <w:rPr>
          <w:rFonts w:cstheme="minorHAnsi"/>
          <w:lang w:val="en-US"/>
        </w:rPr>
        <w:t xml:space="preserve">movement </w:t>
      </w:r>
      <w:r w:rsidR="00127176" w:rsidRPr="006D69C5">
        <w:rPr>
          <w:rFonts w:cstheme="minorHAnsi"/>
          <w:lang w:val="en-US"/>
        </w:rPr>
        <w:t>speeding influence score of different statuses</w:t>
      </w:r>
      <w:r w:rsidR="00DE4325">
        <w:rPr>
          <w:rFonts w:cstheme="minorHAnsi"/>
          <w:lang w:val="en-US"/>
        </w:rPr>
        <w:t>,</w:t>
      </w:r>
      <w:r w:rsidR="00DE4325" w:rsidRPr="00DE4325">
        <w:rPr>
          <w:rFonts w:cstheme="minorHAnsi"/>
          <w:lang w:val="en-US"/>
        </w:rPr>
        <w:t xml:space="preserve"> </w:t>
      </w:r>
      <w:r w:rsidR="00DE4325">
        <w:rPr>
          <w:rFonts w:cstheme="minorHAnsi"/>
          <w:lang w:val="en-US"/>
        </w:rPr>
        <w:t>with group taken into account as a random factor</w:t>
      </w:r>
      <w:r w:rsidR="00127176" w:rsidRPr="006D69C5">
        <w:rPr>
          <w:rFonts w:cstheme="minorHAnsi"/>
          <w:lang w:val="en-US"/>
        </w:rPr>
        <w:t xml:space="preserve"> (figure 5b, F = </w:t>
      </w:r>
      <w:proofErr w:type="gramStart"/>
      <w:r w:rsidR="00DE4325">
        <w:rPr>
          <w:rFonts w:cstheme="minorHAnsi"/>
          <w:lang w:val="en-US"/>
        </w:rPr>
        <w:t>3.95</w:t>
      </w:r>
      <w:r w:rsidR="00127176" w:rsidRPr="006D69C5">
        <w:rPr>
          <w:rFonts w:cstheme="minorHAnsi"/>
          <w:lang w:val="en-US"/>
        </w:rPr>
        <w:t xml:space="preserve"> ;</w:t>
      </w:r>
      <w:proofErr w:type="gramEnd"/>
      <w:r w:rsidR="00127176" w:rsidRPr="006D69C5">
        <w:rPr>
          <w:rFonts w:cstheme="minorHAnsi"/>
          <w:lang w:val="en-US"/>
        </w:rPr>
        <w:t xml:space="preserve"> DF = </w:t>
      </w:r>
      <w:r w:rsidR="00DE4325">
        <w:rPr>
          <w:rFonts w:cstheme="minorHAnsi"/>
          <w:lang w:val="en-US"/>
        </w:rPr>
        <w:t>40</w:t>
      </w:r>
      <w:r w:rsidR="00127176" w:rsidRPr="006D69C5">
        <w:rPr>
          <w:rFonts w:cstheme="minorHAnsi"/>
          <w:lang w:val="en-US"/>
        </w:rPr>
        <w:t xml:space="preserve"> ; </w:t>
      </w:r>
      <w:r w:rsidRPr="006D69C5">
        <w:rPr>
          <w:rFonts w:cstheme="minorHAnsi"/>
          <w:lang w:val="en-US"/>
        </w:rPr>
        <w:t xml:space="preserve">p-value </w:t>
      </w:r>
      <w:r>
        <w:rPr>
          <w:rFonts w:cstheme="minorHAnsi"/>
          <w:lang w:val="en-US"/>
        </w:rPr>
        <w:t>&lt; 0.0001</w:t>
      </w:r>
      <w:r w:rsidR="00127176" w:rsidRPr="006D69C5">
        <w:rPr>
          <w:rFonts w:cstheme="minorHAnsi"/>
          <w:lang w:val="en-US"/>
        </w:rPr>
        <w:t>).</w:t>
      </w:r>
      <w:r w:rsidR="00DE4325">
        <w:rPr>
          <w:rFonts w:cstheme="minorHAnsi"/>
          <w:lang w:val="en-US"/>
        </w:rPr>
        <w:t xml:space="preserve"> Post-h</w:t>
      </w:r>
      <w:r w:rsidR="002812CF">
        <w:rPr>
          <w:rFonts w:cstheme="minorHAnsi"/>
          <w:lang w:val="en-US"/>
        </w:rPr>
        <w:t>o</w:t>
      </w:r>
      <w:r w:rsidR="00DE4325">
        <w:rPr>
          <w:rFonts w:cstheme="minorHAnsi"/>
          <w:lang w:val="en-US"/>
        </w:rPr>
        <w:t>c Tukey tests (see</w:t>
      </w:r>
      <w:r w:rsidR="00BD531B">
        <w:rPr>
          <w:rFonts w:cstheme="minorHAnsi"/>
          <w:lang w:val="en-US"/>
        </w:rPr>
        <w:t xml:space="preserve"> section 2</w:t>
      </w:r>
      <w:r w:rsidR="00DE4325">
        <w:rPr>
          <w:rFonts w:cstheme="minorHAnsi"/>
          <w:lang w:val="en-US"/>
        </w:rPr>
        <w:t xml:space="preserve"> </w:t>
      </w:r>
      <w:r w:rsidR="00BD531B">
        <w:rPr>
          <w:rFonts w:cstheme="minorHAnsi"/>
          <w:lang w:val="en-US"/>
        </w:rPr>
        <w:t>of the S</w:t>
      </w:r>
      <w:r w:rsidR="00DE4325">
        <w:rPr>
          <w:rFonts w:cstheme="minorHAnsi"/>
          <w:lang w:val="en-US"/>
        </w:rPr>
        <w:t>upplements) showed that the score of dominant females was significantly higher than the score of yearlings and sub-adults but was not significantly different from the score of dominants males and non-dominant adults. The score of the dominant male was not significantly different from the scores of subordinate</w:t>
      </w:r>
      <w:r w:rsidR="00540989">
        <w:rPr>
          <w:rFonts w:cstheme="minorHAnsi"/>
          <w:lang w:val="en-US"/>
        </w:rPr>
        <w:t>s</w:t>
      </w:r>
      <w:r w:rsidR="00DE4325">
        <w:rPr>
          <w:rFonts w:cstheme="minorHAnsi"/>
          <w:lang w:val="en-US"/>
        </w:rPr>
        <w:t xml:space="preserve">.  </w:t>
      </w:r>
    </w:p>
    <w:p w14:paraId="0E1E17C8" w14:textId="7DF5E9CA" w:rsidR="00127176" w:rsidRDefault="00127176" w:rsidP="00127176">
      <w:pPr>
        <w:spacing w:line="240" w:lineRule="auto"/>
        <w:jc w:val="both"/>
        <w:rPr>
          <w:rFonts w:ascii="Arial" w:hAnsi="Arial" w:cs="Arial"/>
          <w:sz w:val="16"/>
          <w:szCs w:val="16"/>
          <w:lang w:val="en-US"/>
        </w:rPr>
      </w:pPr>
      <w:r w:rsidRPr="006D69C5">
        <w:rPr>
          <w:rFonts w:ascii="Arial" w:hAnsi="Arial" w:cs="Arial"/>
          <w:sz w:val="16"/>
          <w:szCs w:val="16"/>
          <w:lang w:val="en-US"/>
        </w:rPr>
        <w:t xml:space="preserve">Figure </w:t>
      </w:r>
      <w:r w:rsidR="00D10091">
        <w:rPr>
          <w:rFonts w:ascii="Arial" w:hAnsi="Arial" w:cs="Arial"/>
          <w:sz w:val="16"/>
          <w:szCs w:val="16"/>
          <w:lang w:val="en-US"/>
        </w:rPr>
        <w:t>2</w:t>
      </w:r>
      <w:r w:rsidRPr="006D69C5">
        <w:rPr>
          <w:rFonts w:ascii="Arial" w:hAnsi="Arial" w:cs="Arial"/>
          <w:sz w:val="16"/>
          <w:szCs w:val="16"/>
          <w:lang w:val="en-US"/>
        </w:rPr>
        <w:t>. Predicted influence scores for each recorded individual (colored dots) in the 5 study groups (vertical axis). Dot color indicates individual status as shown in the legend</w:t>
      </w:r>
      <w:r>
        <w:rPr>
          <w:rFonts w:ascii="Arial" w:hAnsi="Arial" w:cs="Arial"/>
          <w:sz w:val="16"/>
          <w:szCs w:val="16"/>
          <w:lang w:val="en-US"/>
        </w:rPr>
        <w:t>, dot size is proportional to the quantity of data available</w:t>
      </w:r>
      <w:r w:rsidR="00DE4868">
        <w:rPr>
          <w:rFonts w:ascii="Arial" w:hAnsi="Arial" w:cs="Arial"/>
          <w:sz w:val="16"/>
          <w:szCs w:val="16"/>
          <w:lang w:val="en-US"/>
        </w:rPr>
        <w:t>.</w:t>
      </w:r>
      <w:r w:rsidR="00DE4868" w:rsidRPr="00DE4868">
        <w:rPr>
          <w:rFonts w:ascii="Arial" w:hAnsi="Arial" w:cs="Arial"/>
          <w:sz w:val="16"/>
          <w:szCs w:val="16"/>
          <w:lang w:val="en-US"/>
        </w:rPr>
        <w:t xml:space="preserve"> </w:t>
      </w:r>
      <w:r w:rsidR="00DE4868">
        <w:rPr>
          <w:rFonts w:ascii="Arial" w:hAnsi="Arial" w:cs="Arial"/>
          <w:sz w:val="16"/>
          <w:szCs w:val="16"/>
          <w:lang w:val="en-US"/>
        </w:rPr>
        <w:t>Dotted vertical lines represent baseline probabilit</w:t>
      </w:r>
      <w:r w:rsidR="00E11035">
        <w:rPr>
          <w:rFonts w:ascii="Arial" w:hAnsi="Arial" w:cs="Arial"/>
          <w:sz w:val="16"/>
          <w:szCs w:val="16"/>
          <w:lang w:val="en-US"/>
        </w:rPr>
        <w:t>ies</w:t>
      </w:r>
      <w:r w:rsidR="00DE4868">
        <w:rPr>
          <w:rFonts w:ascii="Arial" w:hAnsi="Arial" w:cs="Arial"/>
          <w:sz w:val="16"/>
          <w:szCs w:val="16"/>
          <w:lang w:val="en-US"/>
        </w:rPr>
        <w:t xml:space="preserve"> for the outcome of group decision (50% percent chance of turning left or right for turning influence and overall probability to speed up for each group for speeding influence). </w:t>
      </w:r>
      <w:r w:rsidRPr="006D69C5">
        <w:rPr>
          <w:rFonts w:ascii="Arial" w:hAnsi="Arial" w:cs="Arial"/>
          <w:sz w:val="16"/>
          <w:szCs w:val="16"/>
          <w:lang w:val="en-US"/>
        </w:rPr>
        <w:t xml:space="preserve"> (</w:t>
      </w:r>
      <w:r w:rsidR="00087EDB">
        <w:rPr>
          <w:rFonts w:ascii="Arial" w:hAnsi="Arial" w:cs="Arial"/>
          <w:sz w:val="16"/>
          <w:szCs w:val="16"/>
          <w:lang w:val="en-US"/>
        </w:rPr>
        <w:t>A</w:t>
      </w:r>
      <w:r w:rsidRPr="006D69C5">
        <w:rPr>
          <w:rFonts w:ascii="Arial" w:hAnsi="Arial" w:cs="Arial"/>
          <w:sz w:val="16"/>
          <w:szCs w:val="16"/>
          <w:lang w:val="en-US"/>
        </w:rPr>
        <w:t>) Turning influence score represents the probability that the group turns toward the same direction (left or right) that individual was moving to. (</w:t>
      </w:r>
      <w:r w:rsidR="00087EDB">
        <w:rPr>
          <w:rFonts w:ascii="Arial" w:hAnsi="Arial" w:cs="Arial"/>
          <w:sz w:val="16"/>
          <w:szCs w:val="16"/>
          <w:lang w:val="en-US"/>
        </w:rPr>
        <w:t>B</w:t>
      </w:r>
      <w:r w:rsidRPr="006D69C5">
        <w:rPr>
          <w:rFonts w:ascii="Arial" w:hAnsi="Arial" w:cs="Arial"/>
          <w:sz w:val="16"/>
          <w:szCs w:val="16"/>
          <w:lang w:val="en-US"/>
        </w:rPr>
        <w:t>) Speeding influence score represents the probability that the group speeds up after that individual had sped up towards the front of the group.</w:t>
      </w:r>
    </w:p>
    <w:p w14:paraId="42CF7E8C" w14:textId="1E31395F" w:rsidR="00153648" w:rsidRPr="006D69C5" w:rsidRDefault="00153648" w:rsidP="00F41E04">
      <w:pPr>
        <w:spacing w:line="240" w:lineRule="auto"/>
        <w:jc w:val="both"/>
        <w:rPr>
          <w:rFonts w:ascii="Arial" w:hAnsi="Arial" w:cs="Arial"/>
          <w:sz w:val="16"/>
          <w:szCs w:val="16"/>
          <w:lang w:val="en-US"/>
        </w:rPr>
      </w:pPr>
    </w:p>
    <w:p w14:paraId="4A1701F6" w14:textId="3E2D4177" w:rsidR="00153648" w:rsidRPr="006D69C5" w:rsidRDefault="002812CF" w:rsidP="00153648">
      <w:pPr>
        <w:spacing w:line="360" w:lineRule="auto"/>
        <w:jc w:val="both"/>
        <w:rPr>
          <w:rFonts w:cstheme="minorHAnsi"/>
          <w:b/>
          <w:bCs/>
          <w:lang w:val="en-US"/>
        </w:rPr>
      </w:pPr>
      <w:r>
        <w:rPr>
          <w:rFonts w:cstheme="minorHAnsi"/>
          <w:b/>
          <w:bCs/>
          <w:lang w:val="en-US"/>
        </w:rPr>
        <w:lastRenderedPageBreak/>
        <w:t>Influence vs time spent in the front:</w:t>
      </w:r>
    </w:p>
    <w:p w14:paraId="34BD8EB9" w14:textId="101CB429" w:rsidR="00F41E04" w:rsidRPr="009F2194" w:rsidRDefault="008560FC" w:rsidP="009F2194">
      <w:pPr>
        <w:spacing w:line="360" w:lineRule="auto"/>
        <w:jc w:val="both"/>
        <w:rPr>
          <w:rFonts w:cstheme="minorHAnsi"/>
          <w:lang w:val="en-US"/>
        </w:rPr>
      </w:pPr>
      <w:r>
        <w:rPr>
          <w:rFonts w:cstheme="minorHAnsi"/>
          <w:noProof/>
          <w:lang w:val="en-US"/>
        </w:rPr>
        <w:drawing>
          <wp:anchor distT="0" distB="0" distL="114300" distR="114300" simplePos="0" relativeHeight="251731968" behindDoc="0" locked="0" layoutInCell="1" allowOverlap="1" wp14:anchorId="4C983BF5" wp14:editId="69D86775">
            <wp:simplePos x="0" y="0"/>
            <wp:positionH relativeFrom="margin">
              <wp:align>center</wp:align>
            </wp:positionH>
            <wp:positionV relativeFrom="paragraph">
              <wp:posOffset>1234440</wp:posOffset>
            </wp:positionV>
            <wp:extent cx="4441825" cy="5918835"/>
            <wp:effectExtent l="0" t="0" r="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41825" cy="5918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989" w:rsidRPr="006D69C5">
        <w:rPr>
          <w:rFonts w:cstheme="minorHAnsi"/>
          <w:lang w:val="en-US"/>
        </w:rPr>
        <w:t xml:space="preserve">We found </w:t>
      </w:r>
      <w:r w:rsidR="00540989">
        <w:rPr>
          <w:rFonts w:cstheme="minorHAnsi"/>
          <w:lang w:val="en-US"/>
        </w:rPr>
        <w:t>that the</w:t>
      </w:r>
      <w:r w:rsidR="00540989" w:rsidRPr="006D69C5">
        <w:rPr>
          <w:rFonts w:cstheme="minorHAnsi"/>
          <w:lang w:val="en-US"/>
        </w:rPr>
        <w:t xml:space="preserve"> </w:t>
      </w:r>
      <w:r w:rsidR="00540989">
        <w:rPr>
          <w:rFonts w:cstheme="minorHAnsi"/>
          <w:lang w:val="en-US"/>
        </w:rPr>
        <w:t xml:space="preserve">association between the </w:t>
      </w:r>
      <w:r w:rsidR="00540989" w:rsidRPr="006D69C5">
        <w:rPr>
          <w:rFonts w:cstheme="minorHAnsi"/>
          <w:lang w:val="en-US"/>
        </w:rPr>
        <w:t xml:space="preserve">time spent in the front half of the group </w:t>
      </w:r>
      <w:r w:rsidR="00540989">
        <w:rPr>
          <w:rFonts w:cstheme="minorHAnsi"/>
          <w:lang w:val="en-US"/>
        </w:rPr>
        <w:t>and the social status of individuals varied</w:t>
      </w:r>
      <w:r w:rsidR="00540989" w:rsidRPr="006D69C5">
        <w:rPr>
          <w:rFonts w:cstheme="minorHAnsi"/>
          <w:lang w:val="en-US"/>
        </w:rPr>
        <w:t xml:space="preserve"> between groups (figure </w:t>
      </w:r>
      <w:r w:rsidR="00540989">
        <w:rPr>
          <w:rFonts w:cstheme="minorHAnsi"/>
          <w:lang w:val="en-US"/>
        </w:rPr>
        <w:t>6</w:t>
      </w:r>
      <w:r w:rsidR="00540989" w:rsidRPr="006D69C5">
        <w:rPr>
          <w:rFonts w:cstheme="minorHAnsi"/>
          <w:lang w:val="en-US"/>
        </w:rPr>
        <w:t>)</w:t>
      </w:r>
      <w:r w:rsidR="00540989">
        <w:rPr>
          <w:rFonts w:cstheme="minorHAnsi"/>
          <w:lang w:val="en-US"/>
        </w:rPr>
        <w:t>, with some showing a trend towards</w:t>
      </w:r>
      <w:r w:rsidR="00540989" w:rsidRPr="006D69C5">
        <w:rPr>
          <w:rFonts w:cstheme="minorHAnsi"/>
          <w:lang w:val="en-US"/>
        </w:rPr>
        <w:t xml:space="preserve"> </w:t>
      </w:r>
      <w:r w:rsidR="00540989">
        <w:rPr>
          <w:rFonts w:cstheme="minorHAnsi"/>
          <w:lang w:val="en-US"/>
        </w:rPr>
        <w:t>more time spent in the front by the dominant female (HM2017, HM2019, NQ2021), some showing the opposite</w:t>
      </w:r>
      <w:r w:rsidR="00C97E1A">
        <w:rPr>
          <w:rFonts w:cstheme="minorHAnsi"/>
          <w:lang w:val="en-US"/>
        </w:rPr>
        <w:t xml:space="preserve"> </w:t>
      </w:r>
      <w:r w:rsidR="00540989">
        <w:rPr>
          <w:rFonts w:cstheme="minorHAnsi"/>
          <w:lang w:val="en-US"/>
        </w:rPr>
        <w:t>effect (ZU21) and others no effect (L2019)</w:t>
      </w:r>
      <w:r w:rsidR="00540989" w:rsidRPr="006D69C5">
        <w:rPr>
          <w:rFonts w:cstheme="minorHAnsi"/>
          <w:lang w:val="en-US"/>
        </w:rPr>
        <w:t xml:space="preserve">. The dominant male was </w:t>
      </w:r>
      <w:r w:rsidR="00540989">
        <w:rPr>
          <w:rFonts w:cstheme="minorHAnsi"/>
          <w:lang w:val="en-US"/>
        </w:rPr>
        <w:t>always</w:t>
      </w:r>
      <w:r w:rsidR="00540989" w:rsidRPr="006D69C5">
        <w:rPr>
          <w:rFonts w:cstheme="minorHAnsi"/>
          <w:lang w:val="en-US"/>
        </w:rPr>
        <w:t xml:space="preserve"> more in the back half of the group, except in L201</w:t>
      </w:r>
      <w:r w:rsidR="00540989">
        <w:rPr>
          <w:rFonts w:cstheme="minorHAnsi"/>
          <w:lang w:val="en-US"/>
        </w:rPr>
        <w:t>9.</w:t>
      </w:r>
      <w:r w:rsidR="00540989" w:rsidRPr="006D69C5">
        <w:rPr>
          <w:rFonts w:cstheme="minorHAnsi"/>
          <w:lang w:val="en-US"/>
        </w:rPr>
        <w:t xml:space="preserve"> </w:t>
      </w:r>
    </w:p>
    <w:p w14:paraId="5F2154D6" w14:textId="0CA42499" w:rsidR="00153648" w:rsidRPr="009F2194" w:rsidRDefault="00153648" w:rsidP="009F2194">
      <w:pPr>
        <w:pStyle w:val="ListParagraph"/>
        <w:spacing w:line="240" w:lineRule="auto"/>
        <w:jc w:val="both"/>
        <w:rPr>
          <w:rFonts w:cstheme="minorHAnsi"/>
          <w:sz w:val="16"/>
          <w:szCs w:val="16"/>
          <w:lang w:val="en-US"/>
        </w:rPr>
      </w:pPr>
      <w:r w:rsidRPr="006D69C5">
        <w:rPr>
          <w:rFonts w:cstheme="minorHAnsi"/>
          <w:sz w:val="16"/>
          <w:szCs w:val="16"/>
          <w:lang w:val="en-US"/>
        </w:rPr>
        <w:t xml:space="preserve">Figure </w:t>
      </w:r>
      <w:r w:rsidR="00D10091">
        <w:rPr>
          <w:rFonts w:cstheme="minorHAnsi"/>
          <w:sz w:val="16"/>
          <w:szCs w:val="16"/>
          <w:lang w:val="en-US"/>
        </w:rPr>
        <w:t>3</w:t>
      </w:r>
      <w:r w:rsidRPr="006D69C5">
        <w:rPr>
          <w:rFonts w:cstheme="minorHAnsi"/>
          <w:sz w:val="16"/>
          <w:szCs w:val="16"/>
          <w:lang w:val="en-US"/>
        </w:rPr>
        <w:t xml:space="preserve">. </w:t>
      </w:r>
      <w:r w:rsidR="00F60B59">
        <w:rPr>
          <w:rFonts w:cstheme="minorHAnsi"/>
          <w:sz w:val="16"/>
          <w:szCs w:val="16"/>
          <w:lang w:val="en-US"/>
        </w:rPr>
        <w:t xml:space="preserve">Distribution of the proportion of time </w:t>
      </w:r>
      <w:r w:rsidR="00E43AAA">
        <w:rPr>
          <w:rFonts w:cstheme="minorHAnsi"/>
          <w:sz w:val="16"/>
          <w:szCs w:val="16"/>
          <w:lang w:val="en-US"/>
        </w:rPr>
        <w:t>steps</w:t>
      </w:r>
      <w:r w:rsidR="00F60B59">
        <w:rPr>
          <w:rFonts w:cstheme="minorHAnsi"/>
          <w:sz w:val="16"/>
          <w:szCs w:val="16"/>
          <w:lang w:val="en-US"/>
        </w:rPr>
        <w:t xml:space="preserve"> spent in the front half of the group over one-hour time period</w:t>
      </w:r>
      <w:r w:rsidR="00E43AAA">
        <w:rPr>
          <w:rFonts w:cstheme="minorHAnsi"/>
          <w:sz w:val="16"/>
          <w:szCs w:val="16"/>
          <w:lang w:val="en-US"/>
        </w:rPr>
        <w:t>s</w:t>
      </w:r>
      <w:r w:rsidR="00F60B59">
        <w:rPr>
          <w:rFonts w:cstheme="minorHAnsi"/>
          <w:sz w:val="16"/>
          <w:szCs w:val="16"/>
          <w:lang w:val="en-US"/>
        </w:rPr>
        <w:t xml:space="preserve">, for each individual </w:t>
      </w:r>
      <w:r w:rsidRPr="006D69C5">
        <w:rPr>
          <w:rFonts w:cstheme="minorHAnsi"/>
          <w:sz w:val="16"/>
          <w:szCs w:val="16"/>
          <w:lang w:val="en-US"/>
        </w:rPr>
        <w:t>in the 5 study groups (vertical axis).</w:t>
      </w:r>
      <w:r w:rsidR="00F60B59">
        <w:rPr>
          <w:rFonts w:cstheme="minorHAnsi"/>
          <w:sz w:val="16"/>
          <w:szCs w:val="16"/>
          <w:lang w:val="en-US"/>
        </w:rPr>
        <w:t xml:space="preserve"> Shape</w:t>
      </w:r>
      <w:r w:rsidRPr="006D69C5">
        <w:rPr>
          <w:rFonts w:cstheme="minorHAnsi"/>
          <w:sz w:val="16"/>
          <w:szCs w:val="16"/>
          <w:lang w:val="en-US"/>
        </w:rPr>
        <w:t xml:space="preserve"> color indicates individual status as shown in the legend.</w:t>
      </w:r>
      <w:r w:rsidR="00F60B59">
        <w:rPr>
          <w:rFonts w:cstheme="minorHAnsi"/>
          <w:sz w:val="16"/>
          <w:szCs w:val="16"/>
          <w:lang w:val="en-US"/>
        </w:rPr>
        <w:t xml:space="preserve"> </w:t>
      </w:r>
      <w:r w:rsidR="00E43AAA">
        <w:rPr>
          <w:rFonts w:cstheme="minorHAnsi"/>
          <w:sz w:val="16"/>
          <w:szCs w:val="16"/>
          <w:lang w:val="en-US"/>
        </w:rPr>
        <w:t xml:space="preserve">Light </w:t>
      </w:r>
      <w:r w:rsidR="00F60B59">
        <w:rPr>
          <w:rFonts w:cstheme="minorHAnsi"/>
          <w:sz w:val="16"/>
          <w:szCs w:val="16"/>
          <w:lang w:val="en-US"/>
        </w:rPr>
        <w:t xml:space="preserve">vertical lines within each shape indicates the overall mean proportion of time spent in the front half of the group for that individual. Vertical dotted line indicates equal amount of time spent in the front and in the back half of the group. </w:t>
      </w:r>
    </w:p>
    <w:p w14:paraId="56467A47" w14:textId="41949B0E" w:rsidR="00970204" w:rsidRDefault="0058611F" w:rsidP="00240432">
      <w:pPr>
        <w:spacing w:line="360" w:lineRule="auto"/>
        <w:jc w:val="both"/>
        <w:rPr>
          <w:rFonts w:cstheme="minorHAnsi"/>
          <w:bCs/>
          <w:lang w:val="en-US"/>
        </w:rPr>
      </w:pPr>
      <w:r>
        <w:rPr>
          <w:rFonts w:cstheme="minorHAnsi"/>
          <w:bCs/>
          <w:lang w:val="en-US"/>
        </w:rPr>
        <w:t>With group controlled for as a random factor, w</w:t>
      </w:r>
      <w:r w:rsidR="00856CD0" w:rsidRPr="00856CD0">
        <w:rPr>
          <w:rFonts w:cstheme="minorHAnsi"/>
          <w:bCs/>
          <w:lang w:val="en-US"/>
        </w:rPr>
        <w:t xml:space="preserve">e found </w:t>
      </w:r>
      <w:r>
        <w:rPr>
          <w:rFonts w:cstheme="minorHAnsi"/>
          <w:bCs/>
          <w:lang w:val="en-US"/>
        </w:rPr>
        <w:t>weak</w:t>
      </w:r>
      <w:r w:rsidR="00856CD0" w:rsidRPr="00856CD0">
        <w:rPr>
          <w:rFonts w:cstheme="minorHAnsi"/>
          <w:bCs/>
          <w:lang w:val="en-US"/>
        </w:rPr>
        <w:t xml:space="preserve"> positive </w:t>
      </w:r>
      <w:r w:rsidR="00856CD0">
        <w:rPr>
          <w:rFonts w:cstheme="minorHAnsi"/>
          <w:bCs/>
          <w:lang w:val="en-US"/>
        </w:rPr>
        <w:t>correlation</w:t>
      </w:r>
      <w:r>
        <w:rPr>
          <w:rFonts w:cstheme="minorHAnsi"/>
          <w:bCs/>
          <w:lang w:val="en-US"/>
        </w:rPr>
        <w:t>s</w:t>
      </w:r>
      <w:r w:rsidR="00856CD0">
        <w:rPr>
          <w:rFonts w:cstheme="minorHAnsi"/>
          <w:bCs/>
          <w:lang w:val="en-US"/>
        </w:rPr>
        <w:t xml:space="preserve"> between</w:t>
      </w:r>
      <w:r>
        <w:rPr>
          <w:rFonts w:cstheme="minorHAnsi"/>
          <w:bCs/>
          <w:lang w:val="en-US"/>
        </w:rPr>
        <w:t xml:space="preserve"> turning influence scores and speeding influence scores (r=0.</w:t>
      </w:r>
      <w:r w:rsidR="008560FC">
        <w:rPr>
          <w:rFonts w:cstheme="minorHAnsi"/>
          <w:bCs/>
          <w:lang w:val="en-US"/>
        </w:rPr>
        <w:t>48</w:t>
      </w:r>
      <w:r>
        <w:rPr>
          <w:rFonts w:cstheme="minorHAnsi"/>
          <w:bCs/>
          <w:lang w:val="en-US"/>
        </w:rPr>
        <w:t>, p &lt; 0.001, figure 4.a),</w:t>
      </w:r>
      <w:r w:rsidR="00856CD0">
        <w:rPr>
          <w:rFonts w:cstheme="minorHAnsi"/>
          <w:bCs/>
          <w:lang w:val="en-US"/>
        </w:rPr>
        <w:t xml:space="preserve"> turning influence score</w:t>
      </w:r>
      <w:r>
        <w:rPr>
          <w:rFonts w:cstheme="minorHAnsi"/>
          <w:bCs/>
          <w:lang w:val="en-US"/>
        </w:rPr>
        <w:t>s</w:t>
      </w:r>
      <w:r w:rsidR="00856CD0">
        <w:rPr>
          <w:rFonts w:cstheme="minorHAnsi"/>
          <w:bCs/>
          <w:lang w:val="en-US"/>
        </w:rPr>
        <w:t xml:space="preserve"> </w:t>
      </w:r>
      <w:r w:rsidR="00856CD0">
        <w:rPr>
          <w:rFonts w:cstheme="minorHAnsi"/>
          <w:bCs/>
          <w:lang w:val="en-US"/>
        </w:rPr>
        <w:lastRenderedPageBreak/>
        <w:t>and overall proportion of time spent in the front half (</w:t>
      </w:r>
      <w:r>
        <w:rPr>
          <w:rFonts w:cstheme="minorHAnsi"/>
          <w:bCs/>
          <w:lang w:val="en-US"/>
        </w:rPr>
        <w:t>r=0.3</w:t>
      </w:r>
      <w:r w:rsidR="008560FC">
        <w:rPr>
          <w:rFonts w:cstheme="minorHAnsi"/>
          <w:bCs/>
          <w:lang w:val="en-US"/>
        </w:rPr>
        <w:t>9</w:t>
      </w:r>
      <w:r>
        <w:rPr>
          <w:rFonts w:cstheme="minorHAnsi"/>
          <w:bCs/>
          <w:lang w:val="en-US"/>
        </w:rPr>
        <w:t>, p=0.00</w:t>
      </w:r>
      <w:r w:rsidR="008560FC">
        <w:rPr>
          <w:rFonts w:cstheme="minorHAnsi"/>
          <w:bCs/>
          <w:lang w:val="en-US"/>
        </w:rPr>
        <w:t>6</w:t>
      </w:r>
      <w:r>
        <w:rPr>
          <w:rFonts w:cstheme="minorHAnsi"/>
          <w:bCs/>
          <w:lang w:val="en-US"/>
        </w:rPr>
        <w:t>, figure 4.b</w:t>
      </w:r>
      <w:r w:rsidR="00437B75">
        <w:rPr>
          <w:rFonts w:cstheme="minorHAnsi"/>
          <w:bCs/>
          <w:lang w:val="en-US"/>
        </w:rPr>
        <w:t xml:space="preserve">), </w:t>
      </w:r>
      <w:r>
        <w:rPr>
          <w:rFonts w:cstheme="minorHAnsi"/>
          <w:bCs/>
          <w:lang w:val="en-US"/>
        </w:rPr>
        <w:t xml:space="preserve">and </w:t>
      </w:r>
      <w:r w:rsidR="00437B75">
        <w:rPr>
          <w:rFonts w:cstheme="minorHAnsi"/>
          <w:bCs/>
          <w:lang w:val="en-US"/>
        </w:rPr>
        <w:t xml:space="preserve">speeding influence </w:t>
      </w:r>
      <w:r>
        <w:rPr>
          <w:rFonts w:cstheme="minorHAnsi"/>
          <w:bCs/>
          <w:lang w:val="en-US"/>
        </w:rPr>
        <w:t xml:space="preserve">scores </w:t>
      </w:r>
      <w:r w:rsidR="00437B75">
        <w:rPr>
          <w:rFonts w:cstheme="minorHAnsi"/>
          <w:bCs/>
          <w:lang w:val="en-US"/>
        </w:rPr>
        <w:t>and overall proportion of time spent in the front half (</w:t>
      </w:r>
      <w:r>
        <w:rPr>
          <w:rFonts w:cstheme="minorHAnsi"/>
          <w:bCs/>
          <w:lang w:val="en-US"/>
        </w:rPr>
        <w:t>r=0.</w:t>
      </w:r>
      <w:r w:rsidR="008560FC">
        <w:rPr>
          <w:rFonts w:cstheme="minorHAnsi"/>
          <w:bCs/>
          <w:lang w:val="en-US"/>
        </w:rPr>
        <w:t>21</w:t>
      </w:r>
      <w:r>
        <w:rPr>
          <w:rFonts w:cstheme="minorHAnsi"/>
          <w:bCs/>
          <w:lang w:val="en-US"/>
        </w:rPr>
        <w:t>, p=</w:t>
      </w:r>
      <w:r w:rsidR="008560FC">
        <w:rPr>
          <w:rFonts w:cstheme="minorHAnsi"/>
          <w:bCs/>
          <w:lang w:val="en-US"/>
        </w:rPr>
        <w:t>0.141</w:t>
      </w:r>
      <w:r>
        <w:rPr>
          <w:rFonts w:cstheme="minorHAnsi"/>
          <w:bCs/>
          <w:lang w:val="en-US"/>
        </w:rPr>
        <w:t>, figure 4.c</w:t>
      </w:r>
      <w:r w:rsidR="00437B75">
        <w:rPr>
          <w:rFonts w:cstheme="minorHAnsi"/>
          <w:bCs/>
          <w:lang w:val="en-US"/>
        </w:rPr>
        <w:t>).</w:t>
      </w:r>
    </w:p>
    <w:p w14:paraId="295F889B" w14:textId="7F08ECE5" w:rsidR="007A7122" w:rsidRPr="004E17BB" w:rsidRDefault="008560FC" w:rsidP="00240432">
      <w:pPr>
        <w:spacing w:line="360" w:lineRule="auto"/>
        <w:jc w:val="both"/>
        <w:rPr>
          <w:rFonts w:cstheme="minorHAnsi"/>
          <w:bCs/>
          <w:lang w:val="en-US"/>
        </w:rPr>
      </w:pPr>
      <w:r>
        <w:rPr>
          <w:rFonts w:cstheme="minorHAnsi"/>
          <w:bCs/>
          <w:noProof/>
          <w:lang w:val="en-US"/>
        </w:rPr>
        <mc:AlternateContent>
          <mc:Choice Requires="wpg">
            <w:drawing>
              <wp:anchor distT="0" distB="0" distL="114300" distR="114300" simplePos="0" relativeHeight="251726848" behindDoc="0" locked="0" layoutInCell="1" allowOverlap="1" wp14:anchorId="14751B7C" wp14:editId="7ED23A83">
                <wp:simplePos x="0" y="0"/>
                <wp:positionH relativeFrom="column">
                  <wp:posOffset>-668867</wp:posOffset>
                </wp:positionH>
                <wp:positionV relativeFrom="paragraph">
                  <wp:posOffset>233257</wp:posOffset>
                </wp:positionV>
                <wp:extent cx="7306522" cy="2463376"/>
                <wp:effectExtent l="0" t="0" r="8890" b="0"/>
                <wp:wrapTopAndBottom/>
                <wp:docPr id="34" name="Group 34"/>
                <wp:cNvGraphicFramePr/>
                <a:graphic xmlns:a="http://schemas.openxmlformats.org/drawingml/2006/main">
                  <a:graphicData uri="http://schemas.microsoft.com/office/word/2010/wordprocessingGroup">
                    <wpg:wgp>
                      <wpg:cNvGrpSpPr/>
                      <wpg:grpSpPr>
                        <a:xfrm>
                          <a:off x="0" y="0"/>
                          <a:ext cx="7306522" cy="2463376"/>
                          <a:chOff x="0" y="0"/>
                          <a:chExt cx="7306522" cy="2463376"/>
                        </a:xfrm>
                      </wpg:grpSpPr>
                      <wpg:grpSp>
                        <wpg:cNvPr id="25" name="Group 25"/>
                        <wpg:cNvGrpSpPr/>
                        <wpg:grpSpPr>
                          <a:xfrm>
                            <a:off x="0" y="8466"/>
                            <a:ext cx="2454910" cy="2454910"/>
                            <a:chOff x="0" y="0"/>
                            <a:chExt cx="2454910" cy="2454910"/>
                          </a:xfrm>
                        </wpg:grpSpPr>
                        <pic:pic xmlns:pic="http://schemas.openxmlformats.org/drawingml/2006/picture">
                          <pic:nvPicPr>
                            <pic:cNvPr id="20" name="Picture 20"/>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4910" cy="2454910"/>
                            </a:xfrm>
                            <a:prstGeom prst="rect">
                              <a:avLst/>
                            </a:prstGeom>
                            <a:noFill/>
                            <a:ln>
                              <a:noFill/>
                            </a:ln>
                          </pic:spPr>
                        </pic:pic>
                        <wps:wsp>
                          <wps:cNvPr id="4" name="Text Box 2"/>
                          <wps:cNvSpPr txBox="1">
                            <a:spLocks noChangeArrowheads="1"/>
                          </wps:cNvSpPr>
                          <wps:spPr bwMode="auto">
                            <a:xfrm>
                              <a:off x="287867" y="203200"/>
                              <a:ext cx="422274" cy="403224"/>
                            </a:xfrm>
                            <a:prstGeom prst="rect">
                              <a:avLst/>
                            </a:prstGeom>
                            <a:noFill/>
                            <a:ln w="9525">
                              <a:noFill/>
                              <a:miter lim="800000"/>
                              <a:headEnd/>
                              <a:tailEnd/>
                            </a:ln>
                          </wps:spPr>
                          <wps:txbx>
                            <w:txbxContent>
                              <w:p w14:paraId="7879AF0C" w14:textId="77777777" w:rsidR="006026D5" w:rsidRPr="00AE3976" w:rsidRDefault="006026D5" w:rsidP="00D81945">
                                <w:pPr>
                                  <w:rPr>
                                    <w:b/>
                                    <w:sz w:val="24"/>
                                    <w:szCs w:val="24"/>
                                    <w:lang w:val="en-US"/>
                                  </w:rPr>
                                </w:pPr>
                                <w:r w:rsidRPr="00AE3976">
                                  <w:rPr>
                                    <w:b/>
                                    <w:sz w:val="24"/>
                                    <w:szCs w:val="24"/>
                                  </w:rPr>
                                  <w:t>A</w:t>
                                </w:r>
                              </w:p>
                            </w:txbxContent>
                          </wps:txbx>
                          <wps:bodyPr rot="0" vert="horz" wrap="square" lIns="91440" tIns="45720" rIns="91440" bIns="45720" anchor="t" anchorCtr="0">
                            <a:spAutoFit/>
                          </wps:bodyPr>
                        </wps:wsp>
                      </wpg:grpSp>
                      <wpg:grpSp>
                        <wpg:cNvPr id="26" name="Group 26"/>
                        <wpg:cNvGrpSpPr/>
                        <wpg:grpSpPr>
                          <a:xfrm>
                            <a:off x="2429934" y="0"/>
                            <a:ext cx="2454910" cy="2454910"/>
                            <a:chOff x="0" y="0"/>
                            <a:chExt cx="2454910" cy="2454910"/>
                          </a:xfrm>
                        </wpg:grpSpPr>
                        <pic:pic xmlns:pic="http://schemas.openxmlformats.org/drawingml/2006/picture">
                          <pic:nvPicPr>
                            <pic:cNvPr id="22" name="Picture 2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4910" cy="2454910"/>
                            </a:xfrm>
                            <a:prstGeom prst="rect">
                              <a:avLst/>
                            </a:prstGeom>
                            <a:noFill/>
                            <a:ln>
                              <a:noFill/>
                            </a:ln>
                          </pic:spPr>
                        </pic:pic>
                        <wps:wsp>
                          <wps:cNvPr id="5" name="Text Box 2"/>
                          <wps:cNvSpPr txBox="1">
                            <a:spLocks noChangeArrowheads="1"/>
                          </wps:cNvSpPr>
                          <wps:spPr bwMode="auto">
                            <a:xfrm>
                              <a:off x="254000" y="254000"/>
                              <a:ext cx="422274" cy="403224"/>
                            </a:xfrm>
                            <a:prstGeom prst="rect">
                              <a:avLst/>
                            </a:prstGeom>
                            <a:noFill/>
                            <a:ln w="9525">
                              <a:noFill/>
                              <a:miter lim="800000"/>
                              <a:headEnd/>
                              <a:tailEnd/>
                            </a:ln>
                          </wps:spPr>
                          <wps:txbx>
                            <w:txbxContent>
                              <w:p w14:paraId="61C4171C" w14:textId="3EF05E66" w:rsidR="006026D5" w:rsidRPr="00D81945" w:rsidRDefault="006026D5" w:rsidP="00D81945">
                                <w:pPr>
                                  <w:rPr>
                                    <w:b/>
                                    <w:sz w:val="24"/>
                                    <w:szCs w:val="24"/>
                                    <w:lang w:val="en-US"/>
                                  </w:rPr>
                                </w:pPr>
                                <w:r>
                                  <w:rPr>
                                    <w:b/>
                                    <w:sz w:val="24"/>
                                    <w:szCs w:val="24"/>
                                    <w:lang w:val="en-US"/>
                                  </w:rPr>
                                  <w:t>B</w:t>
                                </w:r>
                              </w:p>
                            </w:txbxContent>
                          </wps:txbx>
                          <wps:bodyPr rot="0" vert="horz" wrap="square" lIns="91440" tIns="45720" rIns="91440" bIns="45720" anchor="t" anchorCtr="0">
                            <a:spAutoFit/>
                          </wps:bodyPr>
                        </wps:wsp>
                      </wpg:grpSp>
                      <wpg:grpSp>
                        <wpg:cNvPr id="33" name="Group 33"/>
                        <wpg:cNvGrpSpPr/>
                        <wpg:grpSpPr>
                          <a:xfrm>
                            <a:off x="4885267" y="16933"/>
                            <a:ext cx="2421255" cy="2421255"/>
                            <a:chOff x="0" y="0"/>
                            <a:chExt cx="2421255" cy="2421255"/>
                          </a:xfrm>
                        </wpg:grpSpPr>
                        <pic:pic xmlns:pic="http://schemas.openxmlformats.org/drawingml/2006/picture">
                          <pic:nvPicPr>
                            <pic:cNvPr id="23" name="Picture 23"/>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1255" cy="2421255"/>
                            </a:xfrm>
                            <a:prstGeom prst="rect">
                              <a:avLst/>
                            </a:prstGeom>
                            <a:noFill/>
                            <a:ln>
                              <a:noFill/>
                            </a:ln>
                          </pic:spPr>
                        </pic:pic>
                        <wps:wsp>
                          <wps:cNvPr id="6" name="Text Box 2"/>
                          <wps:cNvSpPr txBox="1">
                            <a:spLocks noChangeArrowheads="1"/>
                          </wps:cNvSpPr>
                          <wps:spPr bwMode="auto">
                            <a:xfrm>
                              <a:off x="262467" y="245533"/>
                              <a:ext cx="422274" cy="403224"/>
                            </a:xfrm>
                            <a:prstGeom prst="rect">
                              <a:avLst/>
                            </a:prstGeom>
                            <a:noFill/>
                            <a:ln w="9525">
                              <a:noFill/>
                              <a:miter lim="800000"/>
                              <a:headEnd/>
                              <a:tailEnd/>
                            </a:ln>
                          </wps:spPr>
                          <wps:txbx>
                            <w:txbxContent>
                              <w:p w14:paraId="65B30024" w14:textId="1996A4BC" w:rsidR="006026D5" w:rsidRPr="00D81945" w:rsidRDefault="006026D5" w:rsidP="00D81945">
                                <w:pPr>
                                  <w:rPr>
                                    <w:b/>
                                    <w:sz w:val="24"/>
                                    <w:szCs w:val="24"/>
                                    <w:lang w:val="en-US"/>
                                  </w:rPr>
                                </w:pPr>
                                <w:r>
                                  <w:rPr>
                                    <w:b/>
                                    <w:sz w:val="24"/>
                                    <w:szCs w:val="24"/>
                                    <w:lang w:val="en-US"/>
                                  </w:rPr>
                                  <w:t>C</w:t>
                                </w:r>
                              </w:p>
                            </w:txbxContent>
                          </wps:txbx>
                          <wps:bodyPr rot="0" vert="horz" wrap="square" lIns="91440" tIns="45720" rIns="91440" bIns="45720" anchor="t" anchorCtr="0">
                            <a:spAutoFit/>
                          </wps:bodyPr>
                        </wps:wsp>
                      </wpg:grpSp>
                    </wpg:wgp>
                  </a:graphicData>
                </a:graphic>
              </wp:anchor>
            </w:drawing>
          </mc:Choice>
          <mc:Fallback>
            <w:pict>
              <v:group w14:anchorId="14751B7C" id="Group 34" o:spid="_x0000_s1034" style="position:absolute;left:0;text-align:left;margin-left:-52.65pt;margin-top:18.35pt;width:575.3pt;height:193.95pt;z-index:251726848" coordsize="73065,24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">
                <v:group id="Group 25" o:spid="_x0000_s1035" style="position:absolute;top:84;width:24549;height:24549" coordsize="24549,2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Picture 20" o:spid="_x0000_s1036" type="#_x0000_t75" style="position:absolute;width:24549;height:24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">
                    <v:imagedata r:id="rId20" o:title=""/>
                  </v:shape>
                  <v:shape id="Text Box 2" o:spid="_x0000_s1037" type="#_x0000_t202" style="position:absolute;left:2878;top:2032;width:4223;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7879AF0C" w14:textId="77777777" w:rsidR="006026D5" w:rsidRPr="00AE3976" w:rsidRDefault="006026D5" w:rsidP="00D81945">
                          <w:pPr>
                            <w:rPr>
                              <w:b/>
                              <w:sz w:val="24"/>
                              <w:szCs w:val="24"/>
                              <w:lang w:val="en-US"/>
                            </w:rPr>
                          </w:pPr>
                          <w:r w:rsidRPr="00AE3976">
                            <w:rPr>
                              <w:b/>
                              <w:sz w:val="24"/>
                              <w:szCs w:val="24"/>
                            </w:rPr>
                            <w:t>A</w:t>
                          </w:r>
                        </w:p>
                      </w:txbxContent>
                    </v:textbox>
                  </v:shape>
                </v:group>
                <v:group id="Group 26" o:spid="_x0000_s1038" style="position:absolute;left:24299;width:24549;height:24549" coordsize="24549,2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Picture 22" o:spid="_x0000_s1039" type="#_x0000_t75" style="position:absolute;width:24549;height:24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">
                    <v:imagedata r:id="rId21" o:title=""/>
                  </v:shape>
                  <v:shape id="Text Box 2" o:spid="_x0000_s1040" type="#_x0000_t202" style="position:absolute;left:2540;top:2540;width:4222;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textbox style="mso-fit-shape-to-text:t">
                      <w:txbxContent>
                        <w:p w14:paraId="61C4171C" w14:textId="3EF05E66" w:rsidR="006026D5" w:rsidRPr="00D81945" w:rsidRDefault="006026D5" w:rsidP="00D81945">
                          <w:pPr>
                            <w:rPr>
                              <w:b/>
                              <w:sz w:val="24"/>
                              <w:szCs w:val="24"/>
                              <w:lang w:val="en-US"/>
                            </w:rPr>
                          </w:pPr>
                          <w:r>
                            <w:rPr>
                              <w:b/>
                              <w:sz w:val="24"/>
                              <w:szCs w:val="24"/>
                              <w:lang w:val="en-US"/>
                            </w:rPr>
                            <w:t>B</w:t>
                          </w:r>
                        </w:p>
                      </w:txbxContent>
                    </v:textbox>
                  </v:shape>
                </v:group>
                <v:group id="Group 33" o:spid="_x0000_s1041" style="position:absolute;left:48852;top:169;width:24213;height:24212" coordsize="24212,2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Picture 23" o:spid="_x0000_s1042" type="#_x0000_t75" style="position:absolute;width:24212;height:24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">
                    <v:imagedata r:id="rId22" o:title=""/>
                  </v:shape>
                  <v:shape id="Text Box 2" o:spid="_x0000_s1043" type="#_x0000_t202" style="position:absolute;left:2624;top:2455;width:4223;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65B30024" w14:textId="1996A4BC" w:rsidR="006026D5" w:rsidRPr="00D81945" w:rsidRDefault="006026D5" w:rsidP="00D81945">
                          <w:pPr>
                            <w:rPr>
                              <w:b/>
                              <w:sz w:val="24"/>
                              <w:szCs w:val="24"/>
                              <w:lang w:val="en-US"/>
                            </w:rPr>
                          </w:pPr>
                          <w:r>
                            <w:rPr>
                              <w:b/>
                              <w:sz w:val="24"/>
                              <w:szCs w:val="24"/>
                              <w:lang w:val="en-US"/>
                            </w:rPr>
                            <w:t>C</w:t>
                          </w:r>
                        </w:p>
                      </w:txbxContent>
                    </v:textbox>
                  </v:shape>
                </v:group>
                <w10:wrap type="topAndBottom"/>
              </v:group>
            </w:pict>
          </mc:Fallback>
        </mc:AlternateContent>
      </w:r>
    </w:p>
    <w:p w14:paraId="0D411060" w14:textId="57F65A61" w:rsidR="00F60B59" w:rsidRDefault="00F60B59" w:rsidP="00AC2367">
      <w:pPr>
        <w:spacing w:line="240" w:lineRule="auto"/>
        <w:jc w:val="both"/>
        <w:rPr>
          <w:rFonts w:ascii="Arial" w:hAnsi="Arial" w:cs="Arial"/>
          <w:bCs/>
          <w:sz w:val="16"/>
          <w:szCs w:val="16"/>
          <w:lang w:val="en-US"/>
        </w:rPr>
      </w:pPr>
      <w:r w:rsidRPr="00F60B59">
        <w:rPr>
          <w:rFonts w:ascii="Arial" w:hAnsi="Arial" w:cs="Arial"/>
          <w:bCs/>
          <w:sz w:val="16"/>
          <w:szCs w:val="16"/>
          <w:lang w:val="en-US"/>
        </w:rPr>
        <w:t>Fi</w:t>
      </w:r>
      <w:r>
        <w:rPr>
          <w:rFonts w:ascii="Arial" w:hAnsi="Arial" w:cs="Arial"/>
          <w:bCs/>
          <w:sz w:val="16"/>
          <w:szCs w:val="16"/>
          <w:lang w:val="en-US"/>
        </w:rPr>
        <w:t xml:space="preserve">gure </w:t>
      </w:r>
      <w:r w:rsidR="00D10091">
        <w:rPr>
          <w:rFonts w:ascii="Arial" w:hAnsi="Arial" w:cs="Arial"/>
          <w:bCs/>
          <w:sz w:val="16"/>
          <w:szCs w:val="16"/>
          <w:lang w:val="en-US"/>
        </w:rPr>
        <w:t>4</w:t>
      </w:r>
      <w:r>
        <w:rPr>
          <w:rFonts w:ascii="Arial" w:hAnsi="Arial" w:cs="Arial"/>
          <w:bCs/>
          <w:sz w:val="16"/>
          <w:szCs w:val="16"/>
          <w:lang w:val="en-US"/>
        </w:rPr>
        <w:t>.</w:t>
      </w:r>
      <w:r w:rsidR="00D81945">
        <w:rPr>
          <w:rFonts w:ascii="Arial" w:hAnsi="Arial" w:cs="Arial"/>
          <w:bCs/>
          <w:sz w:val="16"/>
          <w:szCs w:val="16"/>
          <w:lang w:val="en-US"/>
        </w:rPr>
        <w:t xml:space="preserve"> Correlation between the different individual metrics. (A)</w:t>
      </w:r>
      <w:r>
        <w:rPr>
          <w:rFonts w:ascii="Arial" w:hAnsi="Arial" w:cs="Arial"/>
          <w:bCs/>
          <w:sz w:val="16"/>
          <w:szCs w:val="16"/>
          <w:lang w:val="en-US"/>
        </w:rPr>
        <w:t xml:space="preserve"> </w:t>
      </w:r>
      <w:r w:rsidR="00D81945">
        <w:rPr>
          <w:rFonts w:ascii="Arial" w:hAnsi="Arial" w:cs="Arial"/>
          <w:bCs/>
          <w:sz w:val="16"/>
          <w:szCs w:val="16"/>
          <w:lang w:val="en-US"/>
        </w:rPr>
        <w:t xml:space="preserve">Turning influence as a function of speeding influence. (B) Turning influence as a function of proportion of time spent in the front. (C) Speeding influence as a function of proportion of time spent in the front. </w:t>
      </w:r>
      <w:r>
        <w:rPr>
          <w:rFonts w:ascii="Arial" w:hAnsi="Arial" w:cs="Arial"/>
          <w:bCs/>
          <w:sz w:val="16"/>
          <w:szCs w:val="16"/>
          <w:lang w:val="en-US"/>
        </w:rPr>
        <w:t>Each dot represents one individual, with color and shape indicating group</w:t>
      </w:r>
      <w:r w:rsidR="00540989">
        <w:rPr>
          <w:rFonts w:ascii="Arial" w:hAnsi="Arial" w:cs="Arial"/>
          <w:bCs/>
          <w:sz w:val="16"/>
          <w:szCs w:val="16"/>
          <w:lang w:val="en-US"/>
        </w:rPr>
        <w:t xml:space="preserve"> membership</w:t>
      </w:r>
      <w:r w:rsidR="00590E74">
        <w:rPr>
          <w:rFonts w:ascii="Arial" w:hAnsi="Arial" w:cs="Arial"/>
          <w:bCs/>
          <w:sz w:val="16"/>
          <w:szCs w:val="16"/>
          <w:lang w:val="en-US"/>
        </w:rPr>
        <w:t>, as shown in legend</w:t>
      </w:r>
      <w:r>
        <w:rPr>
          <w:rFonts w:ascii="Arial" w:hAnsi="Arial" w:cs="Arial"/>
          <w:bCs/>
          <w:sz w:val="16"/>
          <w:szCs w:val="16"/>
          <w:lang w:val="en-US"/>
        </w:rPr>
        <w:t>.</w:t>
      </w:r>
    </w:p>
    <w:p w14:paraId="70EB9814" w14:textId="2A434F65" w:rsidR="00F60B59" w:rsidRPr="00F60B59" w:rsidRDefault="00F60B59" w:rsidP="00240432">
      <w:pPr>
        <w:spacing w:line="360" w:lineRule="auto"/>
        <w:jc w:val="both"/>
        <w:rPr>
          <w:rFonts w:ascii="Arial" w:hAnsi="Arial" w:cs="Arial"/>
          <w:bCs/>
          <w:sz w:val="16"/>
          <w:szCs w:val="16"/>
          <w:lang w:val="en-US"/>
        </w:rPr>
      </w:pPr>
    </w:p>
    <w:p w14:paraId="42E9801F" w14:textId="77777777" w:rsidR="00CC6EA4" w:rsidRPr="006D69C5" w:rsidRDefault="00CC6EA4" w:rsidP="00CC6EA4">
      <w:pPr>
        <w:spacing w:line="360" w:lineRule="auto"/>
        <w:jc w:val="both"/>
        <w:rPr>
          <w:rFonts w:cstheme="minorHAnsi"/>
          <w:b/>
          <w:bCs/>
          <w:sz w:val="28"/>
          <w:szCs w:val="28"/>
          <w:lang w:val="en-US"/>
        </w:rPr>
      </w:pPr>
      <w:r w:rsidRPr="006D69C5">
        <w:rPr>
          <w:rFonts w:cstheme="minorHAnsi"/>
          <w:b/>
          <w:bCs/>
          <w:sz w:val="28"/>
          <w:szCs w:val="28"/>
          <w:lang w:val="en-US"/>
        </w:rPr>
        <w:t>DISCUSSION</w:t>
      </w:r>
    </w:p>
    <w:p w14:paraId="7837C1CD" w14:textId="151F84DC" w:rsidR="00CC6EA4" w:rsidRDefault="00CC6EA4" w:rsidP="00CC6EA4">
      <w:pPr>
        <w:spacing w:line="360" w:lineRule="auto"/>
        <w:jc w:val="both"/>
        <w:rPr>
          <w:rFonts w:cstheme="minorHAnsi"/>
          <w:lang w:val="en-US"/>
        </w:rPr>
      </w:pPr>
      <w:bookmarkStart w:id="10" w:name="_Hlk90889829"/>
      <w:r>
        <w:rPr>
          <w:rFonts w:cstheme="minorHAnsi"/>
          <w:lang w:val="en-US"/>
        </w:rPr>
        <w:t>Using a suite of metrics to quantify influence, we analyze high-resolution tracking data across five different social groups to reveal how influence is distributed in meerkat social groups</w:t>
      </w:r>
      <w:r w:rsidRPr="006D69C5">
        <w:rPr>
          <w:rFonts w:cstheme="minorHAnsi"/>
          <w:lang w:val="en-US"/>
        </w:rPr>
        <w:t>.</w:t>
      </w:r>
      <w:r w:rsidR="00C00973">
        <w:rPr>
          <w:rFonts w:cstheme="minorHAnsi"/>
          <w:lang w:val="en-US"/>
        </w:rPr>
        <w:t xml:space="preserve"> </w:t>
      </w:r>
      <w:r w:rsidR="00970377">
        <w:rPr>
          <w:rFonts w:cstheme="minorHAnsi"/>
          <w:lang w:val="en-US"/>
        </w:rPr>
        <w:t xml:space="preserve">Individual influence over </w:t>
      </w:r>
      <w:r w:rsidR="00717A64">
        <w:rPr>
          <w:rFonts w:cstheme="minorHAnsi"/>
          <w:lang w:val="en-US"/>
        </w:rPr>
        <w:t xml:space="preserve">group movement has been assessed in multiple ways in social mammal species, and a link with social status has often been found, with socially dominant individuals, and particularly dominant females, being the most influential individuals </w:t>
      </w:r>
      <w:r w:rsidR="00717A64">
        <w:rPr>
          <w:rFonts w:cstheme="minorHAnsi"/>
          <w:lang w:val="en-US"/>
        </w:rPr>
        <w:fldChar w:fldCharType="begin"/>
      </w:r>
      <w:r w:rsidR="00717A64">
        <w:rPr>
          <w:rFonts w:cstheme="minorHAnsi"/>
          <w:lang w:val="en-US"/>
        </w:rPr>
        <w:instrText xml:space="preserve"> ADDIN ZOTERO_ITEM CSL_CITATION {"citationID":"ygCBjCbi","properties":{"formattedCitation":"(Holekamp et al. 2000; Barelli et al. 2008; Van Belle et al. 2013; Tokuyama and Furuichi 2017)","plainCitation":"(Holekamp et al. 2000; Barelli et al. 2008; Van Belle et al. 2013; Tokuyama and Furuichi 2017)","noteIndex":0},"citationItems":[{"id":438,"uris":["http://zotero.org/users/5080349/items/HENTBC6A"],"uri":["http://zotero.org/users/5080349/items/HENTBC6A"],"itemData":{"id":438,"type":"chapter","container-title":"On the Move","ISBN":"5-17-432369-1","publisher":"University of Chicago Press","title":"Group Tarvel in Social Carnivores","author":[{"family":"Holekamp","given":"Kay E"},{"family":"Boydston","given":"Erin E."},{"family":"Smale","given":"Laura"}],"editor":[{"family":"Boinski","given":"Sue"},{"family":"Garber","given":"Paul A."}],"issued":{"date-parts":[["2000"]]}}},{"id":2780,"uris":["http://zotero.org/users/5080349/items/K9UWQDYH"],"uri":["http://zotero.org/users/5080349/items/K9UWQDYH"],"itemData":{"id":2780,"type":"article-journal","container-title":"Behaviour","DOI":"10.1163/156853908784089243","ISSN":"0005-7959, 1568-539X","issue":"7","language":"en","note":"publisher: Brill","page":"965-981","source":"brill.com","title":"Female white-handed gibbons (Hylobates lar) lead group movements and have priority of access to food resources","volume":"145","author":[{"family":"Barelli","given":"Claudia"},{"family":"Reichard","given":"Ulrich"},{"family":"Boesch","given":"Christophe"},{"family":"Heistermann","given":"Michael"}],"issued":{"date-parts":[["2008",1,1]]}}},{"id":2837,"uris":["http://zotero.org/users/5080349/items/LD5426IZ"],"uri":["http://zotero.org/users/5080349/items/LD5426IZ"],"itemData":{"id":2837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A."}],"issued":{"date-parts":[["2013",1,1]]}}},{"id":2762,"uris":["http://zotero.org/users/5080349/items/WK3JUC6B"],"uri":["http://zotero.org/users/5080349/items/WK3JUC6B"],"itemData":{"id":2762,"type":"article-journal","abstract":"Group-living animals need to coordinate their activity in order to maintain gregariousness. Although individuals have their own nutritional, social, and reproductive needs, they have to reach consensus to decide where and when to travel. Collective movements are the outcome of one individual’s departure, who is then followed by other group members. We investigated departure initiation in a group of bonobos at Wamba, DR Congo, to determine the distribution of leadership among group members. If three or more bonobos started moving more than 30 m, we assigned the individual who moved first as the one who initiated the movement. Two hundred and fifty-four departures were obse</w:instrText>
      </w:r>
      <w:r w:rsidR="00717A64" w:rsidRPr="007B2F8D">
        <w:rPr>
          <w:rFonts w:cstheme="minorHAnsi"/>
        </w:rPr>
        <w:instrText xml:space="preserve">rved. First, we examined whether the frequency of initiation differed according to the following attributes of individuals: sex, age, stage in sexual swelling cycle, dominance, and affiliative relationship. We also examined whether one or more individual(s) initiate departure more or less frequently than expected by chance. A significant interaction between sex and age was found, indicating that the effect of age was greater among females than among males. Individuals who were more central to the grooming network initiated departures more frequently. The three oldest females initiated more often than expected. Old females may be followed because of coalitionary supports they often give to younger females, and of their greater knowledge about ranging area. Leadership in bonobos was not equally shared among group members, and old females were “key individuals” who helped to maintain cohesiveness in their fission-fusion society.","container-title":"Behavioral Ecology and Sociobiology","DOI":"10.1007/s00265-017-2277-5","ISSN":"1432-0762","issue":"3","journalAbbreviation":"Behav Ecol Sociobiol","language":"en","page":"55","source":"Springer Link","title":"Leadership of old females in collective departures in wild bonobos (Pan paniscus) at Wamba","volume":"71","author":[{"family":"Tokuyama","given":"Nahoko"},{"family":"Furuichi","given":"Takeshi"}],"issued":{"date-parts":[["2017",2,28]]}}}],"schema":"https://github.com/citation-style-language/schema/raw/master/csl-citation.json"} </w:instrText>
      </w:r>
      <w:r w:rsidR="00717A64">
        <w:rPr>
          <w:rFonts w:cstheme="minorHAnsi"/>
          <w:lang w:val="en-US"/>
        </w:rPr>
        <w:fldChar w:fldCharType="separate"/>
      </w:r>
      <w:r w:rsidR="00717A64" w:rsidRPr="007B2F8D">
        <w:rPr>
          <w:rFonts w:ascii="Calibri" w:hAnsi="Calibri" w:cs="Calibri"/>
        </w:rPr>
        <w:t>(</w:t>
      </w:r>
      <w:proofErr w:type="spellStart"/>
      <w:r w:rsidR="00717A64" w:rsidRPr="007B2F8D">
        <w:rPr>
          <w:rFonts w:ascii="Calibri" w:hAnsi="Calibri" w:cs="Calibri"/>
        </w:rPr>
        <w:t>Holekamp</w:t>
      </w:r>
      <w:proofErr w:type="spellEnd"/>
      <w:r w:rsidR="00717A64" w:rsidRPr="007B2F8D">
        <w:rPr>
          <w:rFonts w:ascii="Calibri" w:hAnsi="Calibri" w:cs="Calibri"/>
        </w:rPr>
        <w:t xml:space="preserve"> et al. 2000; Barelli et al. 2008; Van Belle et al. 2013; Tokuyama and Furuichi 2017)</w:t>
      </w:r>
      <w:r w:rsidR="00717A64">
        <w:rPr>
          <w:rFonts w:cstheme="minorHAnsi"/>
          <w:lang w:val="en-US"/>
        </w:rPr>
        <w:fldChar w:fldCharType="end"/>
      </w:r>
      <w:r w:rsidR="00717A64" w:rsidRPr="007B2F8D">
        <w:rPr>
          <w:rFonts w:cstheme="minorHAnsi"/>
        </w:rPr>
        <w:t xml:space="preserve">. </w:t>
      </w:r>
      <w:r w:rsidR="00717A64" w:rsidRPr="00717A64">
        <w:rPr>
          <w:rFonts w:cstheme="minorHAnsi"/>
        </w:rPr>
        <w:t xml:space="preserve"> </w:t>
      </w:r>
      <w:r w:rsidR="00717A64" w:rsidRPr="00717A64">
        <w:rPr>
          <w:rFonts w:cstheme="minorHAnsi"/>
          <w:lang w:val="en-US"/>
        </w:rPr>
        <w:t>He</w:t>
      </w:r>
      <w:r w:rsidR="00717A64">
        <w:rPr>
          <w:rFonts w:cstheme="minorHAnsi"/>
          <w:lang w:val="en-US"/>
        </w:rPr>
        <w:t>re, w</w:t>
      </w:r>
      <w:r w:rsidR="00C00973">
        <w:rPr>
          <w:rFonts w:cstheme="minorHAnsi"/>
          <w:lang w:val="en-US"/>
        </w:rPr>
        <w:t>e found</w:t>
      </w:r>
      <w:r w:rsidR="00CF2D9D">
        <w:rPr>
          <w:rFonts w:cstheme="minorHAnsi"/>
          <w:lang w:val="en-US"/>
        </w:rPr>
        <w:t xml:space="preserve"> </w:t>
      </w:r>
      <w:r w:rsidR="005614E7">
        <w:rPr>
          <w:rFonts w:cstheme="minorHAnsi"/>
          <w:lang w:val="en-US"/>
        </w:rPr>
        <w:t>that meerkat’s</w:t>
      </w:r>
      <w:r w:rsidR="005614E7" w:rsidRPr="006D69C5">
        <w:rPr>
          <w:rFonts w:cstheme="minorHAnsi"/>
          <w:lang w:val="en-US"/>
        </w:rPr>
        <w:t xml:space="preserve"> likelihood to influence the group’s direction</w:t>
      </w:r>
      <w:r w:rsidR="005614E7">
        <w:rPr>
          <w:rFonts w:cstheme="minorHAnsi"/>
          <w:lang w:val="en-US"/>
        </w:rPr>
        <w:t xml:space="preserve"> </w:t>
      </w:r>
      <w:r w:rsidR="005614E7" w:rsidRPr="006D69C5">
        <w:rPr>
          <w:rFonts w:cstheme="minorHAnsi"/>
          <w:lang w:val="en-US"/>
        </w:rPr>
        <w:t xml:space="preserve">increases with the speed at which they move </w:t>
      </w:r>
      <w:r w:rsidR="005614E7">
        <w:rPr>
          <w:rFonts w:cstheme="minorHAnsi"/>
          <w:lang w:val="en-US"/>
        </w:rPr>
        <w:t>in</w:t>
      </w:r>
      <w:r w:rsidR="005614E7" w:rsidRPr="006D69C5">
        <w:rPr>
          <w:rFonts w:cstheme="minorHAnsi"/>
          <w:lang w:val="en-US"/>
        </w:rPr>
        <w:t xml:space="preserve"> particular direction</w:t>
      </w:r>
      <w:r w:rsidR="005614E7">
        <w:rPr>
          <w:rFonts w:cstheme="minorHAnsi"/>
          <w:lang w:val="en-US"/>
        </w:rPr>
        <w:t xml:space="preserve">s, and that individuals </w:t>
      </w:r>
      <w:r w:rsidR="00CF2D9D">
        <w:rPr>
          <w:rFonts w:cstheme="minorHAnsi"/>
          <w:lang w:val="en-US"/>
        </w:rPr>
        <w:t xml:space="preserve">differed substantially in the amount of influence that their movement exerted on the group. </w:t>
      </w:r>
      <w:r w:rsidR="005614E7">
        <w:rPr>
          <w:rFonts w:cstheme="minorHAnsi"/>
          <w:lang w:val="en-US"/>
        </w:rPr>
        <w:t xml:space="preserve">More importantly, we found that these differences were linked with the social status of individuals within their group, </w:t>
      </w:r>
      <w:bookmarkEnd w:id="10"/>
      <w:r w:rsidR="005614E7">
        <w:rPr>
          <w:rFonts w:cstheme="minorHAnsi"/>
          <w:lang w:val="en-US"/>
        </w:rPr>
        <w:t xml:space="preserve">with </w:t>
      </w:r>
      <w:r w:rsidR="0032111E">
        <w:rPr>
          <w:rFonts w:cstheme="minorHAnsi"/>
          <w:lang w:val="en-CA"/>
        </w:rPr>
        <w:t xml:space="preserve">each group’s </w:t>
      </w:r>
      <w:r>
        <w:rPr>
          <w:rFonts w:cstheme="minorHAnsi"/>
          <w:lang w:val="en-CA"/>
        </w:rPr>
        <w:t xml:space="preserve">dominant female </w:t>
      </w:r>
      <w:r w:rsidR="005614E7">
        <w:rPr>
          <w:rFonts w:cstheme="minorHAnsi"/>
          <w:lang w:val="en-CA"/>
        </w:rPr>
        <w:t>being</w:t>
      </w:r>
      <w:r>
        <w:rPr>
          <w:rFonts w:cstheme="minorHAnsi"/>
          <w:lang w:val="en-CA"/>
        </w:rPr>
        <w:t xml:space="preserve"> </w:t>
      </w:r>
      <w:r w:rsidR="0032111E">
        <w:rPr>
          <w:rFonts w:cstheme="minorHAnsi"/>
          <w:lang w:val="en-CA"/>
        </w:rPr>
        <w:t xml:space="preserve">a </w:t>
      </w:r>
      <w:r>
        <w:rPr>
          <w:rFonts w:cstheme="minorHAnsi"/>
          <w:lang w:val="en-CA"/>
        </w:rPr>
        <w:t>clear outlier in terms of turning influence</w:t>
      </w:r>
      <w:r w:rsidR="005614E7" w:rsidRPr="005614E7">
        <w:rPr>
          <w:rFonts w:cstheme="minorHAnsi"/>
          <w:lang w:val="en-US"/>
        </w:rPr>
        <w:t xml:space="preserve"> </w:t>
      </w:r>
      <w:r w:rsidR="005614E7">
        <w:rPr>
          <w:rFonts w:cstheme="minorHAnsi"/>
          <w:lang w:val="en-US"/>
        </w:rPr>
        <w:t>a</w:t>
      </w:r>
      <w:r w:rsidR="005614E7" w:rsidRPr="006D69C5">
        <w:rPr>
          <w:rFonts w:cstheme="minorHAnsi"/>
          <w:lang w:val="en-US"/>
        </w:rPr>
        <w:t xml:space="preserve">cross </w:t>
      </w:r>
      <w:r w:rsidR="005614E7">
        <w:rPr>
          <w:rFonts w:cstheme="minorHAnsi"/>
          <w:lang w:val="en-US"/>
        </w:rPr>
        <w:t>the</w:t>
      </w:r>
      <w:r w:rsidR="005614E7" w:rsidRPr="006D69C5">
        <w:rPr>
          <w:rFonts w:cstheme="minorHAnsi"/>
          <w:lang w:val="en-US"/>
        </w:rPr>
        <w:t xml:space="preserve"> </w:t>
      </w:r>
      <w:r w:rsidR="005614E7">
        <w:rPr>
          <w:rFonts w:cstheme="minorHAnsi"/>
          <w:lang w:val="en-US"/>
        </w:rPr>
        <w:t>five</w:t>
      </w:r>
      <w:r w:rsidR="005614E7" w:rsidRPr="006D69C5">
        <w:rPr>
          <w:rFonts w:cstheme="minorHAnsi"/>
          <w:lang w:val="en-US"/>
        </w:rPr>
        <w:t xml:space="preserve"> </w:t>
      </w:r>
      <w:r w:rsidR="005614E7">
        <w:rPr>
          <w:rFonts w:cstheme="minorHAnsi"/>
          <w:lang w:val="en-US"/>
        </w:rPr>
        <w:t>social</w:t>
      </w:r>
      <w:r w:rsidR="005614E7" w:rsidRPr="006D69C5">
        <w:rPr>
          <w:rFonts w:cstheme="minorHAnsi"/>
          <w:lang w:val="en-US"/>
        </w:rPr>
        <w:t xml:space="preserve"> groups</w:t>
      </w:r>
      <w:r w:rsidR="005614E7">
        <w:rPr>
          <w:rFonts w:cstheme="minorHAnsi"/>
          <w:lang w:val="en-US"/>
        </w:rPr>
        <w:t xml:space="preserve"> we monitored</w:t>
      </w:r>
      <w:r>
        <w:rPr>
          <w:rFonts w:cstheme="minorHAnsi"/>
          <w:lang w:val="en-US"/>
        </w:rPr>
        <w:t>.</w:t>
      </w:r>
      <w:r w:rsidRPr="006D69C5">
        <w:rPr>
          <w:rFonts w:cstheme="minorHAnsi"/>
          <w:lang w:val="en-US"/>
        </w:rPr>
        <w:t xml:space="preserve"> </w:t>
      </w:r>
      <w:r>
        <w:rPr>
          <w:rFonts w:cstheme="minorHAnsi"/>
          <w:lang w:val="en-US"/>
        </w:rPr>
        <w:t>Dominant females had</w:t>
      </w:r>
      <w:r w:rsidRPr="006D69C5">
        <w:rPr>
          <w:rFonts w:cstheme="minorHAnsi"/>
          <w:lang w:val="en-US"/>
        </w:rPr>
        <w:t xml:space="preserve"> significantly higher </w:t>
      </w:r>
      <w:r>
        <w:rPr>
          <w:rFonts w:cstheme="minorHAnsi"/>
          <w:lang w:val="en-US"/>
        </w:rPr>
        <w:t xml:space="preserve">movement </w:t>
      </w:r>
      <w:r w:rsidRPr="006D69C5">
        <w:rPr>
          <w:rFonts w:cstheme="minorHAnsi"/>
          <w:lang w:val="en-US"/>
        </w:rPr>
        <w:t xml:space="preserve">turning influence, meaning that the rest of </w:t>
      </w:r>
      <w:r w:rsidRPr="005614E7">
        <w:rPr>
          <w:rFonts w:cstheme="minorHAnsi"/>
          <w:lang w:val="en-US"/>
        </w:rPr>
        <w:t xml:space="preserve">the group was more likely to follow </w:t>
      </w:r>
      <w:r w:rsidR="00752F44" w:rsidRPr="005614E7">
        <w:rPr>
          <w:rFonts w:cstheme="minorHAnsi"/>
          <w:lang w:val="en-US"/>
        </w:rPr>
        <w:t xml:space="preserve">their </w:t>
      </w:r>
      <w:r w:rsidRPr="005614E7">
        <w:rPr>
          <w:rFonts w:cstheme="minorHAnsi"/>
          <w:lang w:val="en-US"/>
        </w:rPr>
        <w:t>movement direction</w:t>
      </w:r>
      <w:r w:rsidR="00752F44" w:rsidRPr="005614E7">
        <w:rPr>
          <w:rFonts w:cstheme="minorHAnsi"/>
          <w:lang w:val="en-US"/>
        </w:rPr>
        <w:t>s</w:t>
      </w:r>
      <w:r w:rsidRPr="005614E7">
        <w:rPr>
          <w:rFonts w:cstheme="minorHAnsi"/>
          <w:lang w:val="en-US"/>
        </w:rPr>
        <w:t xml:space="preserve"> than </w:t>
      </w:r>
      <w:r w:rsidR="00752F44" w:rsidRPr="005614E7">
        <w:rPr>
          <w:rFonts w:cstheme="minorHAnsi"/>
          <w:lang w:val="en-US"/>
        </w:rPr>
        <w:t xml:space="preserve">that of </w:t>
      </w:r>
      <w:r w:rsidRPr="005614E7">
        <w:rPr>
          <w:rFonts w:cstheme="minorHAnsi"/>
          <w:lang w:val="en-US"/>
        </w:rPr>
        <w:t>any of the other statuses</w:t>
      </w:r>
      <w:r w:rsidR="0032111E" w:rsidRPr="005614E7">
        <w:rPr>
          <w:rFonts w:cstheme="minorHAnsi"/>
          <w:lang w:val="en-US"/>
        </w:rPr>
        <w:t>. In contrast,</w:t>
      </w:r>
      <w:r w:rsidRPr="005614E7">
        <w:rPr>
          <w:rFonts w:eastAsia="Arial" w:cstheme="minorHAnsi"/>
          <w:color w:val="000000"/>
          <w:lang w:val="en-US"/>
        </w:rPr>
        <w:t xml:space="preserve"> dominant males</w:t>
      </w:r>
      <w:r w:rsidR="0032111E" w:rsidRPr="005614E7">
        <w:rPr>
          <w:rFonts w:eastAsia="Arial" w:cstheme="minorHAnsi"/>
          <w:color w:val="000000"/>
          <w:lang w:val="en-US"/>
        </w:rPr>
        <w:t xml:space="preserve"> did not appear to have outsized influence relative to other adults in </w:t>
      </w:r>
      <w:r w:rsidR="00717A64">
        <w:rPr>
          <w:rFonts w:eastAsia="Arial" w:cstheme="minorHAnsi"/>
          <w:color w:val="000000"/>
          <w:lang w:val="en-US"/>
        </w:rPr>
        <w:t xml:space="preserve">their </w:t>
      </w:r>
      <w:r w:rsidR="0032111E" w:rsidRPr="005614E7">
        <w:rPr>
          <w:rFonts w:eastAsia="Arial" w:cstheme="minorHAnsi"/>
          <w:color w:val="000000"/>
          <w:lang w:val="en-US"/>
        </w:rPr>
        <w:t>social groups</w:t>
      </w:r>
      <w:r w:rsidRPr="005614E7">
        <w:rPr>
          <w:rFonts w:cstheme="minorHAnsi"/>
          <w:lang w:val="en-US"/>
        </w:rPr>
        <w:t xml:space="preserve">. </w:t>
      </w:r>
      <w:r w:rsidR="00717A64">
        <w:rPr>
          <w:rFonts w:cstheme="minorHAnsi"/>
          <w:lang w:val="en-US"/>
        </w:rPr>
        <w:t>In mammals, t</w:t>
      </w:r>
      <w:r w:rsidR="00752F44" w:rsidRPr="005614E7">
        <w:rPr>
          <w:rFonts w:cstheme="minorHAnsi"/>
          <w:lang w:val="en-US"/>
        </w:rPr>
        <w:t>he</w:t>
      </w:r>
      <w:r w:rsidR="00752F44">
        <w:rPr>
          <w:rFonts w:cstheme="minorHAnsi"/>
          <w:lang w:val="en-US"/>
        </w:rPr>
        <w:t xml:space="preserve"> finding that dominant females appear to wield more influence than dominant males </w:t>
      </w:r>
      <w:r w:rsidR="00717A64">
        <w:rPr>
          <w:rFonts w:cstheme="minorHAnsi"/>
          <w:lang w:val="en-US"/>
        </w:rPr>
        <w:t>is often</w:t>
      </w:r>
      <w:r w:rsidR="00752F44">
        <w:rPr>
          <w:rFonts w:cstheme="minorHAnsi"/>
          <w:lang w:val="en-US"/>
        </w:rPr>
        <w:t xml:space="preserve"> </w:t>
      </w:r>
      <w:r w:rsidR="005614E7">
        <w:rPr>
          <w:rFonts w:cstheme="minorHAnsi"/>
          <w:lang w:val="en-US"/>
        </w:rPr>
        <w:t>i</w:t>
      </w:r>
      <w:r w:rsidR="00752F44">
        <w:rPr>
          <w:rFonts w:cstheme="minorHAnsi"/>
          <w:lang w:val="en-US"/>
        </w:rPr>
        <w:t xml:space="preserve">nterpreted in light of the higher energetic requirements of reproduction in females, with leadership potentially </w:t>
      </w:r>
      <w:r>
        <w:rPr>
          <w:rFonts w:cstheme="minorHAnsi"/>
          <w:lang w:val="en-US"/>
        </w:rPr>
        <w:t>provid</w:t>
      </w:r>
      <w:r w:rsidR="00752F44">
        <w:rPr>
          <w:rFonts w:cstheme="minorHAnsi"/>
          <w:lang w:val="en-US"/>
        </w:rPr>
        <w:t>ing</w:t>
      </w:r>
      <w:r>
        <w:rPr>
          <w:rFonts w:cstheme="minorHAnsi"/>
          <w:lang w:val="en-US"/>
        </w:rPr>
        <w:t xml:space="preserve"> </w:t>
      </w:r>
      <w:r w:rsidR="00752F44">
        <w:rPr>
          <w:rFonts w:cstheme="minorHAnsi"/>
          <w:lang w:val="en-US"/>
        </w:rPr>
        <w:t xml:space="preserve">females </w:t>
      </w:r>
      <w:r>
        <w:rPr>
          <w:rFonts w:cstheme="minorHAnsi"/>
          <w:lang w:val="en-US"/>
        </w:rPr>
        <w:t xml:space="preserve">with priority </w:t>
      </w:r>
      <w:r w:rsidR="0032111E">
        <w:rPr>
          <w:rFonts w:cstheme="minorHAnsi"/>
          <w:lang w:val="en-US"/>
        </w:rPr>
        <w:t xml:space="preserve">of </w:t>
      </w:r>
      <w:r>
        <w:rPr>
          <w:rFonts w:cstheme="minorHAnsi"/>
          <w:lang w:val="en-US"/>
        </w:rPr>
        <w:t xml:space="preserve">access to higher-quality resources, therefore </w:t>
      </w:r>
      <w:r>
        <w:rPr>
          <w:rFonts w:cstheme="minorHAnsi"/>
          <w:lang w:val="en-US"/>
        </w:rPr>
        <w:lastRenderedPageBreak/>
        <w:t xml:space="preserve">compensating the costs of </w:t>
      </w:r>
      <w:r w:rsidR="00752F44">
        <w:rPr>
          <w:rFonts w:cstheme="minorHAnsi"/>
          <w:lang w:val="en-US"/>
        </w:rPr>
        <w:t>pregnancy and/or lactation</w:t>
      </w:r>
      <w:r>
        <w:rPr>
          <w:rFonts w:cstheme="minorHAnsi"/>
          <w:lang w:val="en-US"/>
        </w:rPr>
        <w:t xml:space="preserve">. The extent to which </w:t>
      </w:r>
      <w:r w:rsidR="00D54D22">
        <w:rPr>
          <w:rFonts w:cstheme="minorHAnsi"/>
          <w:lang w:val="en-US"/>
        </w:rPr>
        <w:t xml:space="preserve">these arguments </w:t>
      </w:r>
      <w:r>
        <w:rPr>
          <w:rFonts w:cstheme="minorHAnsi"/>
          <w:lang w:val="en-US"/>
        </w:rPr>
        <w:t xml:space="preserve">also </w:t>
      </w:r>
      <w:r w:rsidR="00D54D22">
        <w:rPr>
          <w:rFonts w:cstheme="minorHAnsi"/>
          <w:lang w:val="en-US"/>
        </w:rPr>
        <w:t>apply to</w:t>
      </w:r>
      <w:r>
        <w:rPr>
          <w:rFonts w:cstheme="minorHAnsi"/>
          <w:lang w:val="en-US"/>
        </w:rPr>
        <w:t xml:space="preserve"> meerkats is debatable. Indeed, meerkats are notable cooperative breeders</w:t>
      </w:r>
      <w:r w:rsidR="007B2F8D">
        <w:rPr>
          <w:rFonts w:cstheme="minorHAnsi"/>
          <w:lang w:val="en-US"/>
        </w:rPr>
        <w:t xml:space="preserve"> </w:t>
      </w:r>
      <w:r w:rsidR="007B2F8D">
        <w:rPr>
          <w:rFonts w:cstheme="minorHAnsi"/>
          <w:lang w:val="en-US"/>
        </w:rPr>
        <w:fldChar w:fldCharType="begin"/>
      </w:r>
      <w:r w:rsidR="007B2F8D">
        <w:rPr>
          <w:rFonts w:cstheme="minorHAnsi"/>
          <w:lang w:val="en-US"/>
        </w:rPr>
        <w:instrText xml:space="preserve"> ADDIN ZOTERO_ITEM CSL_CITATION {"citationID":"CyMN6cvc","properties":{"formattedCitation":"(Clutton-Brock et al. 1998)","plainCitation":"(Clutton-Brock et al. 1998)","noteIndex":0},"citationItems":[{"id":323,"uris":["http://zotero.org/users/5080349/items/BJ3I38N2"],"uri":["http://zotero.org/users/5080349/items/BJ3I38N2"],"itemData":{"id":323,"type":"article-journal","container-title":"Proceedings of the Royal Society B: Biological Sciences","DOI":"10.1098/rspb.1998.0281","ISSN":"0962-8452, 1471-2954","issue":"1392","language":"en","page":"185-190","source":"CrossRef","title":"Costs of cooperative behaviour in suricates (Suricata suricatta)","volume":"265","author":[{"family":"Clutton-Brock","given":"T. H."},{"family":"Gaynor","given":"D."},{"family":"Kansky","given":"R."},{"family":"MacColl","given":"A. D. C."},{"family":"McIlrath","given":"G."},{"family":"Chadwick","given":"P."},{"family":"Brotherton","given":"P. N. M."},{"family":"O'Riain","given":"J. M."},{"family":"Manser","given":"M."},{"family":"Skinner","given":"J. D."}],"issued":{"date-parts":[["1998"]],"season":"février"}}}],"schema":"https://github.com/citation-style-language/schema/raw/master/csl-citation.json"} </w:instrText>
      </w:r>
      <w:r w:rsidR="007B2F8D">
        <w:rPr>
          <w:rFonts w:cstheme="minorHAnsi"/>
          <w:lang w:val="en-US"/>
        </w:rPr>
        <w:fldChar w:fldCharType="separate"/>
      </w:r>
      <w:r w:rsidR="007B2F8D" w:rsidRPr="007B2F8D">
        <w:rPr>
          <w:rFonts w:ascii="Calibri" w:hAnsi="Calibri" w:cs="Calibri"/>
          <w:lang w:val="en-US"/>
        </w:rPr>
        <w:t>(Clutton-Brock et al. 1998)</w:t>
      </w:r>
      <w:r w:rsidR="007B2F8D">
        <w:rPr>
          <w:rFonts w:cstheme="minorHAnsi"/>
          <w:lang w:val="en-US"/>
        </w:rPr>
        <w:fldChar w:fldCharType="end"/>
      </w:r>
      <w:r>
        <w:rPr>
          <w:rFonts w:cstheme="minorHAnsi"/>
          <w:lang w:val="en-US"/>
        </w:rPr>
        <w:t xml:space="preserve">, </w:t>
      </w:r>
      <w:r w:rsidR="003211EC">
        <w:rPr>
          <w:rFonts w:cstheme="minorHAnsi"/>
          <w:lang w:val="en-US"/>
        </w:rPr>
        <w:t>so</w:t>
      </w:r>
      <w:r>
        <w:rPr>
          <w:rFonts w:cstheme="minorHAnsi"/>
          <w:lang w:val="en-US"/>
        </w:rPr>
        <w:t xml:space="preserve"> even though dominant females are usually the only ones in their group to bear pups, after birth the cost of reproduction is distributed </w:t>
      </w:r>
      <w:r w:rsidR="0032111E">
        <w:rPr>
          <w:rFonts w:cstheme="minorHAnsi"/>
          <w:lang w:val="en-US"/>
        </w:rPr>
        <w:t xml:space="preserve">among </w:t>
      </w:r>
      <w:r>
        <w:rPr>
          <w:rFonts w:cstheme="minorHAnsi"/>
          <w:lang w:val="en-US"/>
        </w:rPr>
        <w:t>group members.</w:t>
      </w:r>
      <w:r w:rsidR="00D54D22">
        <w:rPr>
          <w:rFonts w:cstheme="minorHAnsi"/>
          <w:lang w:val="en-US"/>
        </w:rPr>
        <w:t xml:space="preserve"> In our study, we also found that dominant females wielded outsized influence over group direction regardless of their reproductive status </w:t>
      </w:r>
      <w:r w:rsidR="001A28BB">
        <w:rPr>
          <w:rFonts w:cstheme="minorHAnsi"/>
          <w:lang w:val="en-US"/>
        </w:rPr>
        <w:t>(see table S2 in the Supplements)</w:t>
      </w:r>
      <w:r w:rsidR="00D54D22">
        <w:rPr>
          <w:rFonts w:cstheme="minorHAnsi"/>
          <w:lang w:val="en-US"/>
        </w:rPr>
        <w:t>.</w:t>
      </w:r>
      <w:r>
        <w:rPr>
          <w:rFonts w:cstheme="minorHAnsi"/>
          <w:lang w:val="en-US"/>
        </w:rPr>
        <w:t xml:space="preserve"> </w:t>
      </w:r>
      <w:r>
        <w:rPr>
          <w:rFonts w:cstheme="minorHAnsi"/>
          <w:lang w:val="en-CA"/>
        </w:rPr>
        <w:t xml:space="preserve">An alternative </w:t>
      </w:r>
      <w:r w:rsidR="00D54D22">
        <w:rPr>
          <w:rFonts w:cstheme="minorHAnsi"/>
          <w:lang w:val="en-CA"/>
        </w:rPr>
        <w:t xml:space="preserve">explanation </w:t>
      </w:r>
      <w:r>
        <w:rPr>
          <w:rFonts w:cstheme="minorHAnsi"/>
          <w:lang w:val="en-CA"/>
        </w:rPr>
        <w:t xml:space="preserve">could be that experience </w:t>
      </w:r>
      <w:r w:rsidR="00D54D22">
        <w:rPr>
          <w:rFonts w:cstheme="minorHAnsi"/>
          <w:lang w:val="en-CA"/>
        </w:rPr>
        <w:t>drives influence patterns, with individuals more experienced in the territory more often influencing the group direction</w:t>
      </w:r>
      <w:r>
        <w:rPr>
          <w:rFonts w:cstheme="minorHAnsi"/>
          <w:lang w:val="en-CA"/>
        </w:rPr>
        <w:t>.</w:t>
      </w:r>
      <w:r w:rsidRPr="003649B8">
        <w:rPr>
          <w:rFonts w:cstheme="minorHAnsi"/>
          <w:lang w:val="en-CA"/>
        </w:rPr>
        <w:t xml:space="preserve"> </w:t>
      </w:r>
      <w:r>
        <w:rPr>
          <w:rFonts w:cstheme="minorHAnsi"/>
          <w:lang w:val="en-CA"/>
        </w:rPr>
        <w:t>Meerkat</w:t>
      </w:r>
      <w:r w:rsidRPr="006D69C5">
        <w:rPr>
          <w:rFonts w:cstheme="minorHAnsi"/>
          <w:lang w:val="en-US"/>
        </w:rPr>
        <w:t xml:space="preserve"> group territories</w:t>
      </w:r>
      <w:r>
        <w:rPr>
          <w:rFonts w:cstheme="minorHAnsi"/>
          <w:lang w:val="en-US"/>
        </w:rPr>
        <w:t xml:space="preserve"> usually</w:t>
      </w:r>
      <w:r w:rsidRPr="006D69C5">
        <w:rPr>
          <w:rFonts w:cstheme="minorHAnsi"/>
          <w:lang w:val="en-US"/>
        </w:rPr>
        <w:t xml:space="preserve"> vary little </w:t>
      </w:r>
      <w:r w:rsidR="00D54D22">
        <w:rPr>
          <w:rFonts w:cstheme="minorHAnsi"/>
          <w:lang w:val="en-US"/>
        </w:rPr>
        <w:t>over</w:t>
      </w:r>
      <w:r w:rsidR="00D54D22" w:rsidRPr="006D69C5">
        <w:rPr>
          <w:rFonts w:cstheme="minorHAnsi"/>
          <w:lang w:val="en-US"/>
        </w:rPr>
        <w:t xml:space="preserve"> </w:t>
      </w:r>
      <w:r w:rsidRPr="006D69C5">
        <w:rPr>
          <w:rFonts w:cstheme="minorHAnsi"/>
          <w:lang w:val="en-US"/>
        </w:rPr>
        <w:t xml:space="preserve">the course of </w:t>
      </w:r>
      <w:r>
        <w:rPr>
          <w:rFonts w:cstheme="minorHAnsi"/>
          <w:lang w:val="en-US"/>
        </w:rPr>
        <w:t>individuals’ lives</w:t>
      </w:r>
      <w:r w:rsidRPr="006D69C5">
        <w:rPr>
          <w:rFonts w:cstheme="minorHAnsi"/>
          <w:lang w:val="en-US"/>
        </w:rPr>
        <w:t xml:space="preserve"> </w:t>
      </w:r>
      <w:r>
        <w:rPr>
          <w:rFonts w:cstheme="minorHAnsi"/>
          <w:lang w:val="en-US"/>
        </w:rPr>
        <w:fldChar w:fldCharType="begin"/>
      </w:r>
      <w:r w:rsidR="0043299C">
        <w:rPr>
          <w:rFonts w:cstheme="minorHAnsi"/>
          <w:lang w:val="en-US"/>
        </w:rPr>
        <w:instrText xml:space="preserve"> ADDIN ZOTERO_ITEM CSL_CITATION {"citationID":"wsl0gLI1","properties":{"formattedCitation":"(Kranstauber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Pr>
          <w:rFonts w:cstheme="minorHAnsi"/>
          <w:lang w:val="en-US"/>
        </w:rPr>
        <w:fldChar w:fldCharType="separate"/>
      </w:r>
      <w:r w:rsidR="0043299C" w:rsidRPr="0043299C">
        <w:rPr>
          <w:rFonts w:ascii="Calibri" w:hAnsi="Calibri" w:cs="Calibri"/>
          <w:lang w:val="en-US"/>
        </w:rPr>
        <w:t>(Kranstauber et al. 2019)</w:t>
      </w:r>
      <w:r>
        <w:rPr>
          <w:rFonts w:cstheme="minorHAnsi"/>
          <w:lang w:val="en-US"/>
        </w:rPr>
        <w:fldChar w:fldCharType="end"/>
      </w:r>
      <w:r w:rsidRPr="006D69C5">
        <w:rPr>
          <w:rFonts w:cstheme="minorHAnsi"/>
          <w:lang w:val="en-US"/>
        </w:rPr>
        <w:t xml:space="preserve">, </w:t>
      </w:r>
      <w:r>
        <w:rPr>
          <w:rFonts w:cstheme="minorHAnsi"/>
          <w:lang w:val="en-US"/>
        </w:rPr>
        <w:t>therefore</w:t>
      </w:r>
      <w:r w:rsidRPr="006D69C5">
        <w:rPr>
          <w:rFonts w:cstheme="minorHAnsi"/>
          <w:lang w:val="en-US"/>
        </w:rPr>
        <w:t xml:space="preserve"> individuals who have spent more time within a given group </w:t>
      </w:r>
      <w:r w:rsidR="00717A64">
        <w:rPr>
          <w:rFonts w:cstheme="minorHAnsi"/>
          <w:lang w:val="en-US"/>
        </w:rPr>
        <w:t>might</w:t>
      </w:r>
      <w:r w:rsidR="00D54D22">
        <w:rPr>
          <w:rFonts w:cstheme="minorHAnsi"/>
          <w:lang w:val="en-US"/>
        </w:rPr>
        <w:t xml:space="preserve"> have the most experience navigating within the</w:t>
      </w:r>
      <w:r w:rsidRPr="006D69C5">
        <w:rPr>
          <w:rFonts w:cstheme="minorHAnsi"/>
          <w:lang w:val="en-US"/>
        </w:rPr>
        <w:t xml:space="preserve"> group’s home range</w:t>
      </w:r>
      <w:r>
        <w:rPr>
          <w:rFonts w:cstheme="minorHAnsi"/>
          <w:lang w:val="en-US"/>
        </w:rPr>
        <w:t>.</w:t>
      </w:r>
      <w:r w:rsidRPr="00CC4AF3">
        <w:rPr>
          <w:rFonts w:cstheme="minorHAnsi"/>
          <w:lang w:val="en-CA"/>
        </w:rPr>
        <w:t xml:space="preserve"> </w:t>
      </w:r>
      <w:r>
        <w:rPr>
          <w:rFonts w:cstheme="minorHAnsi"/>
          <w:lang w:val="en-CA"/>
        </w:rPr>
        <w:t>Because meerkat males disperse when they reach sexual maturity, d</w:t>
      </w:r>
      <w:r w:rsidRPr="003649B8">
        <w:rPr>
          <w:rFonts w:cstheme="minorHAnsi"/>
          <w:lang w:val="en-CA"/>
        </w:rPr>
        <w:t>ominant males, though often older than their female counterpart</w:t>
      </w:r>
      <w:r>
        <w:rPr>
          <w:rFonts w:cstheme="minorHAnsi"/>
          <w:lang w:val="en-CA"/>
        </w:rPr>
        <w:t>s</w:t>
      </w:r>
      <w:r w:rsidRPr="003649B8">
        <w:rPr>
          <w:rFonts w:cstheme="minorHAnsi"/>
          <w:lang w:val="en-CA"/>
        </w:rPr>
        <w:t xml:space="preserve">, </w:t>
      </w:r>
      <w:r>
        <w:rPr>
          <w:rFonts w:cstheme="minorHAnsi"/>
          <w:lang w:val="en-CA"/>
        </w:rPr>
        <w:t xml:space="preserve">are typically non-natal and hence have usually not spent as much time in the group territory </w:t>
      </w:r>
      <w:r>
        <w:rPr>
          <w:rFonts w:cstheme="minorHAnsi"/>
          <w:lang w:val="en-CA"/>
        </w:rPr>
        <w:fldChar w:fldCharType="begin"/>
      </w:r>
      <w:r w:rsidR="0043299C">
        <w:rPr>
          <w:rFonts w:cstheme="minorHAnsi"/>
          <w:lang w:val="en-CA"/>
        </w:rPr>
        <w:instrText xml:space="preserve"> ADDIN ZOTERO_ITEM CSL_CITATION {"citationID":"Xip7CiW9","properties":{"formattedCitation":"(S.P. Doolan and Macdonald 1996; Griffin et al. 2003; Mares et al. 2014)","plainCitation":"(S.P. Doolan and Macdonald 1996; Griffin et al. 2003; Mares et al. 2014)","noteIndex":0},"citationItems":[{"id":2800,"uris":["http://zotero.org/users/5080349/items/3TVYSKWF"],"uri":["http://zotero.org/users/5080349/items/3TVYSKWF"],"itemData":{"id":2800,"type":"article-journal","abstract":"Dispersal in slender-tailed meerkats or suricates, Suricata suricatta, in the south-western Kalahari occurred mainly during the early breeding season, and was age- and sex-dependent. Among yearlings, more males than females were immigrants, but more females than males disappeared. There were no sex differences in dispersal among two-year-olds, but among animals aged three years or older, more males than females emigrated. Most dispersers moved into adjacent bands or joined other transients, and females apparently suffered higher rates of mortality than males. Kinship with the same-sex or opposite-sex breeder had no discernible effect on the likelihood of dispersing. Both males and females made prospecting forays to other groups, apparently to assess dispersal and breeding opportunities. Males made frequent and repeated forays, often in coalitions with other band members or transients, whereas prospecting by females was generally solitary, and they were not known to make multiple forays. Prospecting males successfully took over dominance of two bands, and attempted to take over bands on three other occasions. Animals attempting to join or follow a band (trailers) behaved submissively and were readily chased by residents, whereas those attempting a dominance takeover (invaders) scent-marked at a high rate and showed no submissive behaviours. Dispersing meerkats maximized reproductive success by increasing their mating opportunities, while animals which delayed dispersal received indirect benefits by helping to raise kin.","container-title":"Journal of Zoology","DOI":"10.1111/j.1469-7998.1996.tb05486.x","ISSN":"1469-7998","issue":"1","language":"en","note":"_eprint: https://onlinelibrary.wiley.com/doi/pdf/10.1111/j.1469-7998.1996.tb05486.x","page":"59-73","source":"Wiley Online Library","title":"Dispersal and extra-territorial prospecting by slender-tailed meerkats (Suricata suricatta) in the south-western Kalahari","volume":"240","author":[{"family":"Doolan","given":"S. P."},{"family":"Macdonald","given":"D. W."}],"issued":{"date-parts":[["1996"]]}}},{"id":2786,"uris":["http://zotero.org/users/5080349/items/IEHHEKQ8"],"uri":["http://zotero.org/users/5080349/items/IEHHEKQ8"],"itemData":{"id":2786,"type":"article-journal","abstract":"Measurement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H."}],"issued":{"date-parts":[["2003",7,1]]}}},{"id":166,"uris":["http://zotero.org/users/5080349/items/PVXGNZ42"],"uri":["http://zotero.org/users/5080349/items/PVXGNZ42"],"itemData":{"id":166,"type":"article-journal","abstract":"Extraterritorial prospecting forays are an important route to fitness in many species, allowing the assessment of dispersal opportunities and often extragroup mating prior to dispersal. However, few studies have examined the factors affecting individual variation in prospecting effort and the extent to which individuals time their forays so as to maximize the benefits and mitigate the costs of prospecting. We used 11 years of prospecting data from a wild population of cooperatively breeding meerkats, Suricata suricatta, to investigate how subordinate males modulate their prospecting effort according to their social and physical environment and internal state. Prospecting effort showed strong seasonal variation, in which peak prospecting broadly coincided with the breeding season. When we controlled for this seasonal variation, we found that males were more likely to prospect when there were larger numbers of females evicted from foreign groups (with whom prospecting males found new groups) and on days when they encountered another social group (to which they could then prospect at minimal cost). Males were also more likely to prospect when older, in stronger body condition and in years of higher rainfall (when greater food availability may reduce prospecting costs and improve the chance of encountering fertile females). Finally, although travelling in larger coalitions can mitigate the costs of prospecting, males with more potential coalition partners were less likely to prospect. Together, our results indicate that individual investment in predispersal prospecting forays is influenced by social, environmental and state-dependent factors that may shape the benefits and mitigate the costs of extraterritorial prospecting. Our findings suggest that males rely more on extragroup than within-group social cues when timing their forays, and provide new insights into the likely drivers of spatiotemporal patterns of dispersal and extragroup mating in social species.","container-title":"Animal Behaviour","DOI":"10.1016/j.anbehav.2013.11.025","ISSN":"0003-3472","journalAbbreviation":"Animal Behaviour","page":"185-193","source":"ScienceDirect","title":"Timing of predispersal prospecting is influenced by environmental, social and state-dependent factors in meerkats","volume":"88","author":[{"family":"Mares","given":"R."},{"family":"Bateman","given":"A. W."},{"family":"English","given":"S."},{"family":"Clutton-Brock","given":"T. H."},{"family":"Young","given":"A. J."}],"issued":{"date-parts":[["2014",2,1]]}}}],"schema":"https://github.com/citation-style-language/schema/raw/master/csl-citation.json"} </w:instrText>
      </w:r>
      <w:r>
        <w:rPr>
          <w:rFonts w:cstheme="minorHAnsi"/>
          <w:lang w:val="en-CA"/>
        </w:rPr>
        <w:fldChar w:fldCharType="separate"/>
      </w:r>
      <w:r w:rsidR="0043299C" w:rsidRPr="00C058F3">
        <w:rPr>
          <w:rFonts w:ascii="Calibri" w:hAnsi="Calibri" w:cs="Calibri"/>
          <w:lang w:val="en-US"/>
        </w:rPr>
        <w:t>(S.P. Doolan and Macdonald 1996; Griffin et al. 2003; Mares et al. 2014)</w:t>
      </w:r>
      <w:r>
        <w:rPr>
          <w:rFonts w:cstheme="minorHAnsi"/>
          <w:lang w:val="en-CA"/>
        </w:rPr>
        <w:fldChar w:fldCharType="end"/>
      </w:r>
      <w:r w:rsidRPr="00C058F3">
        <w:rPr>
          <w:rFonts w:cstheme="minorHAnsi"/>
          <w:lang w:val="en-US"/>
        </w:rPr>
        <w:t xml:space="preserve">. </w:t>
      </w:r>
      <w:r>
        <w:rPr>
          <w:rFonts w:cstheme="minorHAnsi"/>
          <w:lang w:val="en-CA"/>
        </w:rPr>
        <w:t>As a consequence, dominant females are usually the eldest natal individuals of their groups.</w:t>
      </w:r>
      <w:r w:rsidRPr="006D69C5">
        <w:rPr>
          <w:rFonts w:cstheme="minorHAnsi"/>
          <w:lang w:val="en-US"/>
        </w:rPr>
        <w:t xml:space="preserve"> </w:t>
      </w:r>
      <w:r>
        <w:rPr>
          <w:rFonts w:cstheme="minorHAnsi"/>
          <w:lang w:val="en-US"/>
        </w:rPr>
        <w:t>This</w:t>
      </w:r>
      <w:r w:rsidRPr="006D69C5">
        <w:rPr>
          <w:rFonts w:cstheme="minorHAnsi"/>
          <w:lang w:val="en-US"/>
        </w:rPr>
        <w:t xml:space="preserve"> </w:t>
      </w:r>
      <w:r>
        <w:rPr>
          <w:rFonts w:cstheme="minorHAnsi"/>
          <w:lang w:val="en-US"/>
        </w:rPr>
        <w:t>was</w:t>
      </w:r>
      <w:r w:rsidRPr="006D69C5">
        <w:rPr>
          <w:rFonts w:cstheme="minorHAnsi"/>
          <w:lang w:val="en-US"/>
        </w:rPr>
        <w:t xml:space="preserve"> the case</w:t>
      </w:r>
      <w:r>
        <w:rPr>
          <w:rFonts w:cstheme="minorHAnsi"/>
          <w:lang w:val="en-US"/>
        </w:rPr>
        <w:t xml:space="preserve"> in HM19, L19 and ZU21.</w:t>
      </w:r>
      <w:r w:rsidRPr="006D69C5">
        <w:rPr>
          <w:rFonts w:cstheme="minorHAnsi"/>
          <w:lang w:val="en-US"/>
        </w:rPr>
        <w:t xml:space="preserve"> </w:t>
      </w:r>
      <w:r>
        <w:rPr>
          <w:rFonts w:cstheme="minorHAnsi"/>
          <w:lang w:val="en-US"/>
        </w:rPr>
        <w:t xml:space="preserve">In HM17 and NQ21, the dominant male (HM17_2) and two subordinate individuals (NQ21_3 and NQ21_4) respectively, had spent the same amount of time in the group as the dominant female (see table S2 in Supplements), </w:t>
      </w:r>
      <w:r w:rsidRPr="006D69C5">
        <w:rPr>
          <w:rFonts w:cstheme="minorHAnsi"/>
          <w:lang w:val="en-US"/>
        </w:rPr>
        <w:t xml:space="preserve">and it is noteworthy that </w:t>
      </w:r>
      <w:r>
        <w:rPr>
          <w:rFonts w:cstheme="minorHAnsi"/>
          <w:lang w:val="en-US"/>
        </w:rPr>
        <w:t>all three</w:t>
      </w:r>
      <w:r w:rsidRPr="006D69C5">
        <w:rPr>
          <w:rFonts w:cstheme="minorHAnsi"/>
          <w:lang w:val="en-US"/>
        </w:rPr>
        <w:t xml:space="preserve"> had </w:t>
      </w:r>
      <w:r>
        <w:rPr>
          <w:rFonts w:cstheme="minorHAnsi"/>
          <w:lang w:val="en-US"/>
        </w:rPr>
        <w:t>fairly high</w:t>
      </w:r>
      <w:r w:rsidRPr="006D69C5">
        <w:rPr>
          <w:rFonts w:cstheme="minorHAnsi"/>
          <w:lang w:val="en-US"/>
        </w:rPr>
        <w:t xml:space="preserve"> turning influence score</w:t>
      </w:r>
      <w:r>
        <w:rPr>
          <w:rFonts w:cstheme="minorHAnsi"/>
          <w:lang w:val="en-US"/>
        </w:rPr>
        <w:t xml:space="preserve">s (see figure </w:t>
      </w:r>
      <w:r w:rsidR="0058611F">
        <w:rPr>
          <w:rFonts w:cstheme="minorHAnsi"/>
          <w:lang w:val="en-US"/>
        </w:rPr>
        <w:t>2</w:t>
      </w:r>
      <w:r>
        <w:rPr>
          <w:rFonts w:cstheme="minorHAnsi"/>
          <w:lang w:val="en-US"/>
        </w:rPr>
        <w:t>)</w:t>
      </w:r>
      <w:r w:rsidRPr="006D69C5">
        <w:rPr>
          <w:rFonts w:cstheme="minorHAnsi"/>
          <w:lang w:val="en-US"/>
        </w:rPr>
        <w:t>.</w:t>
      </w:r>
      <w:r>
        <w:rPr>
          <w:rFonts w:cstheme="minorHAnsi"/>
          <w:lang w:val="en-US"/>
        </w:rPr>
        <w:t xml:space="preserve"> However according to this reasoning, we would expect higher influence in older subordinate statuses than in younger ones</w:t>
      </w:r>
      <w:r w:rsidR="0032111E">
        <w:rPr>
          <w:rFonts w:cstheme="minorHAnsi"/>
          <w:lang w:val="en-US"/>
        </w:rPr>
        <w:t>, which was not the case in our data</w:t>
      </w:r>
      <w:r>
        <w:rPr>
          <w:rFonts w:cstheme="minorHAnsi"/>
          <w:lang w:val="en-US"/>
        </w:rPr>
        <w:t xml:space="preserve">. </w:t>
      </w:r>
      <w:r w:rsidR="0032111E">
        <w:rPr>
          <w:rFonts w:cstheme="minorHAnsi"/>
          <w:lang w:val="en-US"/>
        </w:rPr>
        <w:t>I</w:t>
      </w:r>
      <w:r>
        <w:rPr>
          <w:rFonts w:cstheme="minorHAnsi"/>
          <w:lang w:val="en-US"/>
        </w:rPr>
        <w:t>t is</w:t>
      </w:r>
      <w:r w:rsidR="0032111E">
        <w:rPr>
          <w:rFonts w:cstheme="minorHAnsi"/>
          <w:lang w:val="en-US"/>
        </w:rPr>
        <w:t xml:space="preserve"> therefore</w:t>
      </w:r>
      <w:r>
        <w:rPr>
          <w:rFonts w:cstheme="minorHAnsi"/>
          <w:lang w:val="en-US"/>
        </w:rPr>
        <w:t xml:space="preserve"> likely that experience is not the only factor explaining the turning influence differences observed.</w:t>
      </w:r>
    </w:p>
    <w:p w14:paraId="0E12CDBC" w14:textId="0116571B" w:rsidR="00CC6EA4" w:rsidRDefault="00717A64" w:rsidP="00CC6EA4">
      <w:pPr>
        <w:spacing w:line="360" w:lineRule="auto"/>
        <w:jc w:val="both"/>
        <w:rPr>
          <w:rFonts w:cstheme="minorHAnsi"/>
          <w:lang w:val="en-US"/>
        </w:rPr>
      </w:pPr>
      <w:r>
        <w:rPr>
          <w:rFonts w:cstheme="minorHAnsi"/>
          <w:lang w:val="en-CA"/>
        </w:rPr>
        <w:t>When moving cohesively, social animal groups</w:t>
      </w:r>
      <w:r w:rsidR="006026D5">
        <w:rPr>
          <w:rFonts w:cstheme="minorHAnsi"/>
          <w:lang w:val="en-CA"/>
        </w:rPr>
        <w:t xml:space="preserve"> constantly have to make decisions regarding where to go and how fast to go there. Because these decisions happen simultaneously, it is non-trivial to assess individual contribution to these two decision types, and to our knowledge few studies have attempted it in the wild. </w:t>
      </w:r>
      <w:r w:rsidR="00D32A12">
        <w:rPr>
          <w:rFonts w:cstheme="minorHAnsi"/>
          <w:lang w:val="en-CA"/>
        </w:rPr>
        <w:t xml:space="preserve">The method we used </w:t>
      </w:r>
      <w:r w:rsidR="006C7D47">
        <w:rPr>
          <w:rFonts w:cstheme="minorHAnsi"/>
          <w:lang w:val="en-CA"/>
        </w:rPr>
        <w:t>was designed specifically</w:t>
      </w:r>
      <w:r w:rsidR="00AF2379">
        <w:rPr>
          <w:rFonts w:cstheme="minorHAnsi"/>
          <w:lang w:val="en-CA"/>
        </w:rPr>
        <w:t xml:space="preserve"> to </w:t>
      </w:r>
      <w:r w:rsidR="006026D5">
        <w:rPr>
          <w:rFonts w:cstheme="minorHAnsi"/>
          <w:lang w:val="en-CA"/>
        </w:rPr>
        <w:t>not onl</w:t>
      </w:r>
      <w:r w:rsidR="00AF2379">
        <w:rPr>
          <w:rFonts w:cstheme="minorHAnsi"/>
          <w:lang w:val="en-CA"/>
        </w:rPr>
        <w:t>y infer individual influence on group</w:t>
      </w:r>
      <w:r w:rsidR="006026D5">
        <w:rPr>
          <w:rFonts w:cstheme="minorHAnsi"/>
          <w:lang w:val="en-CA"/>
        </w:rPr>
        <w:t xml:space="preserve"> direction, but also on group speed</w:t>
      </w:r>
      <w:r w:rsidR="00AF2379">
        <w:rPr>
          <w:rFonts w:cstheme="minorHAnsi"/>
          <w:lang w:val="en-CA"/>
        </w:rPr>
        <w:t xml:space="preserve">. </w:t>
      </w:r>
      <w:r w:rsidR="006026D5">
        <w:rPr>
          <w:rFonts w:cstheme="minorHAnsi"/>
          <w:lang w:val="en-CA"/>
        </w:rPr>
        <w:t>We found that though i</w:t>
      </w:r>
      <w:r w:rsidR="00CC6EA4">
        <w:rPr>
          <w:rFonts w:cstheme="minorHAnsi"/>
          <w:lang w:val="en-CA"/>
        </w:rPr>
        <w:t xml:space="preserve">ndividuals with high influence on group turning also tended to have high influence on group speed, </w:t>
      </w:r>
      <w:r w:rsidR="00CC6EA4" w:rsidRPr="006D69C5">
        <w:rPr>
          <w:rFonts w:cstheme="minorHAnsi"/>
          <w:lang w:val="en-US"/>
        </w:rPr>
        <w:t xml:space="preserve">there </w:t>
      </w:r>
      <w:r w:rsidR="00CC6EA4">
        <w:rPr>
          <w:rFonts w:cstheme="minorHAnsi"/>
          <w:lang w:val="en-US"/>
        </w:rPr>
        <w:t>were</w:t>
      </w:r>
      <w:r w:rsidR="00CC6EA4" w:rsidRPr="006D69C5">
        <w:rPr>
          <w:rFonts w:cstheme="minorHAnsi"/>
          <w:lang w:val="en-US"/>
        </w:rPr>
        <w:t xml:space="preserve"> </w:t>
      </w:r>
      <w:r w:rsidR="00CC6EA4">
        <w:rPr>
          <w:rFonts w:cstheme="minorHAnsi"/>
          <w:lang w:val="en-US"/>
        </w:rPr>
        <w:t>less striking</w:t>
      </w:r>
      <w:r w:rsidR="00CC6EA4" w:rsidRPr="006D69C5">
        <w:rPr>
          <w:rFonts w:cstheme="minorHAnsi"/>
          <w:lang w:val="en-US"/>
        </w:rPr>
        <w:t xml:space="preserve"> </w:t>
      </w:r>
      <w:r w:rsidR="00CC6EA4">
        <w:rPr>
          <w:rFonts w:cstheme="minorHAnsi"/>
          <w:lang w:val="en-US"/>
        </w:rPr>
        <w:t xml:space="preserve">intra-group </w:t>
      </w:r>
      <w:r w:rsidR="00CC6EA4" w:rsidRPr="006D69C5">
        <w:rPr>
          <w:rFonts w:cstheme="minorHAnsi"/>
          <w:lang w:val="en-US"/>
        </w:rPr>
        <w:t>difference</w:t>
      </w:r>
      <w:r w:rsidR="00CC6EA4">
        <w:rPr>
          <w:rFonts w:cstheme="minorHAnsi"/>
          <w:lang w:val="en-US"/>
        </w:rPr>
        <w:t>s between status in terms of speeding influence</w:t>
      </w:r>
      <w:r w:rsidR="006026D5" w:rsidRPr="006026D5">
        <w:rPr>
          <w:rFonts w:cstheme="minorHAnsi"/>
          <w:lang w:val="en-CA"/>
        </w:rPr>
        <w:t xml:space="preserve"> </w:t>
      </w:r>
      <w:r w:rsidR="006026D5">
        <w:rPr>
          <w:rFonts w:cstheme="minorHAnsi"/>
          <w:lang w:val="en-CA"/>
        </w:rPr>
        <w:t>in contrast to turning influence</w:t>
      </w:r>
      <w:r w:rsidR="00CC6EA4">
        <w:rPr>
          <w:rFonts w:cstheme="minorHAnsi"/>
          <w:lang w:val="en-US"/>
        </w:rPr>
        <w:t>.</w:t>
      </w:r>
      <w:r w:rsidR="00CC6EA4" w:rsidRPr="006D69C5">
        <w:rPr>
          <w:rFonts w:cstheme="minorHAnsi"/>
          <w:lang w:val="en-US"/>
        </w:rPr>
        <w:t xml:space="preserve"> </w:t>
      </w:r>
      <w:r w:rsidR="00CC6EA4">
        <w:rPr>
          <w:rFonts w:cstheme="minorHAnsi"/>
          <w:lang w:val="en-US"/>
        </w:rPr>
        <w:t>In particular, all adult statuses (dominant female, dominant male and other adults)</w:t>
      </w:r>
      <w:r w:rsidR="00CC6EA4" w:rsidRPr="006D69C5">
        <w:rPr>
          <w:rFonts w:cstheme="minorHAnsi"/>
          <w:lang w:val="en-US"/>
        </w:rPr>
        <w:t xml:space="preserve"> had a similar chance of speeding the group up when they were moving faster than the centroid, or slowing it down when moving slower than the centroid</w:t>
      </w:r>
      <w:r w:rsidR="00CC6EA4">
        <w:rPr>
          <w:rFonts w:cstheme="minorHAnsi"/>
          <w:lang w:val="en-US"/>
        </w:rPr>
        <w:t xml:space="preserve">. </w:t>
      </w:r>
      <w:r w:rsidR="00CC6EA4" w:rsidRPr="006D69C5">
        <w:rPr>
          <w:rFonts w:cstheme="minorHAnsi"/>
          <w:lang w:val="en-US"/>
        </w:rPr>
        <w:t xml:space="preserve">The dominant female therefore seems to have more </w:t>
      </w:r>
      <w:r w:rsidR="00CC6EA4">
        <w:rPr>
          <w:rFonts w:cstheme="minorHAnsi"/>
          <w:lang w:val="en-US"/>
        </w:rPr>
        <w:t>influence</w:t>
      </w:r>
      <w:r w:rsidR="00CC6EA4" w:rsidRPr="006D69C5">
        <w:rPr>
          <w:rFonts w:cstheme="minorHAnsi"/>
          <w:lang w:val="en-US"/>
        </w:rPr>
        <w:t xml:space="preserve"> over the direction of travel of the group, than </w:t>
      </w:r>
      <w:r w:rsidR="00CC6EA4">
        <w:rPr>
          <w:rFonts w:cstheme="minorHAnsi"/>
          <w:lang w:val="en-US"/>
        </w:rPr>
        <w:t xml:space="preserve">over </w:t>
      </w:r>
      <w:r w:rsidR="00CC6EA4" w:rsidRPr="006D69C5">
        <w:rPr>
          <w:rFonts w:cstheme="minorHAnsi"/>
          <w:lang w:val="en-US"/>
        </w:rPr>
        <w:t>its speed</w:t>
      </w:r>
      <w:r w:rsidR="00CC6EA4">
        <w:rPr>
          <w:rFonts w:cstheme="minorHAnsi"/>
          <w:lang w:val="en-US"/>
        </w:rPr>
        <w:t xml:space="preserve">. </w:t>
      </w:r>
      <w:r w:rsidR="00DD7FEC">
        <w:rPr>
          <w:rFonts w:cstheme="minorHAnsi"/>
          <w:lang w:val="en-US"/>
        </w:rPr>
        <w:t>Interestingly, this reflects recent results found about sleep site selection in meerkats</w:t>
      </w:r>
      <w:r w:rsidR="0032111E">
        <w:rPr>
          <w:rFonts w:cstheme="minorHAnsi"/>
          <w:lang w:val="en-US"/>
        </w:rPr>
        <w:t>.</w:t>
      </w:r>
      <w:r w:rsidR="00DD7FEC">
        <w:rPr>
          <w:rFonts w:cstheme="minorHAnsi"/>
          <w:lang w:val="en-US"/>
        </w:rPr>
        <w:t xml:space="preserve"> </w:t>
      </w:r>
      <w:r w:rsidR="00DD7FEC">
        <w:rPr>
          <w:rFonts w:cstheme="minorHAnsi"/>
          <w:lang w:val="en-US"/>
        </w:rPr>
        <w:fldChar w:fldCharType="begin"/>
      </w:r>
      <w:r w:rsidR="00DD7FEC">
        <w:rPr>
          <w:rFonts w:cstheme="minorHAnsi"/>
          <w:lang w:val="en-US"/>
        </w:rPr>
        <w:instrText xml:space="preserve"> ADDIN ZOTERO_ITEM CSL_CITATION {"citationID":"kFMrHIJU","properties":{"formattedCitation":"(Strandburg-Peshkin et al. 2020)","plainCitation":"(Strandburg-Peshkin et al. 2020)","noteIndex":0},"citationItems":[{"id":2628,"uris":["http://zotero.org/users/5080349/items/RHIF74MR"],"uri":["http://zotero.org/users/5080349/items/RHIF74MR"],"itemData":{"id":2628,"type":"article-journal","abstract":"Choosing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00DD7FEC">
        <w:rPr>
          <w:rFonts w:cstheme="minorHAnsi"/>
          <w:lang w:val="en-US"/>
        </w:rPr>
        <w:fldChar w:fldCharType="separate"/>
      </w:r>
      <w:r w:rsidR="00DD7FEC" w:rsidRPr="00DD7FEC">
        <w:rPr>
          <w:rFonts w:ascii="Calibri" w:hAnsi="Calibri" w:cs="Calibri"/>
          <w:lang w:val="en-US"/>
        </w:rPr>
        <w:t>Strandburg-Peshkin et al. 2020</w:t>
      </w:r>
      <w:r w:rsidR="00DD7FEC">
        <w:rPr>
          <w:rFonts w:cstheme="minorHAnsi"/>
          <w:lang w:val="en-US"/>
        </w:rPr>
        <w:fldChar w:fldCharType="end"/>
      </w:r>
      <w:r w:rsidR="00DD7FEC">
        <w:rPr>
          <w:rFonts w:cstheme="minorHAnsi"/>
          <w:lang w:val="en-US"/>
        </w:rPr>
        <w:t>, which looked at burrow switches (influence on direction)</w:t>
      </w:r>
      <w:r w:rsidR="005556CC">
        <w:rPr>
          <w:rFonts w:cstheme="minorHAnsi"/>
          <w:lang w:val="en-US"/>
        </w:rPr>
        <w:t xml:space="preserve"> found a stronger influence of the dominant female, whereas </w:t>
      </w:r>
      <w:r w:rsidR="005556CC">
        <w:rPr>
          <w:rFonts w:cstheme="minorHAnsi"/>
          <w:lang w:val="en-US"/>
        </w:rPr>
        <w:fldChar w:fldCharType="begin"/>
      </w:r>
      <w:r w:rsidR="005556CC">
        <w:rPr>
          <w:rFonts w:cstheme="minorHAnsi"/>
          <w:lang w:val="en-US"/>
        </w:rPr>
        <w:instrText xml:space="preserve"> ADDIN ZOTERO_ITEM CSL_CITATION {"citationID":"AR1ouE1W","properties":{"formattedCitation":"(Gall et al. 2017)","plainCitation":"(Gall et al. 2017)","noteIndex":0},"citationItems":[{"id":612,"uris":["http://zotero.org/users/5080349/items/ZUWQH4K8"],"uri":["http://zotero.org/users/5080349/items/ZUWQH4K8"],"itemData":{"id":612,"type":"article-journal","page":"91-99","title":"As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B"}],"issued":{"date-parts":[["2017"]]}}}],"schema":"https://github.com/citation-style-language/schema/raw/master/csl-citation.json"} </w:instrText>
      </w:r>
      <w:r w:rsidR="005556CC">
        <w:rPr>
          <w:rFonts w:cstheme="minorHAnsi"/>
          <w:lang w:val="en-US"/>
        </w:rPr>
        <w:fldChar w:fldCharType="separate"/>
      </w:r>
      <w:r w:rsidR="005556CC" w:rsidRPr="005556CC">
        <w:rPr>
          <w:rFonts w:ascii="Calibri" w:hAnsi="Calibri" w:cs="Calibri"/>
          <w:lang w:val="en-US"/>
        </w:rPr>
        <w:t>Gall et al. 2017</w:t>
      </w:r>
      <w:r w:rsidR="005556CC">
        <w:rPr>
          <w:rFonts w:cstheme="minorHAnsi"/>
          <w:lang w:val="en-US"/>
        </w:rPr>
        <w:fldChar w:fldCharType="end"/>
      </w:r>
      <w:r w:rsidR="005556CC">
        <w:rPr>
          <w:rFonts w:cstheme="minorHAnsi"/>
          <w:lang w:val="en-US"/>
        </w:rPr>
        <w:t>, which looked at the timing of return to the communal burrow (influence on speed) did not.</w:t>
      </w:r>
      <w:r w:rsidR="00DD7FEC">
        <w:rPr>
          <w:rFonts w:cstheme="minorHAnsi"/>
          <w:lang w:val="en-US"/>
        </w:rPr>
        <w:t xml:space="preserve"> </w:t>
      </w:r>
      <w:r w:rsidR="00CC6EA4">
        <w:rPr>
          <w:rFonts w:cstheme="minorHAnsi"/>
          <w:lang w:val="en-US"/>
        </w:rPr>
        <w:lastRenderedPageBreak/>
        <w:t xml:space="preserve">Decisions about direction of movement and decisions about speed of movement usually differ in that the former are discrete whereas the latter are continuous </w:t>
      </w:r>
      <w:r w:rsidR="00CC6EA4">
        <w:rPr>
          <w:rFonts w:cstheme="minorHAnsi"/>
          <w:lang w:val="en-US"/>
        </w:rPr>
        <w:fldChar w:fldCharType="begin"/>
      </w:r>
      <w:r w:rsidR="0043299C">
        <w:rPr>
          <w:rFonts w:cstheme="minorHAnsi"/>
          <w:lang w:val="en-US"/>
        </w:rPr>
        <w:instrText xml:space="preserve"> ADDIN ZOTERO_ITEM CSL_CITATION {"citationID":"quQLQNzw","properties":{"formattedCitation":"(Conradt and Roper 2010)","plainCitation":"(Conradt and Roper 2010)","noteIndex":0},"citationItems":[{"id":589,"uris":["http://zotero.org/users/5080349/items/627BS38H"],"uri":["http://zotero.org/users/5080349/items/627BS38H"],"itemData":{"id":589,"type":"article-journal","abstract":"A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sidR="00CC6EA4">
        <w:rPr>
          <w:rFonts w:cstheme="minorHAnsi"/>
          <w:lang w:val="en-US"/>
        </w:rPr>
        <w:fldChar w:fldCharType="separate"/>
      </w:r>
      <w:r w:rsidR="0043299C" w:rsidRPr="0043299C">
        <w:rPr>
          <w:rFonts w:ascii="Calibri" w:hAnsi="Calibri" w:cs="Calibri"/>
          <w:lang w:val="en-US"/>
        </w:rPr>
        <w:t>(Conradt and Roper 2010)</w:t>
      </w:r>
      <w:r w:rsidR="00CC6EA4">
        <w:rPr>
          <w:rFonts w:cstheme="minorHAnsi"/>
          <w:lang w:val="en-US"/>
        </w:rPr>
        <w:fldChar w:fldCharType="end"/>
      </w:r>
      <w:r w:rsidR="00CC6EA4">
        <w:rPr>
          <w:rFonts w:cstheme="minorHAnsi"/>
          <w:lang w:val="en-US"/>
        </w:rPr>
        <w:t>. In the case of meerkats, this means that c</w:t>
      </w:r>
      <w:r w:rsidR="00CC6EA4" w:rsidRPr="006D69C5">
        <w:rPr>
          <w:rFonts w:cstheme="minorHAnsi"/>
          <w:lang w:val="en-US"/>
        </w:rPr>
        <w:t>ontrary to timing decision</w:t>
      </w:r>
      <w:r w:rsidR="00CC6EA4">
        <w:rPr>
          <w:rFonts w:cstheme="minorHAnsi"/>
          <w:lang w:val="en-US"/>
        </w:rPr>
        <w:t>s</w:t>
      </w:r>
      <w:r w:rsidR="00CC6EA4" w:rsidRPr="006D69C5">
        <w:rPr>
          <w:rFonts w:cstheme="minorHAnsi"/>
          <w:lang w:val="en-US"/>
        </w:rPr>
        <w:t xml:space="preserve">, wrong decisions regarding the direction of movement could end up being very costly for all individuals in the groups, as they could end up in a location with little food, or no sleeping burrows, or in rival territories. Thus, it makes sense that </w:t>
      </w:r>
      <w:r w:rsidR="00CC6EA4">
        <w:rPr>
          <w:rFonts w:cstheme="minorHAnsi"/>
          <w:lang w:val="en-US"/>
        </w:rPr>
        <w:t>experienced individuals, such as the dominant females of the group,</w:t>
      </w:r>
      <w:r w:rsidR="00CC6EA4" w:rsidRPr="006D69C5">
        <w:rPr>
          <w:rFonts w:cstheme="minorHAnsi"/>
          <w:lang w:val="en-US"/>
        </w:rPr>
        <w:t xml:space="preserve"> are more likely to </w:t>
      </w:r>
      <w:r w:rsidR="00CC6EA4">
        <w:rPr>
          <w:rFonts w:cstheme="minorHAnsi"/>
          <w:lang w:val="en-US"/>
        </w:rPr>
        <w:t>influence</w:t>
      </w:r>
      <w:r w:rsidR="00CC6EA4" w:rsidRPr="006D69C5">
        <w:rPr>
          <w:rFonts w:cstheme="minorHAnsi"/>
          <w:lang w:val="en-US"/>
        </w:rPr>
        <w:t xml:space="preserve"> decisions involving directions</w:t>
      </w:r>
      <w:r w:rsidR="00CC6EA4">
        <w:rPr>
          <w:rFonts w:cstheme="minorHAnsi"/>
          <w:lang w:val="en-US"/>
        </w:rPr>
        <w:t xml:space="preserve"> than decisions involving speed</w:t>
      </w:r>
      <w:r w:rsidR="00CC6EA4" w:rsidRPr="006D69C5">
        <w:rPr>
          <w:rFonts w:cstheme="minorHAnsi"/>
          <w:lang w:val="en-US"/>
        </w:rPr>
        <w:t>.</w:t>
      </w:r>
      <w:r w:rsidR="00CC6EA4">
        <w:rPr>
          <w:rFonts w:cstheme="minorHAnsi"/>
          <w:lang w:val="en-US"/>
        </w:rPr>
        <w:t xml:space="preserve"> Given our results, influence over group speed could be either distributed, with all or most adults contributing to the decision to speed up or not at a given moment, or varying in time between group members, with individuals taking turns influencing others to speed up or slow down. Unfortunately, our methodology does not allow us to disentangle between these two options. Because speed of the group could have repercussions on individuals’ ability to locate food, and because q</w:t>
      </w:r>
      <w:r w:rsidR="00CC6EA4" w:rsidRPr="006D69C5">
        <w:rPr>
          <w:rFonts w:cstheme="minorHAnsi"/>
          <w:lang w:val="en-US"/>
        </w:rPr>
        <w:t>uorum mechanisms, akin to a voting process by which a certain threshold of individuals giving a specific type of call is required for the group to start moving, ha</w:t>
      </w:r>
      <w:r w:rsidR="00CC6EA4">
        <w:rPr>
          <w:rFonts w:cstheme="minorHAnsi"/>
          <w:lang w:val="en-US"/>
        </w:rPr>
        <w:t>ve</w:t>
      </w:r>
      <w:r w:rsidR="00CC6EA4" w:rsidRPr="006D69C5">
        <w:rPr>
          <w:rFonts w:cstheme="minorHAnsi"/>
          <w:lang w:val="en-US"/>
        </w:rPr>
        <w:t xml:space="preserve"> already been shown in meerkats (Bousquet et al. 2011),</w:t>
      </w:r>
      <w:r w:rsidR="00CC6EA4">
        <w:rPr>
          <w:rFonts w:cstheme="minorHAnsi"/>
          <w:lang w:val="en-US"/>
        </w:rPr>
        <w:t xml:space="preserve"> in future works it could be very interesting to incorporate data about individual foraging success, as well as vocalizations, within our influence framework, to further our understanding of the interactions between these aspects.</w:t>
      </w:r>
      <w:r w:rsidR="00CC6EA4" w:rsidRPr="00763D8F">
        <w:rPr>
          <w:rFonts w:cstheme="minorHAnsi"/>
          <w:lang w:val="en-US"/>
        </w:rPr>
        <w:t xml:space="preserve"> </w:t>
      </w:r>
      <w:r w:rsidR="006C7D47">
        <w:rPr>
          <w:rFonts w:cstheme="minorHAnsi"/>
          <w:lang w:val="en-US"/>
        </w:rPr>
        <w:t xml:space="preserve">These results highlight the fact that influence is not an absolute notion, </w:t>
      </w:r>
      <w:r w:rsidR="00846A9A">
        <w:rPr>
          <w:rFonts w:cstheme="minorHAnsi"/>
          <w:lang w:val="en-US"/>
        </w:rPr>
        <w:t xml:space="preserve">with individuals exerting influence in one particular context not necessarily exerting it in others. </w:t>
      </w:r>
    </w:p>
    <w:p w14:paraId="026B6D4F" w14:textId="25E773EA" w:rsidR="00CC6EA4" w:rsidRDefault="00CC6EA4" w:rsidP="00CC6EA4">
      <w:pPr>
        <w:spacing w:line="360" w:lineRule="auto"/>
        <w:jc w:val="both"/>
        <w:rPr>
          <w:rFonts w:cstheme="minorHAnsi"/>
          <w:lang w:val="en-US"/>
        </w:rPr>
      </w:pPr>
      <w:r w:rsidRPr="006D69C5">
        <w:rPr>
          <w:rFonts w:cstheme="minorHAnsi"/>
          <w:lang w:val="en-US"/>
        </w:rPr>
        <w:t>The tendency to be in the front of the group is</w:t>
      </w:r>
      <w:r w:rsidR="002351EE">
        <w:rPr>
          <w:rFonts w:cstheme="minorHAnsi"/>
          <w:lang w:val="en-US"/>
        </w:rPr>
        <w:t xml:space="preserve"> also</w:t>
      </w:r>
      <w:r w:rsidRPr="006D69C5">
        <w:rPr>
          <w:rFonts w:cstheme="minorHAnsi"/>
          <w:lang w:val="en-US"/>
        </w:rPr>
        <w:t xml:space="preserve"> often taken as a proxy for leadership in studies of </w:t>
      </w:r>
      <w:r>
        <w:rPr>
          <w:rFonts w:cstheme="minorHAnsi"/>
          <w:lang w:val="en-US"/>
        </w:rPr>
        <w:t>group</w:t>
      </w:r>
      <w:r w:rsidRPr="006D69C5">
        <w:rPr>
          <w:rFonts w:cstheme="minorHAnsi"/>
          <w:lang w:val="en-US"/>
        </w:rPr>
        <w:t xml:space="preserve"> movement. Her</w:t>
      </w:r>
      <w:r>
        <w:rPr>
          <w:rFonts w:cstheme="minorHAnsi"/>
          <w:lang w:val="en-US"/>
        </w:rPr>
        <w:t>e</w:t>
      </w:r>
      <w:r w:rsidRPr="006D69C5">
        <w:rPr>
          <w:rFonts w:cstheme="minorHAnsi"/>
          <w:lang w:val="en-US"/>
        </w:rPr>
        <w:t xml:space="preserve"> </w:t>
      </w:r>
      <w:r>
        <w:rPr>
          <w:rFonts w:cstheme="minorHAnsi"/>
          <w:lang w:val="en-US"/>
        </w:rPr>
        <w:t xml:space="preserve">we did find a positive correlation between movement turning influence and proportion of time spent in the front half of the group. </w:t>
      </w:r>
      <w:proofErr w:type="gramStart"/>
      <w:r>
        <w:rPr>
          <w:rFonts w:cstheme="minorHAnsi"/>
          <w:lang w:val="en-US"/>
        </w:rPr>
        <w:t>However</w:t>
      </w:r>
      <w:proofErr w:type="gramEnd"/>
      <w:r>
        <w:rPr>
          <w:rFonts w:cstheme="minorHAnsi"/>
          <w:lang w:val="en-US"/>
        </w:rPr>
        <w:t xml:space="preserve"> when looking specifically at the status with the highest turning influence within their group, dominant females, we see that they are not necessarily more in the front than other members of the group. In particular, </w:t>
      </w:r>
      <w:r w:rsidRPr="006D69C5">
        <w:rPr>
          <w:rFonts w:cstheme="minorHAnsi"/>
          <w:lang w:val="en-US"/>
        </w:rPr>
        <w:t xml:space="preserve">in L19, the dominant female spent a similar amount or less time in the front than many other individuals in </w:t>
      </w:r>
      <w:r>
        <w:rPr>
          <w:rFonts w:cstheme="minorHAnsi"/>
          <w:lang w:val="en-US"/>
        </w:rPr>
        <w:t xml:space="preserve">her </w:t>
      </w:r>
      <w:r w:rsidRPr="006D69C5">
        <w:rPr>
          <w:rFonts w:cstheme="minorHAnsi"/>
          <w:lang w:val="en-US"/>
        </w:rPr>
        <w:t xml:space="preserve">group, and in ZU21, she </w:t>
      </w:r>
      <w:r>
        <w:rPr>
          <w:rFonts w:cstheme="minorHAnsi"/>
          <w:lang w:val="en-US"/>
        </w:rPr>
        <w:t>wa</w:t>
      </w:r>
      <w:r w:rsidRPr="006D69C5">
        <w:rPr>
          <w:rFonts w:cstheme="minorHAnsi"/>
          <w:lang w:val="en-US"/>
        </w:rPr>
        <w:t xml:space="preserve">s the individual who spent the </w:t>
      </w:r>
      <w:r>
        <w:rPr>
          <w:rFonts w:cstheme="minorHAnsi"/>
          <w:lang w:val="en-US"/>
        </w:rPr>
        <w:t>least amount of</w:t>
      </w:r>
      <w:r w:rsidRPr="006D69C5">
        <w:rPr>
          <w:rFonts w:cstheme="minorHAnsi"/>
          <w:lang w:val="en-US"/>
        </w:rPr>
        <w:t xml:space="preserve"> time in the </w:t>
      </w:r>
      <w:r>
        <w:rPr>
          <w:rFonts w:cstheme="minorHAnsi"/>
          <w:lang w:val="en-US"/>
        </w:rPr>
        <w:t>front</w:t>
      </w:r>
      <w:r w:rsidRPr="006D69C5">
        <w:rPr>
          <w:rFonts w:cstheme="minorHAnsi"/>
          <w:lang w:val="en-US"/>
        </w:rPr>
        <w:t xml:space="preserve"> of the group, despite </w:t>
      </w:r>
      <w:r>
        <w:rPr>
          <w:rFonts w:cstheme="minorHAnsi"/>
          <w:lang w:val="en-US"/>
        </w:rPr>
        <w:t xml:space="preserve">both of these dominant females </w:t>
      </w:r>
      <w:r w:rsidRPr="006D69C5">
        <w:rPr>
          <w:rFonts w:cstheme="minorHAnsi"/>
          <w:lang w:val="en-US"/>
        </w:rPr>
        <w:t xml:space="preserve">having </w:t>
      </w:r>
      <w:r>
        <w:rPr>
          <w:rFonts w:cstheme="minorHAnsi"/>
          <w:lang w:val="en-US"/>
        </w:rPr>
        <w:t>the</w:t>
      </w:r>
      <w:r w:rsidRPr="006D69C5">
        <w:rPr>
          <w:rFonts w:cstheme="minorHAnsi"/>
          <w:lang w:val="en-US"/>
        </w:rPr>
        <w:t xml:space="preserve"> </w:t>
      </w:r>
      <w:r>
        <w:rPr>
          <w:rFonts w:cstheme="minorHAnsi"/>
          <w:lang w:val="en-US"/>
        </w:rPr>
        <w:t>highest</w:t>
      </w:r>
      <w:r w:rsidRPr="006D69C5">
        <w:rPr>
          <w:rFonts w:cstheme="minorHAnsi"/>
          <w:lang w:val="en-US"/>
        </w:rPr>
        <w:t xml:space="preserve"> turning influence</w:t>
      </w:r>
      <w:r>
        <w:rPr>
          <w:rFonts w:cstheme="minorHAnsi"/>
          <w:lang w:val="en-US"/>
        </w:rPr>
        <w:t xml:space="preserve"> scores of their groups</w:t>
      </w:r>
      <w:r w:rsidRPr="006D69C5">
        <w:rPr>
          <w:rFonts w:cstheme="minorHAnsi"/>
          <w:lang w:val="en-US"/>
        </w:rPr>
        <w:t xml:space="preserve">. </w:t>
      </w:r>
      <w:r>
        <w:rPr>
          <w:rFonts w:cstheme="minorHAnsi"/>
          <w:lang w:val="en-US"/>
        </w:rPr>
        <w:t xml:space="preserve">These results </w:t>
      </w:r>
      <w:r w:rsidRPr="006D69C5">
        <w:rPr>
          <w:rFonts w:cstheme="minorHAnsi"/>
          <w:lang w:val="en-US"/>
        </w:rPr>
        <w:t xml:space="preserve">highlight that individuals in moving social groups don’t necessarily need to be </w:t>
      </w:r>
      <w:r>
        <w:rPr>
          <w:rFonts w:cstheme="minorHAnsi"/>
          <w:lang w:val="en-US"/>
        </w:rPr>
        <w:t>at the front</w:t>
      </w:r>
      <w:r w:rsidRPr="006D69C5">
        <w:rPr>
          <w:rFonts w:cstheme="minorHAnsi"/>
          <w:lang w:val="en-US"/>
        </w:rPr>
        <w:t xml:space="preserve"> position in order to influence </w:t>
      </w:r>
      <w:r>
        <w:rPr>
          <w:rFonts w:cstheme="minorHAnsi"/>
          <w:lang w:val="en-US"/>
        </w:rPr>
        <w:t>group direction</w:t>
      </w:r>
      <w:r w:rsidRPr="006D69C5">
        <w:rPr>
          <w:rFonts w:cstheme="minorHAnsi"/>
          <w:lang w:val="en-US"/>
        </w:rPr>
        <w:t xml:space="preserve">. </w:t>
      </w:r>
      <w:r>
        <w:rPr>
          <w:rFonts w:cstheme="minorHAnsi"/>
          <w:lang w:val="en-US"/>
        </w:rPr>
        <w:t xml:space="preserve">Being in the front is most likely to be linked with influence in environments where visibility is high and in species where information is transferred primarily through vision (e.g. fish, </w:t>
      </w:r>
      <w:r>
        <w:rPr>
          <w:rFonts w:cstheme="minorHAnsi"/>
          <w:lang w:val="en-US"/>
        </w:rPr>
        <w:fldChar w:fldCharType="begin"/>
      </w:r>
      <w:r>
        <w:rPr>
          <w:rFonts w:cstheme="minorHAnsi"/>
          <w:lang w:val="en-US"/>
        </w:rPr>
        <w:instrText xml:space="preserve"> ADDIN ZOTERO_ITEM CSL_CITATION {"citationID":"2RsE9SH4","properties":{"formattedCitation":"(Rosenthal et al., 2015; Strandburg-Peshkin et al., 2013)","plainCitation":"(Rosenthal et al., 2015; Strandburg-Peshkin et al., 2013)","dontUpdate":true,"noteIndex":0},"citationItems":[{"id":495,"uris":["http://zotero.org/users/5080349/items/PUIQPMQX"],"uri":["http://zotero.org/users/5080349/items/PUIQPMQX"],"itemData":{"id":495,"type":"article-journal","container-title":"Current Biology","DOI":"10.1016/j.cub.2013.07.059","ISSN":"09609822","issue":"17","language":"en","page":"R709-R711","source":"CrossRef","title":"Visual sensory networks and effective information transfer in animal groups","volume":"23","author":[{"family":"Strandburg-Peshkin","given":"Ariana"},{"family":"Twomey","given":"Colin R."},{"family":"Bode","given":"Nikolai W.F."},{"family":"Kao","given":"Albert B."},{"family":"Katz","given":"Yael"},{"family":"Ioannou","given":"Christos C."},{"family":"Rosenthal","given":"Sara B."},{"family":"Torney","given":"Colin J."},{"family":"Wu","given":"Hai Shan"},{"family":"Levin","given":"Simon A."},{"family":"Couzin","given":"Iain D."}],"issued":{"date-parts":[["2013",9]]}}},{"id":17,"uris":["http://zotero.org/users/5080349/items/CVNJJY59"],"uri":["http://zotero.org/users/5080349/items/CVNJJY59"],"itemData":{"id":17,"type":"article-journal","abstract":"Coordination among social animals requires rapid and efficient transfer of information among individuals, which may depend crucially on the underlying structure of the communication network. Establishing the decision-making circuits and networks that give rise to individual behavior has been a central goal of neuroscience. However, the analogous problem of determining the structure of the communication network among organisms that gives rise to coordinated collective behavior, such as is exhibited by schooling fish and flocking birds, has remained almost entirely neglected. Here, we study collective evasion maneuvers, manifested through rapid waves, or cascades, of behavioral change (a ubiquitous behavior among taxa) in schooling fish (Notemigonus crysoleucas). We automatically track the positions and body postures, calculate visual fields of all individuals in schools of </w:instrText>
      </w:r>
      <w:r>
        <w:rPr>
          <w:rFonts w:ascii="Cambria Math" w:hAnsi="Cambria Math" w:cs="Cambria Math"/>
          <w:lang w:val="en-US"/>
        </w:rPr>
        <w:instrText>∼</w:instrText>
      </w:r>
      <w:r>
        <w:rPr>
          <w:rFonts w:cstheme="minorHAnsi"/>
          <w:lang w:val="en-US"/>
        </w:rPr>
        <w:instrText xml:space="preserve">150 fish, and determine the functional mapping between socially generated sensory input and motor response during collective evasion. We find that individuals use simple, robust measures to assess behavioral changes in neighbors, and that the resulting networks by which behavior propagates throughout groups are complex, being weighted, directed, and heterogeneous. By studying these interaction networks, we reveal the (complex, fractional) nature of social contagion and establish that individuals with relatively few, but strongly connected, neighbors are both most socially influential and most susceptible to social influence. Furthermore, we demonstrate that we can predict complex cascades of behavioral change at their moment of initiation, before they actually occur. Consequently, despite the intrinsic stochasticity of individual behavior, establishing the hidden communication networks in large self-organized groups facilitates a quantitative understanding of behavioral contagion.","container-title":"Proceedings of the National Academy of Sciences","DOI":"10.1073/pnas.1420068112","ISSN":"0027-8424, 1091-6490","issue":"15","journalAbbreviation":"PNAS","language":"en","note":"PMID: 25825752","page":"4690-4695","source":"www.pnas.org","title":"Revealing the hidden networks of interaction in mobile animal groups allows prediction of complex behavioral contagion","volume":"112","author":[{"family":"Rosenthal","given":"Sara Brin"},{"family":"Twomey","given":"Colin R."},{"family":"Hartnett","given":"Andrew T."},{"family":"Wu","given":"Hai Shan"},{"family":"Couzin","given":"Iain D."}],"issued":{"date-parts":[["2015",4,14]]}}}],"schema":"https://github.com/citation-style-language/schema/raw/master/csl-citation.json"} </w:instrText>
      </w:r>
      <w:r>
        <w:rPr>
          <w:rFonts w:cstheme="minorHAnsi"/>
          <w:lang w:val="en-US"/>
        </w:rPr>
        <w:fldChar w:fldCharType="separate"/>
      </w:r>
      <w:r w:rsidRPr="004E4421">
        <w:rPr>
          <w:rFonts w:ascii="Calibri" w:hAnsi="Calibri" w:cs="Calibri"/>
          <w:lang w:val="en-US"/>
        </w:rPr>
        <w:t>Rosenthal et al., 2015; Strandburg-Peshkin et al., 2013)</w:t>
      </w:r>
      <w:r>
        <w:rPr>
          <w:rFonts w:cstheme="minorHAnsi"/>
          <w:lang w:val="en-US"/>
        </w:rPr>
        <w:fldChar w:fldCharType="end"/>
      </w:r>
      <w:r>
        <w:rPr>
          <w:rFonts w:cstheme="minorHAnsi"/>
          <w:lang w:val="en-US"/>
        </w:rPr>
        <w:t xml:space="preserve">. However in the meerkats’ habitat, tall sour grass or bushes often impede visibility , and meerkats are known to use a variety of vocalizations to coordinate movement </w:t>
      </w:r>
      <w:r>
        <w:rPr>
          <w:rFonts w:cstheme="minorHAnsi"/>
          <w:lang w:val="en-US"/>
        </w:rPr>
        <w:fldChar w:fldCharType="begin"/>
      </w:r>
      <w:r w:rsidR="0043299C">
        <w:rPr>
          <w:rFonts w:cstheme="minorHAnsi"/>
          <w:lang w:val="en-US"/>
        </w:rPr>
        <w:instrText xml:space="preserve"> ADDIN ZOTERO_ITEM CSL_CITATION {"citationID":"SSERviNF","properties":{"formattedCitation":"(Bousquet et al. 2011; Reber et al. 2013; Manser et al. 2014; Gall and Manser 2017)","plainCitation":"(Bousquet et al. 2011; Reber et al. 2013; Manser et al. 2014; Gall and Manser 2017)","noteIndex":0},"citationItems":[{"id":613,"uris":["http://zotero.org/users/5080349/items/3MGVF5AS"],"uri":["http://zotero.org/users/5080349/items/3MGVF5AS"],"itemData":{"id":613,"type":"article-journal","abstract":"Members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w:instrText>
      </w:r>
      <w:r w:rsidR="0043299C" w:rsidRPr="0043299C">
        <w:rPr>
          <w:rFonts w:cstheme="minorHAnsi"/>
        </w:rPr>
        <w:instrText xml:space="preserve">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id":147,"uris":["http://zotero.org/users/5080349/items/WALR3ABX"],"uri":["http://zotero.org/users/5080349/items/WALR3ABX"],"itemData":{"id":147,"type":"article-journal","container-title":"Proceedings of the Royal Society B: Biological Sciences","DOI":"10.1098/rspb.2013.1013","ISSN":"0962-8452, 1471-2954","issue":"1765","language":"en","page":"20131013-20131013","source":"CrossRef","title":"Social monitoring via close calls in meerkats","volume":"280","author":[{"family":"Reber","given":"S. A."},{"family":"Townsend","given":"S. W."},{"family":"Manser","given":"M. B."}],"issued":{"date-parts":[["2013"]],"season":"juillet"}}}],"schema":"https://github.com/citation-style-language/schema/raw/master/csl-citation.json"} </w:instrText>
      </w:r>
      <w:r>
        <w:rPr>
          <w:rFonts w:cstheme="minorHAnsi"/>
          <w:lang w:val="en-US"/>
        </w:rPr>
        <w:fldChar w:fldCharType="separate"/>
      </w:r>
      <w:r w:rsidR="0043299C" w:rsidRPr="0043299C">
        <w:rPr>
          <w:rFonts w:ascii="Calibri" w:hAnsi="Calibri" w:cs="Calibri"/>
        </w:rPr>
        <w:t>(Bousquet et al. 2011; Reber et al. 2013; Manser et al. 2014; Gall and Manser 2017)</w:t>
      </w:r>
      <w:r>
        <w:rPr>
          <w:rFonts w:cstheme="minorHAnsi"/>
          <w:lang w:val="en-US"/>
        </w:rPr>
        <w:fldChar w:fldCharType="end"/>
      </w:r>
      <w:r w:rsidRPr="004E4421">
        <w:rPr>
          <w:rFonts w:cstheme="minorHAnsi"/>
        </w:rPr>
        <w:t xml:space="preserve">. </w:t>
      </w:r>
      <w:r>
        <w:rPr>
          <w:rFonts w:cstheme="minorHAnsi"/>
          <w:lang w:val="en-US"/>
        </w:rPr>
        <w:t xml:space="preserve">Thus, they have the potential to convey information, and therefore influence others, from anywhere in the group. This decoupling of front position and influence over </w:t>
      </w:r>
      <w:r>
        <w:rPr>
          <w:rFonts w:cstheme="minorHAnsi"/>
          <w:lang w:val="en-US"/>
        </w:rPr>
        <w:lastRenderedPageBreak/>
        <w:t>direction highlights that, depending on the species,</w:t>
      </w:r>
      <w:r w:rsidRPr="006D69C5">
        <w:rPr>
          <w:rFonts w:cstheme="minorHAnsi"/>
          <w:lang w:val="en-US"/>
        </w:rPr>
        <w:t xml:space="preserve"> the ordering of individuals along the axis of movement alone might </w:t>
      </w:r>
      <w:r>
        <w:rPr>
          <w:rFonts w:cstheme="minorHAnsi"/>
          <w:lang w:val="en-US"/>
        </w:rPr>
        <w:t xml:space="preserve">not necessarily be a </w:t>
      </w:r>
      <w:r w:rsidRPr="006D69C5">
        <w:rPr>
          <w:rFonts w:cstheme="minorHAnsi"/>
          <w:lang w:val="en-US"/>
        </w:rPr>
        <w:t xml:space="preserve">reliable metric to infer influence and should be used in complement with other metrics. </w:t>
      </w:r>
      <w:r>
        <w:rPr>
          <w:rFonts w:cstheme="minorHAnsi"/>
          <w:lang w:val="en-US"/>
        </w:rPr>
        <w:t xml:space="preserve">Moreover, understanding when and how individuals are able to exert influence from the back of groups, and how this is linked to the mechanisms of information transfer employed, are important questions for future work. </w:t>
      </w:r>
      <w:r w:rsidRPr="006D69C5">
        <w:rPr>
          <w:rFonts w:cstheme="minorHAnsi"/>
          <w:lang w:val="en-US"/>
        </w:rPr>
        <w:t xml:space="preserve">Interestingly, </w:t>
      </w:r>
      <w:r>
        <w:rPr>
          <w:rFonts w:cstheme="minorHAnsi"/>
          <w:lang w:val="en-US"/>
        </w:rPr>
        <w:t>in our data</w:t>
      </w:r>
      <w:r w:rsidRPr="006D69C5">
        <w:rPr>
          <w:rFonts w:cstheme="minorHAnsi"/>
          <w:lang w:val="en-US"/>
        </w:rPr>
        <w:t xml:space="preserve"> the one dominant female </w:t>
      </w:r>
      <w:r>
        <w:rPr>
          <w:rFonts w:cstheme="minorHAnsi"/>
          <w:lang w:val="en-US"/>
        </w:rPr>
        <w:t>that</w:t>
      </w:r>
      <w:r w:rsidRPr="006D69C5">
        <w:rPr>
          <w:rFonts w:cstheme="minorHAnsi"/>
          <w:lang w:val="en-US"/>
        </w:rPr>
        <w:t xml:space="preserve"> </w:t>
      </w:r>
      <w:r>
        <w:rPr>
          <w:rFonts w:cstheme="minorHAnsi"/>
          <w:lang w:val="en-US"/>
        </w:rPr>
        <w:t>spent</w:t>
      </w:r>
      <w:r w:rsidRPr="006D69C5">
        <w:rPr>
          <w:rFonts w:cstheme="minorHAnsi"/>
          <w:lang w:val="en-US"/>
        </w:rPr>
        <w:t xml:space="preserve"> more time in the back (group ZU21) had by far the longest tenure at the time of data collection amongst dominant females of our study (104 weeks against 38 weeks maximum</w:t>
      </w:r>
      <w:r>
        <w:rPr>
          <w:rFonts w:cstheme="minorHAnsi"/>
          <w:lang w:val="en-US"/>
        </w:rPr>
        <w:t>, see table S2 in Supplements</w:t>
      </w:r>
      <w:r w:rsidRPr="006D69C5">
        <w:rPr>
          <w:rFonts w:cstheme="minorHAnsi"/>
          <w:lang w:val="en-US"/>
        </w:rPr>
        <w:t xml:space="preserve">). This </w:t>
      </w:r>
      <w:r>
        <w:rPr>
          <w:rFonts w:cstheme="minorHAnsi"/>
          <w:lang w:val="en-US"/>
        </w:rPr>
        <w:t xml:space="preserve">suggests the intriguing possibility that </w:t>
      </w:r>
      <w:r w:rsidRPr="006D69C5">
        <w:rPr>
          <w:rFonts w:cstheme="minorHAnsi"/>
          <w:lang w:val="en-US"/>
        </w:rPr>
        <w:t xml:space="preserve">as a female’s </w:t>
      </w:r>
      <w:r>
        <w:rPr>
          <w:rFonts w:cstheme="minorHAnsi"/>
          <w:lang w:val="en-US"/>
        </w:rPr>
        <w:t xml:space="preserve">dominance </w:t>
      </w:r>
      <w:r w:rsidRPr="006D69C5">
        <w:rPr>
          <w:rFonts w:cstheme="minorHAnsi"/>
          <w:lang w:val="en-US"/>
        </w:rPr>
        <w:t xml:space="preserve">becomes better and better established within a group, </w:t>
      </w:r>
      <w:r>
        <w:rPr>
          <w:rFonts w:cstheme="minorHAnsi"/>
          <w:lang w:val="en-US"/>
        </w:rPr>
        <w:t>she</w:t>
      </w:r>
      <w:r w:rsidRPr="006D69C5">
        <w:rPr>
          <w:rFonts w:cstheme="minorHAnsi"/>
          <w:lang w:val="en-US"/>
        </w:rPr>
        <w:t xml:space="preserve"> might become more and more able to influence the group from any position. </w:t>
      </w:r>
    </w:p>
    <w:p w14:paraId="6E4D122A" w14:textId="77777777" w:rsidR="00CC6EA4" w:rsidRPr="00614F18" w:rsidRDefault="00CC6EA4" w:rsidP="00CC6EA4">
      <w:pPr>
        <w:spacing w:line="360" w:lineRule="auto"/>
        <w:jc w:val="both"/>
        <w:rPr>
          <w:rFonts w:cstheme="minorHAnsi"/>
          <w:b/>
          <w:lang w:val="en-US"/>
        </w:rPr>
      </w:pPr>
      <w:r w:rsidRPr="00614F18">
        <w:rPr>
          <w:rFonts w:cstheme="minorHAnsi"/>
          <w:b/>
          <w:lang w:val="en-US"/>
        </w:rPr>
        <w:t>CONCLUSION</w:t>
      </w:r>
    </w:p>
    <w:p w14:paraId="1DBEC462" w14:textId="3CF267D0" w:rsidR="00CC6EA4" w:rsidRDefault="00CC6EA4" w:rsidP="00CC6EA4">
      <w:pPr>
        <w:spacing w:line="360" w:lineRule="auto"/>
        <w:jc w:val="both"/>
        <w:rPr>
          <w:rFonts w:cstheme="minorHAnsi"/>
          <w:lang w:val="en-US"/>
        </w:rPr>
      </w:pPr>
      <w:r>
        <w:rPr>
          <w:rFonts w:cstheme="minorHAnsi"/>
          <w:lang w:val="en-US"/>
        </w:rPr>
        <w:t xml:space="preserve">Overall our results </w:t>
      </w:r>
      <w:r w:rsidR="005C09DE">
        <w:rPr>
          <w:rFonts w:cstheme="minorHAnsi"/>
          <w:lang w:val="en-US"/>
        </w:rPr>
        <w:t>show that d</w:t>
      </w:r>
      <w:r>
        <w:rPr>
          <w:rFonts w:cstheme="minorHAnsi"/>
          <w:lang w:val="en-US"/>
        </w:rPr>
        <w:t>ominant females have the most influence over the direction of travel but not necessarily over speed of travel, highlighting the importance of disentangling these two components of influence even in groups where both operate concurrently. Furthermore, the finding that the most influential individuals are not always the ones located in the front of the group emphasizes the need to critically evaluate the common assumption that those at the front take the lead.</w:t>
      </w:r>
    </w:p>
    <w:p w14:paraId="3A809607" w14:textId="77777777" w:rsidR="00CC6EA4" w:rsidRDefault="00CC6EA4" w:rsidP="00CC6EA4">
      <w:pPr>
        <w:spacing w:line="360" w:lineRule="auto"/>
        <w:jc w:val="both"/>
        <w:rPr>
          <w:rFonts w:cstheme="minorHAnsi"/>
          <w:lang w:val="en-US"/>
        </w:rPr>
      </w:pPr>
      <w:r>
        <w:rPr>
          <w:rFonts w:cstheme="minorHAnsi"/>
          <w:lang w:val="en-US"/>
        </w:rPr>
        <w:t xml:space="preserve">The methodological approach developed here is species-general and could be applied more broadly across different species, or under different environmental conditions, to disentangle influence over timing and directional decisions. Because our approach by design captures influence </w:t>
      </w:r>
      <w:r w:rsidRPr="006D69C5">
        <w:rPr>
          <w:rFonts w:cstheme="minorHAnsi"/>
          <w:lang w:val="en-US"/>
        </w:rPr>
        <w:t xml:space="preserve">aggregated </w:t>
      </w:r>
      <w:r>
        <w:rPr>
          <w:rFonts w:cstheme="minorHAnsi"/>
          <w:lang w:val="en-US"/>
        </w:rPr>
        <w:t xml:space="preserve">over time, it could be interesting in future work to contrast it with complementary approaches, for instance approaches that </w:t>
      </w:r>
      <w:r w:rsidRPr="006D69C5">
        <w:rPr>
          <w:rFonts w:cstheme="minorHAnsi"/>
          <w:lang w:val="en-US"/>
        </w:rPr>
        <w:t>identif</w:t>
      </w:r>
      <w:r>
        <w:rPr>
          <w:rFonts w:cstheme="minorHAnsi"/>
          <w:lang w:val="en-US"/>
        </w:rPr>
        <w:t>y</w:t>
      </w:r>
      <w:r w:rsidRPr="006D69C5">
        <w:rPr>
          <w:rFonts w:cstheme="minorHAnsi"/>
          <w:lang w:val="en-US"/>
        </w:rPr>
        <w:t xml:space="preserve"> particular events in the trajectory</w:t>
      </w:r>
      <w:r>
        <w:rPr>
          <w:rFonts w:cstheme="minorHAnsi"/>
          <w:lang w:val="en-US"/>
        </w:rPr>
        <w:t xml:space="preserve"> such as </w:t>
      </w:r>
      <w:r w:rsidRPr="006D69C5">
        <w:rPr>
          <w:rFonts w:cstheme="minorHAnsi"/>
          <w:lang w:val="en-US"/>
        </w:rPr>
        <w:t>sharp changes in direction</w:t>
      </w:r>
      <w:r>
        <w:rPr>
          <w:rFonts w:cstheme="minorHAnsi"/>
          <w:lang w:val="en-US"/>
        </w:rPr>
        <w:t xml:space="preserve"> or increases in speed</w:t>
      </w:r>
      <w:r w:rsidRPr="006D69C5">
        <w:rPr>
          <w:rFonts w:cstheme="minorHAnsi"/>
          <w:lang w:val="en-US"/>
        </w:rPr>
        <w:t xml:space="preserve"> during movement</w:t>
      </w:r>
      <w:r>
        <w:rPr>
          <w:rFonts w:cstheme="minorHAnsi"/>
          <w:lang w:val="en-US"/>
        </w:rPr>
        <w:t>, in order to gain a more complete picture of the distribution and variability of influence in social groups. The method could also be used in combination with other features, such as vocalizations, to assess how such features impact influence dynamics. The results presented here highlight</w:t>
      </w:r>
      <w:r w:rsidRPr="006D69C5">
        <w:rPr>
          <w:rFonts w:cstheme="minorHAnsi"/>
          <w:lang w:val="en-US"/>
        </w:rPr>
        <w:t xml:space="preserve"> the </w:t>
      </w:r>
      <w:r>
        <w:rPr>
          <w:rFonts w:cstheme="minorHAnsi"/>
          <w:lang w:val="en-US"/>
        </w:rPr>
        <w:t>complexity of the concept of influence, and demonstrate</w:t>
      </w:r>
      <w:r w:rsidRPr="006D69C5">
        <w:rPr>
          <w:rFonts w:cstheme="minorHAnsi"/>
          <w:lang w:val="en-US"/>
        </w:rPr>
        <w:t xml:space="preserve"> the need to study it from different perspective</w:t>
      </w:r>
      <w:r>
        <w:rPr>
          <w:rFonts w:cstheme="minorHAnsi"/>
          <w:lang w:val="en-US"/>
        </w:rPr>
        <w:t>s across</w:t>
      </w:r>
      <w:r w:rsidRPr="006D69C5">
        <w:rPr>
          <w:rFonts w:cstheme="minorHAnsi"/>
          <w:lang w:val="en-US"/>
        </w:rPr>
        <w:t xml:space="preserve"> </w:t>
      </w:r>
      <w:r>
        <w:rPr>
          <w:rFonts w:cstheme="minorHAnsi"/>
          <w:lang w:val="en-US"/>
        </w:rPr>
        <w:t>multiple</w:t>
      </w:r>
      <w:r w:rsidRPr="006D69C5">
        <w:rPr>
          <w:rFonts w:cstheme="minorHAnsi"/>
          <w:lang w:val="en-US"/>
        </w:rPr>
        <w:t xml:space="preserve"> groups</w:t>
      </w:r>
      <w:r>
        <w:rPr>
          <w:rFonts w:cstheme="minorHAnsi"/>
          <w:lang w:val="en-US"/>
        </w:rPr>
        <w:t xml:space="preserve"> to begin to reveal a more complete understanding of collective decision-making in animal societies.</w:t>
      </w:r>
    </w:p>
    <w:p w14:paraId="15A60FC7" w14:textId="77777777" w:rsidR="0052681C" w:rsidRDefault="0052681C" w:rsidP="00614F18">
      <w:pPr>
        <w:spacing w:line="360" w:lineRule="auto"/>
        <w:jc w:val="both"/>
        <w:rPr>
          <w:rFonts w:cstheme="minorHAnsi"/>
          <w:b/>
          <w:sz w:val="28"/>
          <w:lang w:val="en-US"/>
        </w:rPr>
      </w:pPr>
    </w:p>
    <w:p w14:paraId="575D1A0D" w14:textId="77777777" w:rsidR="0052681C" w:rsidRDefault="0052681C" w:rsidP="00614F18">
      <w:pPr>
        <w:spacing w:line="360" w:lineRule="auto"/>
        <w:jc w:val="both"/>
        <w:rPr>
          <w:rFonts w:cstheme="minorHAnsi"/>
          <w:b/>
          <w:sz w:val="28"/>
          <w:lang w:val="en-US"/>
        </w:rPr>
      </w:pPr>
    </w:p>
    <w:p w14:paraId="38A1871A" w14:textId="3253E3F6" w:rsidR="00D87226" w:rsidRDefault="00D87226" w:rsidP="00614F18">
      <w:pPr>
        <w:spacing w:line="360" w:lineRule="auto"/>
        <w:jc w:val="both"/>
        <w:rPr>
          <w:rFonts w:cstheme="minorHAnsi"/>
          <w:b/>
          <w:sz w:val="28"/>
          <w:lang w:val="en-US"/>
        </w:rPr>
      </w:pPr>
      <w:r w:rsidRPr="00D87226">
        <w:rPr>
          <w:rFonts w:cstheme="minorHAnsi"/>
          <w:b/>
          <w:sz w:val="28"/>
          <w:lang w:val="en-US"/>
        </w:rPr>
        <w:t>ACKNOWLEDGMENTS</w:t>
      </w:r>
    </w:p>
    <w:p w14:paraId="0D915DEA" w14:textId="2DFCA087" w:rsidR="00F0342C" w:rsidRDefault="00F0342C" w:rsidP="00F0342C">
      <w:pPr>
        <w:spacing w:line="360" w:lineRule="auto"/>
        <w:jc w:val="both"/>
        <w:rPr>
          <w:rFonts w:cstheme="minorHAnsi"/>
          <w:lang w:val="en-US"/>
        </w:rPr>
      </w:pPr>
      <w:r w:rsidRPr="00F0759E">
        <w:rPr>
          <w:rFonts w:cstheme="minorHAnsi"/>
          <w:lang w:val="en-US"/>
        </w:rPr>
        <w:lastRenderedPageBreak/>
        <w:t xml:space="preserve">We thank the Kalahari </w:t>
      </w:r>
      <w:r>
        <w:rPr>
          <w:rFonts w:cstheme="minorHAnsi"/>
          <w:lang w:val="en-US"/>
        </w:rPr>
        <w:t xml:space="preserve">Research Trust for permission to work at the </w:t>
      </w:r>
      <w:proofErr w:type="spellStart"/>
      <w:r>
        <w:rPr>
          <w:rFonts w:cstheme="minorHAnsi"/>
          <w:lang w:val="en-US"/>
        </w:rPr>
        <w:t>Kuruman</w:t>
      </w:r>
      <w:proofErr w:type="spellEnd"/>
      <w:r>
        <w:rPr>
          <w:rFonts w:cstheme="minorHAnsi"/>
          <w:lang w:val="en-US"/>
        </w:rPr>
        <w:t xml:space="preserve"> River Reserve, and the neighboring farmers to use their land. We also thank Tim </w:t>
      </w:r>
      <w:proofErr w:type="spellStart"/>
      <w:r>
        <w:rPr>
          <w:rFonts w:cstheme="minorHAnsi"/>
          <w:lang w:val="en-US"/>
        </w:rPr>
        <w:t>Clutton</w:t>
      </w:r>
      <w:proofErr w:type="spellEnd"/>
      <w:r>
        <w:rPr>
          <w:rFonts w:cstheme="minorHAnsi"/>
          <w:lang w:val="en-US"/>
        </w:rPr>
        <w:t xml:space="preserve">-Brock for the organization of the field site, as well as managers, volunteers, students and staff at the Kalahari Meerkat Project for maintaining the habituation and collecting long-term data, as well as for assistance prior to and during data collection. Many thanks to Rebecca Shaefer, Pauline Toni and Camille </w:t>
      </w:r>
      <w:proofErr w:type="spellStart"/>
      <w:r>
        <w:rPr>
          <w:rFonts w:cstheme="minorHAnsi"/>
          <w:lang w:val="en-US"/>
        </w:rPr>
        <w:t>Lysemna</w:t>
      </w:r>
      <w:proofErr w:type="spellEnd"/>
      <w:r>
        <w:rPr>
          <w:rFonts w:cstheme="minorHAnsi"/>
          <w:lang w:val="en-US"/>
        </w:rPr>
        <w:t xml:space="preserve"> who worked as field assistant during some of the field seasons. </w:t>
      </w:r>
      <w:r w:rsidR="00121BD1">
        <w:rPr>
          <w:rFonts w:cstheme="minorHAnsi"/>
          <w:lang w:val="en-US"/>
        </w:rPr>
        <w:t>Finally,</w:t>
      </w:r>
      <w:r>
        <w:rPr>
          <w:rFonts w:cstheme="minorHAnsi"/>
          <w:lang w:val="en-US"/>
        </w:rPr>
        <w:t xml:space="preserve"> we thank Andrew </w:t>
      </w:r>
      <w:proofErr w:type="spellStart"/>
      <w:r>
        <w:rPr>
          <w:rFonts w:cstheme="minorHAnsi"/>
          <w:lang w:val="en-US"/>
        </w:rPr>
        <w:t>Gersick</w:t>
      </w:r>
      <w:proofErr w:type="spellEnd"/>
      <w:r w:rsidR="00121BD1">
        <w:rPr>
          <w:rFonts w:cstheme="minorHAnsi"/>
          <w:lang w:val="en-US"/>
        </w:rPr>
        <w:t>,</w:t>
      </w:r>
      <w:r>
        <w:rPr>
          <w:rFonts w:cstheme="minorHAnsi"/>
          <w:lang w:val="en-US"/>
        </w:rPr>
        <w:t xml:space="preserve"> Ben Hirsh, Kay </w:t>
      </w:r>
      <w:proofErr w:type="spellStart"/>
      <w:r>
        <w:rPr>
          <w:rFonts w:cstheme="minorHAnsi"/>
          <w:lang w:val="en-US"/>
        </w:rPr>
        <w:t>Holekamp</w:t>
      </w:r>
      <w:proofErr w:type="spellEnd"/>
      <w:r>
        <w:rPr>
          <w:rFonts w:cstheme="minorHAnsi"/>
          <w:lang w:val="en-US"/>
        </w:rPr>
        <w:t xml:space="preserve">, </w:t>
      </w:r>
      <w:proofErr w:type="spellStart"/>
      <w:r>
        <w:rPr>
          <w:rFonts w:cstheme="minorHAnsi"/>
          <w:lang w:val="en-US"/>
        </w:rPr>
        <w:t>Frants</w:t>
      </w:r>
      <w:proofErr w:type="spellEnd"/>
      <w:r>
        <w:rPr>
          <w:rFonts w:cstheme="minorHAnsi"/>
          <w:lang w:val="en-US"/>
        </w:rPr>
        <w:t xml:space="preserve"> Jensen, Marie </w:t>
      </w:r>
      <w:proofErr w:type="spellStart"/>
      <w:r>
        <w:rPr>
          <w:rFonts w:cstheme="minorHAnsi"/>
          <w:lang w:val="en-US"/>
        </w:rPr>
        <w:t>Roch</w:t>
      </w:r>
      <w:proofErr w:type="spellEnd"/>
      <w:r>
        <w:rPr>
          <w:rFonts w:cstheme="minorHAnsi"/>
          <w:lang w:val="en-US"/>
        </w:rPr>
        <w:t xml:space="preserve"> from the Communication and Coordination Across Scales project, </w:t>
      </w:r>
      <w:r w:rsidR="00D32A12">
        <w:rPr>
          <w:rFonts w:cstheme="minorHAnsi"/>
          <w:lang w:val="en-US"/>
        </w:rPr>
        <w:t xml:space="preserve">Alison </w:t>
      </w:r>
      <w:r w:rsidR="00AF2379">
        <w:rPr>
          <w:rFonts w:cstheme="minorHAnsi"/>
          <w:lang w:val="en-US"/>
        </w:rPr>
        <w:t xml:space="preserve">Ashbury, Grace Davis </w:t>
      </w:r>
      <w:r>
        <w:rPr>
          <w:rFonts w:cstheme="minorHAnsi"/>
          <w:lang w:val="en-US"/>
        </w:rPr>
        <w:t>and members of the Communication and Collective Movement group at the Max Planck Institute of Animal Behavior in Constance for helpful feedback during the elaboration of this paper.</w:t>
      </w:r>
    </w:p>
    <w:p w14:paraId="6A9598FB" w14:textId="77777777" w:rsidR="00D87226" w:rsidRDefault="00D87226" w:rsidP="00614F18">
      <w:pPr>
        <w:spacing w:line="360" w:lineRule="auto"/>
        <w:jc w:val="both"/>
        <w:rPr>
          <w:rFonts w:cstheme="minorHAnsi"/>
          <w:b/>
          <w:lang w:val="en-US"/>
        </w:rPr>
      </w:pPr>
    </w:p>
    <w:p w14:paraId="65F898A9" w14:textId="16EBE05E" w:rsidR="002231A3" w:rsidRPr="00F0342C" w:rsidRDefault="00D87226" w:rsidP="00614F18">
      <w:pPr>
        <w:spacing w:line="360" w:lineRule="auto"/>
        <w:jc w:val="both"/>
        <w:rPr>
          <w:rFonts w:cstheme="minorHAnsi"/>
          <w:b/>
          <w:sz w:val="28"/>
          <w:lang w:val="en-US"/>
        </w:rPr>
      </w:pPr>
      <w:r>
        <w:rPr>
          <w:rFonts w:cstheme="minorHAnsi"/>
          <w:b/>
          <w:sz w:val="28"/>
          <w:lang w:val="en-US"/>
        </w:rPr>
        <w:t>ADDITIONAL INFORMATION</w:t>
      </w:r>
    </w:p>
    <w:p w14:paraId="00F97586" w14:textId="77777777" w:rsidR="00F16119" w:rsidRPr="00F16119" w:rsidRDefault="00D87226" w:rsidP="00614F18">
      <w:pPr>
        <w:spacing w:line="360" w:lineRule="auto"/>
        <w:jc w:val="both"/>
        <w:rPr>
          <w:rFonts w:cstheme="minorHAnsi"/>
          <w:b/>
          <w:sz w:val="24"/>
          <w:lang w:val="en-US"/>
        </w:rPr>
      </w:pPr>
      <w:r w:rsidRPr="00F16119">
        <w:rPr>
          <w:rFonts w:cstheme="minorHAnsi"/>
          <w:b/>
          <w:sz w:val="24"/>
          <w:lang w:val="en-US"/>
        </w:rPr>
        <w:t>Competing interests</w:t>
      </w:r>
    </w:p>
    <w:p w14:paraId="37EB2116" w14:textId="2A869743" w:rsidR="00F16119" w:rsidRDefault="00D87226" w:rsidP="00614F18">
      <w:pPr>
        <w:spacing w:line="360" w:lineRule="auto"/>
        <w:jc w:val="both"/>
        <w:rPr>
          <w:rFonts w:cstheme="minorHAnsi"/>
          <w:lang w:val="en-US"/>
        </w:rPr>
      </w:pPr>
      <w:r w:rsidRPr="00D87226">
        <w:rPr>
          <w:rFonts w:cstheme="minorHAnsi"/>
          <w:lang w:val="en-US"/>
        </w:rPr>
        <w:t>The authors declare no competing interests.</w:t>
      </w:r>
    </w:p>
    <w:p w14:paraId="0865A9C1" w14:textId="77777777" w:rsidR="00F0342C" w:rsidRDefault="00F0342C" w:rsidP="00614F18">
      <w:pPr>
        <w:spacing w:line="360" w:lineRule="auto"/>
        <w:jc w:val="both"/>
        <w:rPr>
          <w:rFonts w:cstheme="minorHAnsi"/>
          <w:lang w:val="en-US"/>
        </w:rPr>
      </w:pPr>
    </w:p>
    <w:p w14:paraId="3BDCE88D" w14:textId="77777777" w:rsidR="00F16119" w:rsidRPr="00F16119" w:rsidRDefault="00F16119" w:rsidP="00614F18">
      <w:pPr>
        <w:spacing w:line="360" w:lineRule="auto"/>
        <w:jc w:val="both"/>
        <w:rPr>
          <w:rFonts w:cstheme="minorHAnsi"/>
          <w:b/>
          <w:sz w:val="24"/>
          <w:lang w:val="en-US"/>
        </w:rPr>
      </w:pPr>
      <w:r w:rsidRPr="00F16119">
        <w:rPr>
          <w:rFonts w:cstheme="minorHAnsi"/>
          <w:b/>
          <w:sz w:val="24"/>
          <w:lang w:val="en-US"/>
        </w:rPr>
        <w:t>Funding</w:t>
      </w:r>
    </w:p>
    <w:p w14:paraId="2FB02C53" w14:textId="030DE36E" w:rsidR="00B06060" w:rsidRPr="00D11017" w:rsidRDefault="006D6297" w:rsidP="00B06060">
      <w:pPr>
        <w:spacing w:line="360" w:lineRule="auto"/>
        <w:jc w:val="both"/>
        <w:rPr>
          <w:lang w:val="en-US"/>
        </w:rPr>
      </w:pPr>
      <w:r w:rsidRPr="00970377">
        <w:rPr>
          <w:lang w:val="en-US"/>
        </w:rPr>
        <w:t>This work was supported by HFSP award RGP0051/2019 to ASP and MM</w:t>
      </w:r>
      <w:r w:rsidR="008C0D77" w:rsidRPr="00970377">
        <w:rPr>
          <w:lang w:val="en-US"/>
        </w:rPr>
        <w:t xml:space="preserve"> and </w:t>
      </w:r>
      <w:r w:rsidR="008C0D77" w:rsidRPr="00B06060">
        <w:rPr>
          <w:lang w:val="en-US"/>
        </w:rPr>
        <w:t xml:space="preserve">funded by the Deutsche </w:t>
      </w:r>
      <w:proofErr w:type="spellStart"/>
      <w:r w:rsidR="008C0D77" w:rsidRPr="00B06060">
        <w:rPr>
          <w:lang w:val="en-US"/>
        </w:rPr>
        <w:t>Forschungsgemeinschaft</w:t>
      </w:r>
      <w:proofErr w:type="spellEnd"/>
      <w:r w:rsidR="008C0D77" w:rsidRPr="00B06060">
        <w:rPr>
          <w:lang w:val="en-US"/>
        </w:rPr>
        <w:t xml:space="preserve"> (DFG, German Research Foundation) under Germany's Excellence Strategy – EXC 2117 – 422037984.</w:t>
      </w:r>
      <w:r w:rsidR="008C0D77">
        <w:rPr>
          <w:lang w:val="en-US"/>
        </w:rPr>
        <w:t xml:space="preserve"> </w:t>
      </w:r>
      <w:r w:rsidR="008C0D77" w:rsidRPr="007B2F8D">
        <w:rPr>
          <w:lang w:val="en-US"/>
        </w:rPr>
        <w:t>ASP received additional support from</w:t>
      </w:r>
      <w:r w:rsidR="00B06060" w:rsidRPr="00B06060">
        <w:rPr>
          <w:lang w:val="en-US"/>
        </w:rPr>
        <w:t xml:space="preserve"> the </w:t>
      </w:r>
      <w:proofErr w:type="spellStart"/>
      <w:r w:rsidR="00B06060" w:rsidRPr="00B06060">
        <w:rPr>
          <w:lang w:val="en-US"/>
        </w:rPr>
        <w:t>Gips-Schüle</w:t>
      </w:r>
      <w:proofErr w:type="spellEnd"/>
      <w:r w:rsidR="00B06060" w:rsidRPr="00B06060">
        <w:rPr>
          <w:lang w:val="en-US"/>
        </w:rPr>
        <w:t xml:space="preserve"> Stiftung</w:t>
      </w:r>
      <w:r w:rsidR="008C0D77">
        <w:rPr>
          <w:lang w:val="en-US"/>
        </w:rPr>
        <w:t xml:space="preserve"> </w:t>
      </w:r>
      <w:r w:rsidR="00B06060" w:rsidRPr="00B06060">
        <w:rPr>
          <w:lang w:val="en-US"/>
        </w:rPr>
        <w:t>and the Max Planck Institute of Animal Behavior</w:t>
      </w:r>
      <w:r w:rsidR="008C0D77">
        <w:rPr>
          <w:lang w:val="en-US"/>
        </w:rPr>
        <w:t xml:space="preserve">. </w:t>
      </w:r>
      <w:commentRangeStart w:id="11"/>
      <w:r w:rsidR="008C0D77">
        <w:rPr>
          <w:lang w:val="en-US"/>
        </w:rPr>
        <w:t>MM acknowledges support from…</w:t>
      </w:r>
      <w:commentRangeEnd w:id="11"/>
      <w:r w:rsidR="008C0D77">
        <w:rPr>
          <w:rStyle w:val="CommentReference"/>
          <w:lang w:val="en-CA" w:bidi="he-IL"/>
        </w:rPr>
        <w:commentReference w:id="11"/>
      </w:r>
    </w:p>
    <w:p w14:paraId="5FCA34D6" w14:textId="14A1270D" w:rsidR="006D6297" w:rsidRPr="00970377" w:rsidRDefault="006D6297" w:rsidP="00614F18">
      <w:pPr>
        <w:spacing w:line="360" w:lineRule="auto"/>
        <w:jc w:val="both"/>
        <w:rPr>
          <w:rFonts w:cstheme="minorHAnsi"/>
          <w:bCs/>
          <w:lang w:val="en-US"/>
        </w:rPr>
      </w:pPr>
    </w:p>
    <w:p w14:paraId="5FDB5F33" w14:textId="0C7B41D8" w:rsidR="00F16119" w:rsidRPr="003B5243" w:rsidRDefault="003B5243" w:rsidP="00614F18">
      <w:pPr>
        <w:spacing w:line="360" w:lineRule="auto"/>
        <w:jc w:val="both"/>
        <w:rPr>
          <w:rFonts w:cstheme="minorHAnsi"/>
          <w:b/>
          <w:sz w:val="24"/>
          <w:lang w:val="en-US"/>
        </w:rPr>
      </w:pPr>
      <w:r w:rsidRPr="003B5243">
        <w:rPr>
          <w:rFonts w:cstheme="minorHAnsi"/>
          <w:b/>
          <w:sz w:val="24"/>
          <w:lang w:val="en-US"/>
        </w:rPr>
        <w:t>Ethics</w:t>
      </w:r>
    </w:p>
    <w:p w14:paraId="6F99C353" w14:textId="3F472409" w:rsidR="003B5243" w:rsidRPr="00C058F3" w:rsidRDefault="003B5243" w:rsidP="00F0759E">
      <w:pPr>
        <w:autoSpaceDE w:val="0"/>
        <w:autoSpaceDN w:val="0"/>
        <w:adjustRightInd w:val="0"/>
        <w:spacing w:after="0" w:line="360" w:lineRule="auto"/>
        <w:rPr>
          <w:rFonts w:cstheme="minorHAnsi"/>
          <w:color w:val="231F20"/>
          <w:szCs w:val="16"/>
          <w:lang w:val="en-US"/>
        </w:rPr>
      </w:pPr>
      <w:r w:rsidRPr="00C058F3">
        <w:rPr>
          <w:rFonts w:cstheme="minorHAnsi"/>
          <w:color w:val="231F20"/>
          <w:szCs w:val="16"/>
          <w:lang w:val="en-US"/>
        </w:rPr>
        <w:t>All research was conducted under the permission of the ethical</w:t>
      </w:r>
      <w:r>
        <w:rPr>
          <w:rFonts w:cstheme="minorHAnsi"/>
          <w:color w:val="231F20"/>
          <w:szCs w:val="16"/>
          <w:lang w:val="en-US"/>
        </w:rPr>
        <w:t xml:space="preserve"> </w:t>
      </w:r>
      <w:r w:rsidRPr="00C058F3">
        <w:rPr>
          <w:rFonts w:cstheme="minorHAnsi"/>
          <w:color w:val="231F20"/>
          <w:szCs w:val="16"/>
          <w:lang w:val="en-US"/>
        </w:rPr>
        <w:t xml:space="preserve">committee of Pretoria University (permit number: </w:t>
      </w:r>
      <w:commentRangeStart w:id="12"/>
      <w:r w:rsidRPr="00C058F3">
        <w:rPr>
          <w:rFonts w:cstheme="minorHAnsi"/>
          <w:color w:val="231F20"/>
          <w:szCs w:val="16"/>
          <w:lang w:val="en-US"/>
        </w:rPr>
        <w:t>EC031-1</w:t>
      </w:r>
      <w:r w:rsidR="00F10799">
        <w:rPr>
          <w:rFonts w:cstheme="minorHAnsi"/>
          <w:color w:val="231F20"/>
          <w:szCs w:val="16"/>
          <w:lang w:val="en-US"/>
        </w:rPr>
        <w:t>7</w:t>
      </w:r>
      <w:commentRangeEnd w:id="12"/>
      <w:r w:rsidR="00F10799">
        <w:rPr>
          <w:rStyle w:val="CommentReference"/>
          <w:lang w:val="en-CA" w:bidi="he-IL"/>
        </w:rPr>
        <w:commentReference w:id="12"/>
      </w:r>
      <w:r w:rsidRPr="00C058F3">
        <w:rPr>
          <w:rFonts w:cstheme="minorHAnsi"/>
          <w:color w:val="231F20"/>
          <w:szCs w:val="16"/>
          <w:lang w:val="en-US"/>
        </w:rPr>
        <w:t>) and the Northern Cape</w:t>
      </w:r>
      <w:r>
        <w:rPr>
          <w:rFonts w:cstheme="minorHAnsi"/>
          <w:color w:val="231F20"/>
          <w:szCs w:val="16"/>
          <w:lang w:val="en-US"/>
        </w:rPr>
        <w:t xml:space="preserve"> </w:t>
      </w:r>
      <w:r w:rsidRPr="00C058F3">
        <w:rPr>
          <w:rFonts w:cstheme="minorHAnsi"/>
          <w:color w:val="231F20"/>
          <w:szCs w:val="16"/>
          <w:lang w:val="en-US"/>
        </w:rPr>
        <w:t>Conservation Service (</w:t>
      </w:r>
      <w:commentRangeStart w:id="13"/>
      <w:r w:rsidRPr="00C058F3">
        <w:rPr>
          <w:rFonts w:cstheme="minorHAnsi"/>
          <w:color w:val="231F20"/>
          <w:szCs w:val="16"/>
          <w:lang w:val="en-US"/>
        </w:rPr>
        <w:t>FAUNA</w:t>
      </w:r>
      <w:r>
        <w:rPr>
          <w:rFonts w:cstheme="minorHAnsi"/>
          <w:color w:val="231F20"/>
          <w:szCs w:val="16"/>
          <w:lang w:val="en-US"/>
        </w:rPr>
        <w:t xml:space="preserve"> </w:t>
      </w:r>
      <w:r w:rsidRPr="00C058F3">
        <w:rPr>
          <w:rFonts w:cstheme="minorHAnsi"/>
          <w:color w:val="231F20"/>
          <w:szCs w:val="16"/>
          <w:lang w:val="en-US"/>
        </w:rPr>
        <w:t>192/2014</w:t>
      </w:r>
      <w:commentRangeEnd w:id="13"/>
      <w:r w:rsidR="00F10799">
        <w:rPr>
          <w:rStyle w:val="CommentReference"/>
          <w:lang w:val="en-CA" w:bidi="he-IL"/>
        </w:rPr>
        <w:commentReference w:id="13"/>
      </w:r>
      <w:r w:rsidRPr="00C058F3">
        <w:rPr>
          <w:rFonts w:cstheme="minorHAnsi"/>
          <w:color w:val="231F20"/>
          <w:szCs w:val="16"/>
          <w:lang w:val="en-US"/>
        </w:rPr>
        <w:t>), South Africa.</w:t>
      </w:r>
    </w:p>
    <w:p w14:paraId="1823C817" w14:textId="77777777" w:rsidR="003B5243" w:rsidRDefault="003B5243" w:rsidP="00614F18">
      <w:pPr>
        <w:spacing w:line="360" w:lineRule="auto"/>
        <w:jc w:val="both"/>
        <w:rPr>
          <w:rFonts w:cstheme="minorHAnsi"/>
          <w:b/>
          <w:lang w:val="en-US"/>
        </w:rPr>
      </w:pPr>
    </w:p>
    <w:p w14:paraId="05D1E37D" w14:textId="77777777" w:rsidR="003B5243" w:rsidRDefault="003B5243" w:rsidP="00614F18">
      <w:pPr>
        <w:spacing w:line="360" w:lineRule="auto"/>
        <w:jc w:val="both"/>
        <w:rPr>
          <w:rFonts w:cstheme="minorHAnsi"/>
          <w:b/>
          <w:lang w:val="en-US"/>
        </w:rPr>
      </w:pPr>
      <w:r>
        <w:rPr>
          <w:rFonts w:cstheme="minorHAnsi"/>
          <w:b/>
          <w:lang w:val="en-US"/>
        </w:rPr>
        <w:t>Author contributions</w:t>
      </w:r>
    </w:p>
    <w:p w14:paraId="186544FB" w14:textId="02A8E39D" w:rsidR="003B5243" w:rsidRPr="00F16119" w:rsidRDefault="003B5243" w:rsidP="00614F18">
      <w:pPr>
        <w:spacing w:line="360" w:lineRule="auto"/>
        <w:jc w:val="both"/>
        <w:rPr>
          <w:rFonts w:cstheme="minorHAnsi"/>
          <w:b/>
          <w:lang w:val="en-US"/>
        </w:rPr>
      </w:pPr>
      <w:r>
        <w:rPr>
          <w:rFonts w:cstheme="minorHAnsi"/>
          <w:lang w:val="en-US"/>
        </w:rPr>
        <w:t>BA, VD, GG and ASP collected the data, with support from MM. BA, V</w:t>
      </w:r>
      <w:r w:rsidR="00F10799">
        <w:rPr>
          <w:rFonts w:cstheme="minorHAnsi"/>
          <w:lang w:val="en-US"/>
        </w:rPr>
        <w:t>H</w:t>
      </w:r>
      <w:r>
        <w:rPr>
          <w:rFonts w:cstheme="minorHAnsi"/>
          <w:lang w:val="en-US"/>
        </w:rPr>
        <w:t xml:space="preserve">S and ASP analyzed and interpreted the data. BA wrote the manuscript, with inputs and revisions from all authors. </w:t>
      </w:r>
      <w:r w:rsidR="00503804" w:rsidRPr="00F16119">
        <w:rPr>
          <w:rFonts w:cstheme="minorHAnsi"/>
          <w:b/>
          <w:lang w:val="en-US"/>
        </w:rPr>
        <w:br w:type="page"/>
      </w:r>
    </w:p>
    <w:p w14:paraId="0CC0556F" w14:textId="2C7F45D5" w:rsidR="00503804" w:rsidRPr="003B5243" w:rsidRDefault="00503804" w:rsidP="00D27F62">
      <w:pPr>
        <w:spacing w:line="360" w:lineRule="auto"/>
        <w:jc w:val="both"/>
        <w:rPr>
          <w:rFonts w:cstheme="minorHAnsi"/>
          <w:b/>
          <w:sz w:val="28"/>
          <w:szCs w:val="28"/>
          <w:lang w:val="en-US"/>
        </w:rPr>
      </w:pPr>
      <w:r w:rsidRPr="003B5243">
        <w:rPr>
          <w:rFonts w:cstheme="minorHAnsi"/>
          <w:b/>
          <w:sz w:val="28"/>
          <w:szCs w:val="28"/>
          <w:lang w:val="en-US"/>
        </w:rPr>
        <w:lastRenderedPageBreak/>
        <w:t>BIBLIOGRAPHY</w:t>
      </w:r>
    </w:p>
    <w:p w14:paraId="284D7A6C" w14:textId="77777777" w:rsidR="0077048A" w:rsidRPr="0077048A" w:rsidRDefault="00503804" w:rsidP="0077048A">
      <w:pPr>
        <w:pStyle w:val="Bibliography"/>
        <w:rPr>
          <w:rFonts w:ascii="Calibri" w:hAnsi="Calibri" w:cs="Calibri"/>
          <w:sz w:val="28"/>
          <w:lang w:val="en-US"/>
        </w:rPr>
      </w:pPr>
      <w:r>
        <w:rPr>
          <w:rFonts w:cstheme="minorHAnsi"/>
          <w:b/>
          <w:sz w:val="28"/>
          <w:szCs w:val="28"/>
          <w:lang w:val="en-US"/>
        </w:rPr>
        <w:fldChar w:fldCharType="begin"/>
      </w:r>
      <w:r w:rsidR="00D32A12">
        <w:rPr>
          <w:rFonts w:cstheme="minorHAnsi"/>
          <w:b/>
          <w:sz w:val="28"/>
          <w:szCs w:val="28"/>
          <w:lang w:val="en-US"/>
        </w:rPr>
        <w:instrText xml:space="preserve"> ADDIN ZOTERO_BIBL {"uncited":[],"omitted":[],"custom":[]} CSL_BIBLIOGRAPHY </w:instrText>
      </w:r>
      <w:r>
        <w:rPr>
          <w:rFonts w:cstheme="minorHAnsi"/>
          <w:b/>
          <w:sz w:val="28"/>
          <w:szCs w:val="28"/>
          <w:lang w:val="en-US"/>
        </w:rPr>
        <w:fldChar w:fldCharType="separate"/>
      </w:r>
      <w:r w:rsidR="0077048A" w:rsidRPr="0077048A">
        <w:rPr>
          <w:rFonts w:ascii="Calibri" w:hAnsi="Calibri" w:cs="Calibri"/>
          <w:sz w:val="28"/>
          <w:lang w:val="en-US"/>
        </w:rPr>
        <w:t>Barelli C, Reichard U, Boesch C, Heistermann M. 2008. Female white-handed gibbons (Hylobates lar) lead group movements and have priority of access to food resources. Behaviour. 145(7):965–981. doi:10.1163/156853908784089243.</w:t>
      </w:r>
    </w:p>
    <w:p w14:paraId="3F5E3C0E"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Boinski S. 2000. Social Manipulation Within and Between Troops Mediate Primate Group Movement. In: Boinski S, editor. On the Move: How and Why Animals Travel in Groups. Chicago, IL: University of Chicago Press. [accessed 2022 Jan 12]. https://press.uchicago.edu/ucp/books/book/chicago/O/bo3618301.html.</w:t>
      </w:r>
    </w:p>
    <w:p w14:paraId="1D32AF1E"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Bousquet CAH, Manser MB. 2011. Resolution of experimentally induced symmetrical conflicts of interest in meerkats. Animal Behaviour. 81(6):1101–1107. doi:10.1016/j.anbehav.2011.02.030.</w:t>
      </w:r>
    </w:p>
    <w:p w14:paraId="3C74D70F"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Bousquet CAH, Sumpter DJT, Manser MB. 2011. Moving calls: a vocal mechanism underlying quorum decisions in cohesive groups. Proceedings of the Royal Society of London B: Biological Sciences. 278(1711):1482–1488. doi:10.1098/rspb.2010.1739.</w:t>
      </w:r>
    </w:p>
    <w:p w14:paraId="696B270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Byrne RW. 2000. How Monkeys Find Their Way: Leadership, Coordination, and Cognitive Maps of African Baboons. In: Boinski S, Garber PA, editors. On the Move: How and Why Animals Travel in Groups. Chicago, IL: University of Chicago Press. [accessed 2022 Jan 12]. https://press.uchicago.edu/ucp/books/book/chicago/O/bo3618301.html.</w:t>
      </w:r>
    </w:p>
    <w:p w14:paraId="4EC50372"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Clutton-Brock TH, Brotherton PNM, O’Riain MJ, Griffin AS, Gaynor D, Kansky R, Sharpe L, McIlrath GM. 2001. Contributions to cooperative rearing in meerkats. Animal Behaviour. 61(4):705–710. doi:10.1006/anbe.2000.1631.</w:t>
      </w:r>
    </w:p>
    <w:p w14:paraId="77220653"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Clutton-Brock TH, Gaynor D, Kansky R, MacColl ADC, McIlrath G, Chadwick P, Brotherton PNM, O’Riain JM, Manser M, Skinner JD. 1998. Costs of cooperative behaviour in suricates (Suricata suricatta). Proceedings of the Royal Society B: Biological Sciences. 265(1392):185–190. doi:10.1098/rspb.1998.0281.</w:t>
      </w:r>
    </w:p>
    <w:p w14:paraId="6F599D27"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Clutton-Brock TH, Maccoll A, Chadwick P, Gaynor D, Kansky R, Skinner JD. 1999. Reproduction and survival of suricates (Suricata suricatta) in the southern Kalahari. African Journal of Ecology. 37(1):69–80. doi:10.1046/j.1365-2028.1999.00160.x.</w:t>
      </w:r>
    </w:p>
    <w:p w14:paraId="5BEEDCE0"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lastRenderedPageBreak/>
        <w:t>Conradt L, Roper TJ. 2005. Consensus decision making in animals. Trends in Ecology &amp; Evolution. 20(8):449–456. doi:10.1016/j.tree.2005.05.008.</w:t>
      </w:r>
    </w:p>
    <w:p w14:paraId="759C530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Conradt L, Roper TJ. 2009. Conflicts of interest and the evolution of decision sharing. Philos Trans R Soc Lond B Biol Sci. 364(1518):807–819. doi:10.1098/rstb.2008.0257.</w:t>
      </w:r>
    </w:p>
    <w:p w14:paraId="0929B1E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Conradt L, Roper TJ. 2010. Deciding group movements: where and when to go. Behavioural processes. 84:675–677. doi:10.1016/j.beproc.2010.03.005.</w:t>
      </w:r>
    </w:p>
    <w:p w14:paraId="1F9A7855"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Doolan S, Macdonald D. 1996. Diet and foraging behaviour of group living meerkats, Suricata suricatta, in the southern Kalahari. Journal of Zoology. 239:697–716.</w:t>
      </w:r>
    </w:p>
    <w:p w14:paraId="04071C11"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Doolan SP, Macdonald DW. 1996. Dispersal and extra-territorial prospecting by slender-tailed meerkats (Suricata suricatta) in the south-western Kalahari. Journal of Zoology. 240(1):59–73. doi:10.1111/j.1469-7998.1996.tb05486.x.</w:t>
      </w:r>
    </w:p>
    <w:p w14:paraId="1FCC5AB8"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Doolan SP, Macdonald DW. 1997. Breeding and juvenile survival among slender-tailed meerkats (Suricatu suricatta) in the south-western Kalahari: ecological and social influences. Journal of Zoology. 242(2):309–327. doi:10.1111/j.1469-7998.1997.tb05804.x.</w:t>
      </w:r>
    </w:p>
    <w:p w14:paraId="7DC11490"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Engesser S. 2011. Function of ‘close’ calls in a group foraging carnivore, Suricata suricatta.</w:t>
      </w:r>
    </w:p>
    <w:p w14:paraId="733EE2B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Engesser S, Manser MB. 2022. Collective close calling mediates group cohesion in foraging meerkats via spatially determined differences in call rates. Animal Behaviour. 185:73–82. doi:10.1016/j.anbehav.2021.12.014.</w:t>
      </w:r>
    </w:p>
    <w:p w14:paraId="4E8C001C"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Farine DR, Strandburg-Peshkin A, Couzin ID, Berger-Wolf TY, Crofoot MC. 2017. Individual variation in local interaction rules can explain emergent patterns of spatial organization in wild baboons. Proc R Soc B. 284(1853):20162243. doi:10.1098/rspb.2016.2243.</w:t>
      </w:r>
    </w:p>
    <w:p w14:paraId="6BED219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Gall GEC, Manser MB. 2017. Group cohesion in foraging meerkats : follow the moving ‘ vocal hot spot ’. Royal Society Open Science.</w:t>
      </w:r>
    </w:p>
    <w:p w14:paraId="032E7B85"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Gall GEC, Strandburg-Peshkin A, Clutton-brock T, Manser MB. 2017. As dusk falls : collective decisions about the return to sleeping sites in meerkats. 132:91–99.</w:t>
      </w:r>
    </w:p>
    <w:p w14:paraId="294552E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Garland J, Berdahl AM, Sun J, Bollt EM. 2018. Anatomy of leadership in collective behaviour. Chaos. 28(7):075308. doi:10.1063/1.5024395.</w:t>
      </w:r>
    </w:p>
    <w:p w14:paraId="6389C9CC"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lastRenderedPageBreak/>
        <w:t>Giuggioli L, McKetterick TJ, Holderied M. 2015. Delayed Response and Biosonar Perception Explain Movement Coordination in Trawling Bats. PLOS Computational Biology. 11(3):e1004089. doi:10.1371/journal.pcbi.1004089.</w:t>
      </w:r>
    </w:p>
    <w:p w14:paraId="380F873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Griffin AS, Pemberton JM, Brotherton PNM, McIlrath G, Gaynor D, Kansky R, O’Riain J, Clutton-Brock TH. 2003. A genetic analysis of breeding success in the cooperative meerkat (Suricata suricatta). Behavioral Ecology. 14(4):472–480. doi:10.1093/beheco/arg040.</w:t>
      </w:r>
    </w:p>
    <w:p w14:paraId="46C2A58A"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Herbert-Read JE, Perna A, Mann RP, Schaerf TM, Sumpter DJT, Ward AJW. 2011. Inferring the rules of interaction of shoaling fish. PNAS. 108(46):18726–18731. doi:10.1073/pnas.1109355108.</w:t>
      </w:r>
    </w:p>
    <w:p w14:paraId="34557C32"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Holekamp KE, Boydston EE, Smale L. 2000. Group Tarvel in Social Carnivores. In: Boinski S, Garber PA, editors. On the Move. University of Chicago Press.</w:t>
      </w:r>
    </w:p>
    <w:p w14:paraId="4E8A5491"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Jolles JW, Boogert NJ, Sridhar VH, Couzin ID, Manica A. 2017. Consistent Individual Differences Drive Collective Behavior and Group Functioning of Schooling Fish. Current Biology. 27(18):2862-2868.e7. doi:10.1016/j.cub.2017.08.004.</w:t>
      </w:r>
    </w:p>
    <w:p w14:paraId="2BDB26AE"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Katz Y, Tunstrøm K, Ioannou CC, Huepe C, Couzin ID. 2011. Inferring the structure and dynamics of interactions in schooling fish. PNAS. 108(46):18720–18725. doi:10.1073/pnas.1107583108.</w:t>
      </w:r>
    </w:p>
    <w:p w14:paraId="1167992F"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Kerth G, Ebert C, Schmidtke C. 2006. Group decision making in fission–fusion societies: evidence from two-field experiments in Bechstein’s bats. Proceedings of the Royal Society B: Biological Sciences. 273(1602):2785–2790. doi:10.1098/rspb.2006.3647.</w:t>
      </w:r>
    </w:p>
    <w:p w14:paraId="4E6C6DD9"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King AJ, Douglas CMS, Huchard E, Isaac NJB, Cowlishaw G. 2008. Dominance and Affiliation Mediate Despotism in a Social Primate. Current Biology. 18(23):1833–1838. doi:10.1016/j.cub.2008.10.048.</w:t>
      </w:r>
    </w:p>
    <w:p w14:paraId="30BF0C81"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Kranstauber B, Gall GEC, Vink T, Clutton‐Brock T, Manser MB. 2019. Long-term movements and home-range changes: Rapid territory shifts in meerkats. Journal of Animal Ecology. n/a(n/a). doi:10.1111/1365-2656.13129. [accessed 2019 Dec 19]. https://besjournals.onlinelibrary.wiley.com/doi/abs/10.1111/1365-2656.13129.</w:t>
      </w:r>
    </w:p>
    <w:p w14:paraId="2C4F6F35"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lastRenderedPageBreak/>
        <w:t>Lewis JS, Wartzok D, Heithaus MR. 2011. Highly dynamic fission–fusion species can exhibit leadership when traveling. Behav Ecol Sociobiol. 65(5):1061–1069. doi:10.1007/s00265-010-1113-y.</w:t>
      </w:r>
    </w:p>
    <w:p w14:paraId="7E69FC8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Manser MB, Clutton‐Brock TH. 2016. Meerkats: cooperative breeding in the Kalahari. In: Koenig WD, Dickinson JL, editors. Cooperative Breeding in Vertebrates. Cambridge University Press.</w:t>
      </w:r>
    </w:p>
    <w:p w14:paraId="43098A5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Manser MB, Jansen DAWAM, Graw B, Hollén LI, Bousquet CAH, Furrer RD, le Roux A. 2014. Vocal Complexity in Meerkats and Other Mongoose Species.</w:t>
      </w:r>
    </w:p>
    <w:p w14:paraId="600C96D9"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Mares R, Bateman AW, English S, Clutton-Brock TH, Young AJ. 2014. Timing of predispersal prospecting is influenced by environmental, social and state-dependent factors in meerkats. Animal Behaviour. 88:185–193. doi:10.1016/j.anbehav.2013.11.025.</w:t>
      </w:r>
    </w:p>
    <w:p w14:paraId="5E03F6F8"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Montanari D, O’Hearn WJ, Hambuckers J, Fischer J, Zinner D. 2021. Coordination during group departures and progressions in the tolerant multi-level society of wild Guinea baboons (Papio papio). Sci Rep. 11(1):21938. doi:10.1038/s41598-021-01356-6.</w:t>
      </w:r>
    </w:p>
    <w:p w14:paraId="592676C3"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Nagy M, Ákos Z, Biro D, Vicsek T. 2010. Hierarchical group dynamics in pigeon flocks. Nature. 464(7290):890–893. doi:10.1038/nature08891.</w:t>
      </w:r>
    </w:p>
    <w:p w14:paraId="33A6FB8B" w14:textId="77777777" w:rsidR="0077048A" w:rsidRPr="0077048A" w:rsidRDefault="0077048A" w:rsidP="0077048A">
      <w:pPr>
        <w:pStyle w:val="Bibliography"/>
        <w:rPr>
          <w:rFonts w:ascii="Calibri" w:hAnsi="Calibri" w:cs="Calibri"/>
          <w:sz w:val="28"/>
        </w:rPr>
      </w:pPr>
      <w:r w:rsidRPr="0077048A">
        <w:rPr>
          <w:rFonts w:ascii="Calibri" w:hAnsi="Calibri" w:cs="Calibri"/>
          <w:sz w:val="28"/>
          <w:lang w:val="en-US"/>
        </w:rPr>
        <w:t xml:space="preserve">Papageorgiou D, Farine DR. 2020. Shared decision-making allows subordinates to lead when dominants monopolize resources. </w:t>
      </w:r>
      <w:r w:rsidRPr="0077048A">
        <w:rPr>
          <w:rFonts w:ascii="Calibri" w:hAnsi="Calibri" w:cs="Calibri"/>
          <w:sz w:val="28"/>
        </w:rPr>
        <w:t>Science Advances. 6(48):eaba5881. doi:10.1126/sciadv.aba5881.</w:t>
      </w:r>
    </w:p>
    <w:p w14:paraId="280CE222"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rPr>
        <w:t xml:space="preserve">Pettit B, Ákos Z, Vicsek T, Biro D. 2015. </w:t>
      </w:r>
      <w:r w:rsidRPr="0077048A">
        <w:rPr>
          <w:rFonts w:ascii="Calibri" w:hAnsi="Calibri" w:cs="Calibri"/>
          <w:sz w:val="28"/>
          <w:lang w:val="en-US"/>
        </w:rPr>
        <w:t>Speed Determines Leadership and Leadership Determines Learning during Pigeon Flocking. Current Biology. 25(23):3132–3137. doi:10.1016/j.cub.2015.10.044.</w:t>
      </w:r>
    </w:p>
    <w:p w14:paraId="114BF5A4"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Reber SA, Townsend SW, Manser MB. 2013. Social monitoring via close calls in meerkats. Proceedings of the Royal Society B: Biological Sciences. 280(1765):20131013–20131013. doi:10.1098/rspb.2013.1013.</w:t>
      </w:r>
    </w:p>
    <w:p w14:paraId="2A1B4C67"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Rosenthal SB, Twomey CR, Hartnett AT, Wu HS, Couzin ID. 2015. Revealing the hidden networks of interaction in mobile animal groups allows prediction of complex behavioral contagion. PNAS. 112(15):4690–4695. doi:10.1073/pnas.1420068112.</w:t>
      </w:r>
    </w:p>
    <w:p w14:paraId="744ECB41"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lastRenderedPageBreak/>
        <w:t>Smith JE, Estrada JR, Richards HR, Dawes SE, Mitsos K, Holekamp KE. 2015. Collective movements, leadership and consensus costs at reunions in spotted hyaenas. Animal Behaviour. 105:187–200. doi:10.1016/j.anbehav.2015.04.023.</w:t>
      </w:r>
    </w:p>
    <w:p w14:paraId="0DD87387"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Strandburg-Peshkin A, Clutton-Brock T, Manser MB. 2020. Burrow usage patterns and decision-making in meerkat groups. Behavioral Ecology. 31(2):292–302. doi:10.1093/beheco/arz190.</w:t>
      </w:r>
    </w:p>
    <w:p w14:paraId="43D4BFB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Strandburg-Peshkin A, Farine DR, Couzin ID, Crofoot MC. 2015. GROUP DECISIONS. Shared decision-making drives collective movement in wild baboons. Science. 348(6241):1358–1361. doi:10.1126/science.aaa5099.</w:t>
      </w:r>
    </w:p>
    <w:p w14:paraId="53CB6F66"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Strandburg-Peshkin A, Papageorgiou D, Crofoot MC, Farine DR. 2018. Inferring influence and leadership in moving animal groups. Philosophical transactions of the Royal Society of London Series B, Biological sciences. 373(1746):20170006–20170006. doi:10.1098/rstb.2017.0006.</w:t>
      </w:r>
    </w:p>
    <w:p w14:paraId="3E7D846E"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Strandburg-Peshkin A, Twomey CR, Bode NWF, Kao AB, Katz Y, Ioannou CC, Rosenthal SB, Torney CJ, Wu HS, Levin SA, et al. 2013. Visual sensory networks and effective information transfer in animal groups. Current Biology. 23(17):R709–R711. doi:10.1016/j.cub.2013.07.059.</w:t>
      </w:r>
    </w:p>
    <w:p w14:paraId="704E4AC5"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Tokuyama N, Furuichi T. 2017. Leadership of old females in collective departures in wild bonobos (Pan paniscus) at Wamba. Behav Ecol Sociobiol. 71(3):55. doi:10.1007/s00265-017-2277-5.</w:t>
      </w:r>
    </w:p>
    <w:p w14:paraId="06976D78" w14:textId="77777777" w:rsidR="0077048A" w:rsidRPr="0077048A" w:rsidRDefault="0077048A" w:rsidP="0077048A">
      <w:pPr>
        <w:pStyle w:val="Bibliography"/>
        <w:rPr>
          <w:rFonts w:ascii="Calibri" w:hAnsi="Calibri" w:cs="Calibri"/>
          <w:sz w:val="28"/>
          <w:lang w:val="en-US"/>
        </w:rPr>
      </w:pPr>
      <w:r w:rsidRPr="0077048A">
        <w:rPr>
          <w:rFonts w:ascii="Calibri" w:hAnsi="Calibri" w:cs="Calibri"/>
          <w:sz w:val="28"/>
          <w:lang w:val="en-US"/>
        </w:rPr>
        <w:t>Townsend SW, Rasmussen M, Clutton-Brock T, Manser MB. 2012. Flexible alarm calling in meerkats: the role of the social environment and predation urgency. Behavioral Ecology. 23(6):1360–1364. doi:10.1093/beheco/ars129.</w:t>
      </w:r>
    </w:p>
    <w:p w14:paraId="7A4F387B" w14:textId="77777777" w:rsidR="0077048A" w:rsidRPr="0077048A" w:rsidRDefault="0077048A" w:rsidP="0077048A">
      <w:pPr>
        <w:pStyle w:val="Bibliography"/>
        <w:rPr>
          <w:rFonts w:ascii="Calibri" w:hAnsi="Calibri" w:cs="Calibri"/>
          <w:sz w:val="28"/>
        </w:rPr>
      </w:pPr>
      <w:r w:rsidRPr="0077048A">
        <w:rPr>
          <w:rFonts w:ascii="Calibri" w:hAnsi="Calibri" w:cs="Calibri"/>
          <w:sz w:val="28"/>
          <w:lang w:val="en-US"/>
        </w:rPr>
        <w:t xml:space="preserve">Van Belle S, Estrada A, Garber PA. 2013. Collective group movement and leadership in wild black howler monkeys (Alouatta pigra). </w:t>
      </w:r>
      <w:r w:rsidRPr="0077048A">
        <w:rPr>
          <w:rFonts w:ascii="Calibri" w:hAnsi="Calibri" w:cs="Calibri"/>
          <w:sz w:val="28"/>
        </w:rPr>
        <w:t>Behav Ecol Sociobiol. 67(1):31–41. doi:10.1007/s00265-012-1421-5.</w:t>
      </w:r>
    </w:p>
    <w:p w14:paraId="56288958" w14:textId="4C36C71C" w:rsidR="00503804" w:rsidRPr="00503804" w:rsidRDefault="00503804" w:rsidP="00D27F62">
      <w:pPr>
        <w:spacing w:line="360" w:lineRule="auto"/>
        <w:jc w:val="both"/>
        <w:rPr>
          <w:rFonts w:cstheme="minorHAnsi"/>
          <w:b/>
          <w:sz w:val="28"/>
          <w:szCs w:val="28"/>
          <w:lang w:val="en-US"/>
        </w:rPr>
      </w:pPr>
      <w:r>
        <w:rPr>
          <w:rFonts w:cstheme="minorHAnsi"/>
          <w:b/>
          <w:sz w:val="28"/>
          <w:szCs w:val="28"/>
          <w:lang w:val="en-US"/>
        </w:rPr>
        <w:fldChar w:fldCharType="end"/>
      </w:r>
    </w:p>
    <w:sectPr w:rsidR="00503804" w:rsidRPr="00503804" w:rsidSect="00624959">
      <w:footerReference w:type="default" r:id="rId23"/>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22-01-17T11:46:00Z" w:initials="MOU">
    <w:p w14:paraId="7D4B0BFA" w14:textId="146CF7B9" w:rsidR="006026D5" w:rsidRDefault="006026D5">
      <w:pPr>
        <w:pStyle w:val="CommentText"/>
      </w:pPr>
      <w:r>
        <w:rPr>
          <w:rStyle w:val="CommentReference"/>
        </w:rPr>
        <w:annotationRef/>
      </w:r>
      <w:r>
        <w:t xml:space="preserve">Will have to check with Marta but I think we should all get KMP affiliations, and Marta has a Mammal Research Institute affiliation at Pretoria which is usually included. </w:t>
      </w:r>
      <w:proofErr w:type="gramStart"/>
      <w:r>
        <w:t>Also</w:t>
      </w:r>
      <w:proofErr w:type="gramEnd"/>
      <w:r>
        <w:t xml:space="preserve"> not sure about the Zurich affiliation for </w:t>
      </w:r>
      <w:proofErr w:type="spellStart"/>
      <w:r>
        <w:t>Cini</w:t>
      </w:r>
      <w:proofErr w:type="spellEnd"/>
      <w:r>
        <w:t>, Vlad, and me. I guess in this case the work was partially done there so it could make sense – it’s just a lot of affiliations!</w:t>
      </w:r>
    </w:p>
  </w:comment>
  <w:comment w:id="11" w:author="Microsoft Office User" w:date="2022-01-18T16:31:00Z" w:initials="MOU">
    <w:p w14:paraId="5C5C91D3" w14:textId="3C2C6B6E" w:rsidR="006026D5" w:rsidRDefault="006026D5">
      <w:pPr>
        <w:pStyle w:val="CommentText"/>
      </w:pPr>
      <w:r>
        <w:rPr>
          <w:rStyle w:val="CommentReference"/>
        </w:rPr>
        <w:annotationRef/>
      </w:r>
      <w:r>
        <w:t>Marta fill in</w:t>
      </w:r>
    </w:p>
  </w:comment>
  <w:comment w:id="12" w:author="Microsoft Office User" w:date="2022-01-18T15:03:00Z" w:initials="MOU">
    <w:p w14:paraId="0431DA5A" w14:textId="53FD079F" w:rsidR="006026D5" w:rsidRDefault="006026D5">
      <w:pPr>
        <w:pStyle w:val="CommentText"/>
      </w:pPr>
      <w:r>
        <w:rPr>
          <w:rStyle w:val="CommentReference"/>
        </w:rPr>
        <w:annotationRef/>
      </w:r>
      <w:r>
        <w:t>Check with Marta</w:t>
      </w:r>
    </w:p>
  </w:comment>
  <w:comment w:id="13" w:author="Microsoft Office User" w:date="2022-01-18T15:03:00Z" w:initials="MOU">
    <w:p w14:paraId="501C44DC" w14:textId="7F13318D" w:rsidR="006026D5" w:rsidRDefault="006026D5">
      <w:pPr>
        <w:pStyle w:val="CommentText"/>
      </w:pPr>
      <w:r>
        <w:rPr>
          <w:rStyle w:val="CommentReference"/>
        </w:rPr>
        <w:annotationRef/>
      </w:r>
      <w:r>
        <w:t>Check with Marta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4B0BFA" w15:done="0"/>
  <w15:commentEx w15:paraId="5C5C91D3" w15:done="0"/>
  <w15:commentEx w15:paraId="0431DA5A" w15:done="0"/>
  <w15:commentEx w15:paraId="501C44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FD585" w16cex:dateUtc="2022-01-17T10:46:00Z"/>
  <w16cex:commentExtensible w16cex:durableId="258BFD9A" w16cex:dateUtc="2022-01-14T12:48:00Z"/>
  <w16cex:commentExtensible w16cex:durableId="258FF57F" w16cex:dateUtc="2022-01-17T13:02:00Z"/>
  <w16cex:commentExtensible w16cex:durableId="258FF534" w16cex:dateUtc="2022-01-17T13:01:00Z"/>
  <w16cex:commentExtensible w16cex:durableId="258FF6F4" w16cex:dateUtc="2022-01-17T13:08:00Z"/>
  <w16cex:commentExtensible w16cex:durableId="258FFB1E" w16cex:dateUtc="2022-01-17T13:26:00Z"/>
  <w16cex:commentExtensible w16cex:durableId="258FFE1B" w16cex:dateUtc="2022-01-17T13:39:00Z"/>
  <w16cex:commentExtensible w16cex:durableId="258FFE79" w16cex:dateUtc="2022-01-17T13:40:00Z"/>
  <w16cex:commentExtensible w16cex:durableId="258FFEDB" w16cex:dateUtc="2022-01-17T13:42:00Z"/>
  <w16cex:commentExtensible w16cex:durableId="258FFF33" w16cex:dateUtc="2022-01-17T13:44:00Z"/>
  <w16cex:commentExtensible w16cex:durableId="25900142" w16cex:dateUtc="2022-01-17T13:52:00Z"/>
  <w16cex:commentExtensible w16cex:durableId="259001AE" w16cex:dateUtc="2022-01-17T13:54:00Z"/>
  <w16cex:commentExtensible w16cex:durableId="25913ED9" w16cex:dateUtc="2022-01-18T12:27:00Z"/>
  <w16cex:commentExtensible w16cex:durableId="25900922" w16cex:dateUtc="2022-01-17T14:26:00Z"/>
  <w16cex:commentExtensible w16cex:durableId="258C0901" w16cex:dateUtc="2022-01-14T13:36:00Z"/>
  <w16cex:commentExtensible w16cex:durableId="259134F9" w16cex:dateUtc="2022-01-18T11:45:00Z"/>
  <w16cex:commentExtensible w16cex:durableId="25913D0D" w16cex:dateUtc="2022-01-14T13:36:00Z"/>
  <w16cex:commentExtensible w16cex:durableId="25913D0C" w16cex:dateUtc="2022-01-18T11:45:00Z"/>
  <w16cex:commentExtensible w16cex:durableId="25913FAC" w16cex:dateUtc="2022-01-18T12:31:00Z"/>
  <w16cex:commentExtensible w16cex:durableId="258C0935" w16cex:dateUtc="2022-01-14T13:37:00Z"/>
  <w16cex:commentExtensible w16cex:durableId="25914DE6" w16cex:dateUtc="2022-01-18T13:32:00Z"/>
  <w16cex:commentExtensible w16cex:durableId="258C085E" w16cex:dateUtc="2022-01-14T13:34:00Z"/>
  <w16cex:commentExtensible w16cex:durableId="25914ECD" w16cex:dateUtc="2022-01-18T13:35:00Z"/>
  <w16cex:commentExtensible w16cex:durableId="25914F94" w16cex:dateUtc="2022-01-18T13:39:00Z"/>
  <w16cex:commentExtensible w16cex:durableId="25915035" w16cex:dateUtc="2022-01-18T13:41:00Z"/>
  <w16cex:commentExtensible w16cex:durableId="25915007" w16cex:dateUtc="2022-01-18T13:41:00Z"/>
  <w16cex:commentExtensible w16cex:durableId="25917265" w16cex:dateUtc="2022-01-18T16:07:00Z"/>
  <w16cex:commentExtensible w16cex:durableId="258816F8" w16cex:dateUtc="2022-01-11T13:47:00Z"/>
  <w16cex:commentExtensible w16cex:durableId="259169E8" w16cex:dateUtc="2022-01-18T15:31:00Z"/>
  <w16cex:commentExtensible w16cex:durableId="25915537" w16cex:dateUtc="2022-01-18T14:03:00Z"/>
  <w16cex:commentExtensible w16cex:durableId="2591553E" w16cex:dateUtc="2022-01-18T14:03:00Z"/>
  <w16cex:commentExtensible w16cex:durableId="25881A94" w16cex:dateUtc="2022-01-11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4B0BFA" w16cid:durableId="258FD585"/>
  <w16cid:commentId w16cid:paraId="5C5C91D3" w16cid:durableId="259169E8"/>
  <w16cid:commentId w16cid:paraId="0431DA5A" w16cid:durableId="25915537"/>
  <w16cid:commentId w16cid:paraId="501C44DC" w16cid:durableId="259155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13266E" w14:textId="77777777" w:rsidR="0058112F" w:rsidRDefault="0058112F" w:rsidP="00DF58AA">
      <w:pPr>
        <w:spacing w:after="0" w:line="240" w:lineRule="auto"/>
      </w:pPr>
      <w:r>
        <w:separator/>
      </w:r>
    </w:p>
  </w:endnote>
  <w:endnote w:type="continuationSeparator" w:id="0">
    <w:p w14:paraId="1AFF77ED" w14:textId="77777777" w:rsidR="0058112F" w:rsidRDefault="0058112F" w:rsidP="00DF5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ato-Regular">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485235"/>
      <w:docPartObj>
        <w:docPartGallery w:val="Page Numbers (Bottom of Page)"/>
        <w:docPartUnique/>
      </w:docPartObj>
    </w:sdtPr>
    <w:sdtEndPr>
      <w:rPr>
        <w:noProof/>
      </w:rPr>
    </w:sdtEndPr>
    <w:sdtContent>
      <w:p w14:paraId="2BF9EE3F" w14:textId="5B7ADBEB" w:rsidR="006026D5" w:rsidRDefault="006026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334DF3" w14:textId="77777777" w:rsidR="006026D5" w:rsidRDefault="006026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44FB9" w14:textId="77777777" w:rsidR="0058112F" w:rsidRDefault="0058112F" w:rsidP="00DF58AA">
      <w:pPr>
        <w:spacing w:after="0" w:line="240" w:lineRule="auto"/>
      </w:pPr>
      <w:r>
        <w:separator/>
      </w:r>
    </w:p>
  </w:footnote>
  <w:footnote w:type="continuationSeparator" w:id="0">
    <w:p w14:paraId="15E859CD" w14:textId="77777777" w:rsidR="0058112F" w:rsidRDefault="0058112F" w:rsidP="00DF5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F6F75"/>
    <w:multiLevelType w:val="hybridMultilevel"/>
    <w:tmpl w:val="0CD00804"/>
    <w:lvl w:ilvl="0" w:tplc="C7C41FA6">
      <w:start w:val="1"/>
      <w:numFmt w:val="decimal"/>
      <w:lvlText w:val="%1."/>
      <w:lvlJc w:val="left"/>
      <w:pPr>
        <w:ind w:left="720" w:hanging="360"/>
      </w:pPr>
      <w:rPr>
        <w:rFonts w:hint="default"/>
        <w:sz w:val="24"/>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C200C24"/>
    <w:multiLevelType w:val="hybridMultilevel"/>
    <w:tmpl w:val="99B2C410"/>
    <w:lvl w:ilvl="0" w:tplc="3ABEFC82">
      <w:start w:val="1"/>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338B102D"/>
    <w:multiLevelType w:val="hybridMultilevel"/>
    <w:tmpl w:val="6756AC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032151"/>
    <w:multiLevelType w:val="hybridMultilevel"/>
    <w:tmpl w:val="E18432A2"/>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1094AC0"/>
    <w:multiLevelType w:val="hybridMultilevel"/>
    <w:tmpl w:val="C25279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554C7E"/>
    <w:multiLevelType w:val="hybridMultilevel"/>
    <w:tmpl w:val="2EA6F79C"/>
    <w:lvl w:ilvl="0" w:tplc="9D9AB8C0">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88B4913"/>
    <w:multiLevelType w:val="multilevel"/>
    <w:tmpl w:val="3F38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6F2119"/>
    <w:multiLevelType w:val="hybridMultilevel"/>
    <w:tmpl w:val="033A1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4091C44"/>
    <w:multiLevelType w:val="multilevel"/>
    <w:tmpl w:val="1AF0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97518E"/>
    <w:multiLevelType w:val="hybridMultilevel"/>
    <w:tmpl w:val="EF3A4844"/>
    <w:lvl w:ilvl="0" w:tplc="315CF84A">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8B93FFA"/>
    <w:multiLevelType w:val="hybridMultilevel"/>
    <w:tmpl w:val="4E9C25B6"/>
    <w:lvl w:ilvl="0" w:tplc="C03EA27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A0360A"/>
    <w:multiLevelType w:val="hybridMultilevel"/>
    <w:tmpl w:val="651E90B8"/>
    <w:lvl w:ilvl="0" w:tplc="1D70C7D2">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7"/>
  </w:num>
  <w:num w:numId="5">
    <w:abstractNumId w:val="2"/>
  </w:num>
  <w:num w:numId="6">
    <w:abstractNumId w:val="4"/>
  </w:num>
  <w:num w:numId="7">
    <w:abstractNumId w:val="0"/>
  </w:num>
  <w:num w:numId="8">
    <w:abstractNumId w:val="5"/>
  </w:num>
  <w:num w:numId="9">
    <w:abstractNumId w:val="10"/>
  </w:num>
  <w:num w:numId="10">
    <w:abstractNumId w:val="3"/>
  </w:num>
  <w:num w:numId="11">
    <w:abstractNumId w:val="9"/>
  </w:num>
  <w:num w:numId="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baverly">
    <w15:presenceInfo w15:providerId="Windows Live" w15:userId="68fa6b49339d59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57B"/>
    <w:rsid w:val="00000918"/>
    <w:rsid w:val="00002183"/>
    <w:rsid w:val="00002B05"/>
    <w:rsid w:val="00007809"/>
    <w:rsid w:val="00011C1A"/>
    <w:rsid w:val="00012DA5"/>
    <w:rsid w:val="00013304"/>
    <w:rsid w:val="0001479D"/>
    <w:rsid w:val="000153AD"/>
    <w:rsid w:val="00025F9E"/>
    <w:rsid w:val="00030838"/>
    <w:rsid w:val="000318C2"/>
    <w:rsid w:val="0004050F"/>
    <w:rsid w:val="000408A6"/>
    <w:rsid w:val="000557BD"/>
    <w:rsid w:val="00064FA7"/>
    <w:rsid w:val="0006685A"/>
    <w:rsid w:val="0007755A"/>
    <w:rsid w:val="0007763B"/>
    <w:rsid w:val="0008275B"/>
    <w:rsid w:val="00084403"/>
    <w:rsid w:val="000862DE"/>
    <w:rsid w:val="00087EDB"/>
    <w:rsid w:val="00091A0A"/>
    <w:rsid w:val="00092024"/>
    <w:rsid w:val="00093264"/>
    <w:rsid w:val="00093C4E"/>
    <w:rsid w:val="000946FA"/>
    <w:rsid w:val="00096793"/>
    <w:rsid w:val="000A2427"/>
    <w:rsid w:val="000A5E06"/>
    <w:rsid w:val="000C05EA"/>
    <w:rsid w:val="000C4C26"/>
    <w:rsid w:val="000D2D96"/>
    <w:rsid w:val="000D2DEE"/>
    <w:rsid w:val="000E591B"/>
    <w:rsid w:val="000E6A1B"/>
    <w:rsid w:val="000E765A"/>
    <w:rsid w:val="000F045E"/>
    <w:rsid w:val="000F236A"/>
    <w:rsid w:val="000F2B30"/>
    <w:rsid w:val="000F5ABC"/>
    <w:rsid w:val="00100C6C"/>
    <w:rsid w:val="00111419"/>
    <w:rsid w:val="00111A6D"/>
    <w:rsid w:val="00114D0E"/>
    <w:rsid w:val="00117BF7"/>
    <w:rsid w:val="00121A53"/>
    <w:rsid w:val="00121BD1"/>
    <w:rsid w:val="001268B6"/>
    <w:rsid w:val="00127176"/>
    <w:rsid w:val="0012792A"/>
    <w:rsid w:val="00135756"/>
    <w:rsid w:val="00136998"/>
    <w:rsid w:val="001432AB"/>
    <w:rsid w:val="00143C96"/>
    <w:rsid w:val="00150A8E"/>
    <w:rsid w:val="00150BB9"/>
    <w:rsid w:val="001533A7"/>
    <w:rsid w:val="00153648"/>
    <w:rsid w:val="001540EF"/>
    <w:rsid w:val="00164DDD"/>
    <w:rsid w:val="00165CE9"/>
    <w:rsid w:val="001677D1"/>
    <w:rsid w:val="00171289"/>
    <w:rsid w:val="00172D8C"/>
    <w:rsid w:val="00176F65"/>
    <w:rsid w:val="00185AF8"/>
    <w:rsid w:val="00185C41"/>
    <w:rsid w:val="00187CF8"/>
    <w:rsid w:val="00190F98"/>
    <w:rsid w:val="00191ED0"/>
    <w:rsid w:val="001975BA"/>
    <w:rsid w:val="001A246C"/>
    <w:rsid w:val="001A28BB"/>
    <w:rsid w:val="001B7003"/>
    <w:rsid w:val="001C2A98"/>
    <w:rsid w:val="001C5741"/>
    <w:rsid w:val="001C61AE"/>
    <w:rsid w:val="001D5CC8"/>
    <w:rsid w:val="001D7209"/>
    <w:rsid w:val="001E0915"/>
    <w:rsid w:val="001E39F5"/>
    <w:rsid w:val="001F34A3"/>
    <w:rsid w:val="001F4E67"/>
    <w:rsid w:val="001F7124"/>
    <w:rsid w:val="00205409"/>
    <w:rsid w:val="00207339"/>
    <w:rsid w:val="00210BF0"/>
    <w:rsid w:val="00213621"/>
    <w:rsid w:val="002171BF"/>
    <w:rsid w:val="002211ED"/>
    <w:rsid w:val="002231A3"/>
    <w:rsid w:val="002261F2"/>
    <w:rsid w:val="002271D2"/>
    <w:rsid w:val="00231019"/>
    <w:rsid w:val="00234190"/>
    <w:rsid w:val="002351EE"/>
    <w:rsid w:val="00240432"/>
    <w:rsid w:val="00246373"/>
    <w:rsid w:val="002473B7"/>
    <w:rsid w:val="00252F3B"/>
    <w:rsid w:val="002530DE"/>
    <w:rsid w:val="0025334B"/>
    <w:rsid w:val="0025674C"/>
    <w:rsid w:val="00263C6E"/>
    <w:rsid w:val="00275504"/>
    <w:rsid w:val="00275CE7"/>
    <w:rsid w:val="00276FA9"/>
    <w:rsid w:val="002777BB"/>
    <w:rsid w:val="002812CF"/>
    <w:rsid w:val="002840B8"/>
    <w:rsid w:val="002858CE"/>
    <w:rsid w:val="0029401F"/>
    <w:rsid w:val="002949FB"/>
    <w:rsid w:val="002952C6"/>
    <w:rsid w:val="002970F3"/>
    <w:rsid w:val="002A57D3"/>
    <w:rsid w:val="002A6B35"/>
    <w:rsid w:val="002A6DA1"/>
    <w:rsid w:val="002B286C"/>
    <w:rsid w:val="002B6760"/>
    <w:rsid w:val="002B7CBE"/>
    <w:rsid w:val="002C026B"/>
    <w:rsid w:val="002C6171"/>
    <w:rsid w:val="002C76E0"/>
    <w:rsid w:val="002D5BE0"/>
    <w:rsid w:val="002E2029"/>
    <w:rsid w:val="002E20C8"/>
    <w:rsid w:val="002E6FDA"/>
    <w:rsid w:val="002F12A3"/>
    <w:rsid w:val="002F19FB"/>
    <w:rsid w:val="002F2C50"/>
    <w:rsid w:val="002F775A"/>
    <w:rsid w:val="00307D20"/>
    <w:rsid w:val="0031021F"/>
    <w:rsid w:val="0031116C"/>
    <w:rsid w:val="00312B56"/>
    <w:rsid w:val="00314276"/>
    <w:rsid w:val="0031574F"/>
    <w:rsid w:val="003203EA"/>
    <w:rsid w:val="0032111E"/>
    <w:rsid w:val="003211EC"/>
    <w:rsid w:val="00322480"/>
    <w:rsid w:val="003225B2"/>
    <w:rsid w:val="0032373A"/>
    <w:rsid w:val="00342DFC"/>
    <w:rsid w:val="00345C72"/>
    <w:rsid w:val="00347035"/>
    <w:rsid w:val="00350B3C"/>
    <w:rsid w:val="0035338E"/>
    <w:rsid w:val="0036063F"/>
    <w:rsid w:val="0036157B"/>
    <w:rsid w:val="00362555"/>
    <w:rsid w:val="003649B8"/>
    <w:rsid w:val="003703A7"/>
    <w:rsid w:val="003730D7"/>
    <w:rsid w:val="00373963"/>
    <w:rsid w:val="00374100"/>
    <w:rsid w:val="00374805"/>
    <w:rsid w:val="00380424"/>
    <w:rsid w:val="0039325C"/>
    <w:rsid w:val="00396BD5"/>
    <w:rsid w:val="003A035F"/>
    <w:rsid w:val="003A2092"/>
    <w:rsid w:val="003A3F2B"/>
    <w:rsid w:val="003A4BC7"/>
    <w:rsid w:val="003A68C4"/>
    <w:rsid w:val="003A7BF7"/>
    <w:rsid w:val="003B5243"/>
    <w:rsid w:val="003B5494"/>
    <w:rsid w:val="003B75BE"/>
    <w:rsid w:val="003C072F"/>
    <w:rsid w:val="003C0BD3"/>
    <w:rsid w:val="003C106C"/>
    <w:rsid w:val="003C4E47"/>
    <w:rsid w:val="003C7BB0"/>
    <w:rsid w:val="003D0A8A"/>
    <w:rsid w:val="003D56AB"/>
    <w:rsid w:val="003E2222"/>
    <w:rsid w:val="003E530E"/>
    <w:rsid w:val="003E5C4D"/>
    <w:rsid w:val="003F37FD"/>
    <w:rsid w:val="003F452D"/>
    <w:rsid w:val="0040282B"/>
    <w:rsid w:val="0040597D"/>
    <w:rsid w:val="0040617C"/>
    <w:rsid w:val="0041477B"/>
    <w:rsid w:val="004202FE"/>
    <w:rsid w:val="0042550B"/>
    <w:rsid w:val="004307E4"/>
    <w:rsid w:val="0043299C"/>
    <w:rsid w:val="004329BB"/>
    <w:rsid w:val="00435B2B"/>
    <w:rsid w:val="00437B75"/>
    <w:rsid w:val="00440088"/>
    <w:rsid w:val="004548B9"/>
    <w:rsid w:val="00457A6B"/>
    <w:rsid w:val="0046087B"/>
    <w:rsid w:val="004640BA"/>
    <w:rsid w:val="004643F8"/>
    <w:rsid w:val="00466267"/>
    <w:rsid w:val="00466641"/>
    <w:rsid w:val="00471A94"/>
    <w:rsid w:val="0047277B"/>
    <w:rsid w:val="00473BCD"/>
    <w:rsid w:val="004776B1"/>
    <w:rsid w:val="00487F03"/>
    <w:rsid w:val="00496154"/>
    <w:rsid w:val="004A0D44"/>
    <w:rsid w:val="004A2901"/>
    <w:rsid w:val="004B0E4D"/>
    <w:rsid w:val="004B4639"/>
    <w:rsid w:val="004B506E"/>
    <w:rsid w:val="004B736C"/>
    <w:rsid w:val="004B76A1"/>
    <w:rsid w:val="004C2092"/>
    <w:rsid w:val="004D4DEB"/>
    <w:rsid w:val="004D78DE"/>
    <w:rsid w:val="004E0C02"/>
    <w:rsid w:val="004E0C6C"/>
    <w:rsid w:val="004E17BB"/>
    <w:rsid w:val="004F13BD"/>
    <w:rsid w:val="004F1B41"/>
    <w:rsid w:val="004F39F8"/>
    <w:rsid w:val="004F3E67"/>
    <w:rsid w:val="004F780D"/>
    <w:rsid w:val="00501BC4"/>
    <w:rsid w:val="00503804"/>
    <w:rsid w:val="005124AA"/>
    <w:rsid w:val="00512B65"/>
    <w:rsid w:val="00513FBB"/>
    <w:rsid w:val="0051536E"/>
    <w:rsid w:val="005172C4"/>
    <w:rsid w:val="0051758D"/>
    <w:rsid w:val="00526353"/>
    <w:rsid w:val="0052681C"/>
    <w:rsid w:val="005300CF"/>
    <w:rsid w:val="00531E8D"/>
    <w:rsid w:val="005349EE"/>
    <w:rsid w:val="0053638F"/>
    <w:rsid w:val="0054065B"/>
    <w:rsid w:val="00540989"/>
    <w:rsid w:val="00545518"/>
    <w:rsid w:val="00547FC0"/>
    <w:rsid w:val="00554B42"/>
    <w:rsid w:val="005556CC"/>
    <w:rsid w:val="005614E7"/>
    <w:rsid w:val="00561B0A"/>
    <w:rsid w:val="005721C9"/>
    <w:rsid w:val="00573D0D"/>
    <w:rsid w:val="00575964"/>
    <w:rsid w:val="00580574"/>
    <w:rsid w:val="0058112F"/>
    <w:rsid w:val="005828E6"/>
    <w:rsid w:val="0058611F"/>
    <w:rsid w:val="00587B41"/>
    <w:rsid w:val="00590BD7"/>
    <w:rsid w:val="00590E74"/>
    <w:rsid w:val="005A0DF8"/>
    <w:rsid w:val="005A1D6D"/>
    <w:rsid w:val="005A7B35"/>
    <w:rsid w:val="005B1CD6"/>
    <w:rsid w:val="005B5924"/>
    <w:rsid w:val="005B5B3F"/>
    <w:rsid w:val="005B747C"/>
    <w:rsid w:val="005C09DE"/>
    <w:rsid w:val="005C2E16"/>
    <w:rsid w:val="005C3F49"/>
    <w:rsid w:val="005C5997"/>
    <w:rsid w:val="005C5C27"/>
    <w:rsid w:val="005D1340"/>
    <w:rsid w:val="005D20C4"/>
    <w:rsid w:val="005D2D09"/>
    <w:rsid w:val="005D4E8D"/>
    <w:rsid w:val="005D57AD"/>
    <w:rsid w:val="005E7D61"/>
    <w:rsid w:val="005F1E9C"/>
    <w:rsid w:val="005F2DCA"/>
    <w:rsid w:val="005F715F"/>
    <w:rsid w:val="006026D5"/>
    <w:rsid w:val="00607CE7"/>
    <w:rsid w:val="00607FDE"/>
    <w:rsid w:val="00611390"/>
    <w:rsid w:val="00611841"/>
    <w:rsid w:val="0061277F"/>
    <w:rsid w:val="006144B2"/>
    <w:rsid w:val="00614F18"/>
    <w:rsid w:val="0062191D"/>
    <w:rsid w:val="006219BE"/>
    <w:rsid w:val="00624959"/>
    <w:rsid w:val="00627393"/>
    <w:rsid w:val="00637E36"/>
    <w:rsid w:val="0064237A"/>
    <w:rsid w:val="006472C9"/>
    <w:rsid w:val="006537A8"/>
    <w:rsid w:val="00655059"/>
    <w:rsid w:val="0065723D"/>
    <w:rsid w:val="006576F8"/>
    <w:rsid w:val="00657720"/>
    <w:rsid w:val="00660ADA"/>
    <w:rsid w:val="00662DE6"/>
    <w:rsid w:val="0066343F"/>
    <w:rsid w:val="0066358C"/>
    <w:rsid w:val="006646BF"/>
    <w:rsid w:val="0067052C"/>
    <w:rsid w:val="006723F3"/>
    <w:rsid w:val="00677638"/>
    <w:rsid w:val="006806C8"/>
    <w:rsid w:val="00681D58"/>
    <w:rsid w:val="0068287B"/>
    <w:rsid w:val="00687B7E"/>
    <w:rsid w:val="00687E4D"/>
    <w:rsid w:val="00690FC5"/>
    <w:rsid w:val="006926B1"/>
    <w:rsid w:val="00695914"/>
    <w:rsid w:val="006A15A1"/>
    <w:rsid w:val="006A3522"/>
    <w:rsid w:val="006A6C39"/>
    <w:rsid w:val="006C23AD"/>
    <w:rsid w:val="006C429D"/>
    <w:rsid w:val="006C4493"/>
    <w:rsid w:val="006C7D47"/>
    <w:rsid w:val="006D115A"/>
    <w:rsid w:val="006D14DB"/>
    <w:rsid w:val="006D401B"/>
    <w:rsid w:val="006D50A4"/>
    <w:rsid w:val="006D6297"/>
    <w:rsid w:val="006D69C5"/>
    <w:rsid w:val="006F336F"/>
    <w:rsid w:val="006F4F47"/>
    <w:rsid w:val="006F545A"/>
    <w:rsid w:val="00700ED8"/>
    <w:rsid w:val="007054DD"/>
    <w:rsid w:val="00711671"/>
    <w:rsid w:val="007121AE"/>
    <w:rsid w:val="00714F02"/>
    <w:rsid w:val="00716C0F"/>
    <w:rsid w:val="00717A64"/>
    <w:rsid w:val="0073562B"/>
    <w:rsid w:val="00736C12"/>
    <w:rsid w:val="0074240D"/>
    <w:rsid w:val="0074345D"/>
    <w:rsid w:val="00752F44"/>
    <w:rsid w:val="00761AD2"/>
    <w:rsid w:val="00762539"/>
    <w:rsid w:val="0076263D"/>
    <w:rsid w:val="00763D8F"/>
    <w:rsid w:val="007641B9"/>
    <w:rsid w:val="00764795"/>
    <w:rsid w:val="00766EB7"/>
    <w:rsid w:val="00770083"/>
    <w:rsid w:val="0077048A"/>
    <w:rsid w:val="00772698"/>
    <w:rsid w:val="00775249"/>
    <w:rsid w:val="0078088B"/>
    <w:rsid w:val="0078109E"/>
    <w:rsid w:val="007853C2"/>
    <w:rsid w:val="007872E0"/>
    <w:rsid w:val="007925CF"/>
    <w:rsid w:val="00795268"/>
    <w:rsid w:val="00797978"/>
    <w:rsid w:val="007A0BA1"/>
    <w:rsid w:val="007A12D7"/>
    <w:rsid w:val="007A7122"/>
    <w:rsid w:val="007B2F8D"/>
    <w:rsid w:val="007B4CC3"/>
    <w:rsid w:val="007C3EC4"/>
    <w:rsid w:val="007C6836"/>
    <w:rsid w:val="007D2323"/>
    <w:rsid w:val="007D2A6B"/>
    <w:rsid w:val="007D2D34"/>
    <w:rsid w:val="007D7E79"/>
    <w:rsid w:val="007E1B39"/>
    <w:rsid w:val="007E2376"/>
    <w:rsid w:val="007E59F6"/>
    <w:rsid w:val="007E5F45"/>
    <w:rsid w:val="007F43D9"/>
    <w:rsid w:val="007F56BC"/>
    <w:rsid w:val="00800F6C"/>
    <w:rsid w:val="00802E59"/>
    <w:rsid w:val="00802EA9"/>
    <w:rsid w:val="00807A33"/>
    <w:rsid w:val="008141DF"/>
    <w:rsid w:val="008224A7"/>
    <w:rsid w:val="00827A50"/>
    <w:rsid w:val="00827C6F"/>
    <w:rsid w:val="00827CAC"/>
    <w:rsid w:val="00832D7A"/>
    <w:rsid w:val="00833726"/>
    <w:rsid w:val="00837E72"/>
    <w:rsid w:val="00841260"/>
    <w:rsid w:val="0084288E"/>
    <w:rsid w:val="00846A9A"/>
    <w:rsid w:val="00847D91"/>
    <w:rsid w:val="008560FC"/>
    <w:rsid w:val="00856CD0"/>
    <w:rsid w:val="00857D2E"/>
    <w:rsid w:val="008621DC"/>
    <w:rsid w:val="00862DE3"/>
    <w:rsid w:val="00865E3C"/>
    <w:rsid w:val="00872962"/>
    <w:rsid w:val="008750A2"/>
    <w:rsid w:val="00883897"/>
    <w:rsid w:val="0088757C"/>
    <w:rsid w:val="008876EA"/>
    <w:rsid w:val="00892AD3"/>
    <w:rsid w:val="008942FE"/>
    <w:rsid w:val="0089468B"/>
    <w:rsid w:val="008A0CD0"/>
    <w:rsid w:val="008A134C"/>
    <w:rsid w:val="008A1369"/>
    <w:rsid w:val="008A2176"/>
    <w:rsid w:val="008B3EAF"/>
    <w:rsid w:val="008B42FB"/>
    <w:rsid w:val="008B5782"/>
    <w:rsid w:val="008B7FAA"/>
    <w:rsid w:val="008C0D77"/>
    <w:rsid w:val="008C5212"/>
    <w:rsid w:val="008C78E3"/>
    <w:rsid w:val="008D0C2A"/>
    <w:rsid w:val="008E4A04"/>
    <w:rsid w:val="008E6791"/>
    <w:rsid w:val="009024AF"/>
    <w:rsid w:val="009035B2"/>
    <w:rsid w:val="009039B3"/>
    <w:rsid w:val="00910D46"/>
    <w:rsid w:val="0091479A"/>
    <w:rsid w:val="00915E7C"/>
    <w:rsid w:val="00920E2E"/>
    <w:rsid w:val="009228A2"/>
    <w:rsid w:val="009249ED"/>
    <w:rsid w:val="00924EC2"/>
    <w:rsid w:val="00925B7D"/>
    <w:rsid w:val="00927E0E"/>
    <w:rsid w:val="00932A8E"/>
    <w:rsid w:val="00934273"/>
    <w:rsid w:val="009351C9"/>
    <w:rsid w:val="009352CA"/>
    <w:rsid w:val="0094465E"/>
    <w:rsid w:val="0096235B"/>
    <w:rsid w:val="009637EB"/>
    <w:rsid w:val="00970204"/>
    <w:rsid w:val="00970377"/>
    <w:rsid w:val="0097546A"/>
    <w:rsid w:val="00977B5A"/>
    <w:rsid w:val="00990B2F"/>
    <w:rsid w:val="009947FF"/>
    <w:rsid w:val="009948F5"/>
    <w:rsid w:val="009963E0"/>
    <w:rsid w:val="00997DD8"/>
    <w:rsid w:val="009A1157"/>
    <w:rsid w:val="009A4E01"/>
    <w:rsid w:val="009A7671"/>
    <w:rsid w:val="009B185E"/>
    <w:rsid w:val="009B3B3B"/>
    <w:rsid w:val="009C0F94"/>
    <w:rsid w:val="009C5BCC"/>
    <w:rsid w:val="009C5DE6"/>
    <w:rsid w:val="009E2E5F"/>
    <w:rsid w:val="009E4EE9"/>
    <w:rsid w:val="009F2194"/>
    <w:rsid w:val="00A05008"/>
    <w:rsid w:val="00A1006A"/>
    <w:rsid w:val="00A13673"/>
    <w:rsid w:val="00A14C19"/>
    <w:rsid w:val="00A15919"/>
    <w:rsid w:val="00A21696"/>
    <w:rsid w:val="00A21EE5"/>
    <w:rsid w:val="00A2316F"/>
    <w:rsid w:val="00A32B60"/>
    <w:rsid w:val="00A346D6"/>
    <w:rsid w:val="00A3671B"/>
    <w:rsid w:val="00A3710B"/>
    <w:rsid w:val="00A44487"/>
    <w:rsid w:val="00A47676"/>
    <w:rsid w:val="00A5326C"/>
    <w:rsid w:val="00A564BE"/>
    <w:rsid w:val="00A56BE1"/>
    <w:rsid w:val="00A65AE2"/>
    <w:rsid w:val="00A66694"/>
    <w:rsid w:val="00A66D30"/>
    <w:rsid w:val="00A75D60"/>
    <w:rsid w:val="00A82B78"/>
    <w:rsid w:val="00A853DF"/>
    <w:rsid w:val="00A85A95"/>
    <w:rsid w:val="00A85F3C"/>
    <w:rsid w:val="00A937A8"/>
    <w:rsid w:val="00A942A9"/>
    <w:rsid w:val="00A953BB"/>
    <w:rsid w:val="00AA736C"/>
    <w:rsid w:val="00AA73AB"/>
    <w:rsid w:val="00AB3420"/>
    <w:rsid w:val="00AB649D"/>
    <w:rsid w:val="00AC078A"/>
    <w:rsid w:val="00AC091D"/>
    <w:rsid w:val="00AC0F67"/>
    <w:rsid w:val="00AC2367"/>
    <w:rsid w:val="00AC4F21"/>
    <w:rsid w:val="00AD0BCB"/>
    <w:rsid w:val="00AD1AF1"/>
    <w:rsid w:val="00AD1D8B"/>
    <w:rsid w:val="00AD2ADC"/>
    <w:rsid w:val="00AD63D6"/>
    <w:rsid w:val="00AE25B4"/>
    <w:rsid w:val="00AE3976"/>
    <w:rsid w:val="00AE41D9"/>
    <w:rsid w:val="00AE4386"/>
    <w:rsid w:val="00AE7C20"/>
    <w:rsid w:val="00AF2379"/>
    <w:rsid w:val="00AF58F3"/>
    <w:rsid w:val="00AF6496"/>
    <w:rsid w:val="00B011CD"/>
    <w:rsid w:val="00B03407"/>
    <w:rsid w:val="00B06060"/>
    <w:rsid w:val="00B12BC6"/>
    <w:rsid w:val="00B20200"/>
    <w:rsid w:val="00B228EB"/>
    <w:rsid w:val="00B241F5"/>
    <w:rsid w:val="00B301E5"/>
    <w:rsid w:val="00B30E50"/>
    <w:rsid w:val="00B311AA"/>
    <w:rsid w:val="00B4145E"/>
    <w:rsid w:val="00B47B4A"/>
    <w:rsid w:val="00B51E9B"/>
    <w:rsid w:val="00B52EA1"/>
    <w:rsid w:val="00B52F7A"/>
    <w:rsid w:val="00B553D3"/>
    <w:rsid w:val="00B564A0"/>
    <w:rsid w:val="00B70145"/>
    <w:rsid w:val="00B75A06"/>
    <w:rsid w:val="00B75ADC"/>
    <w:rsid w:val="00B779A3"/>
    <w:rsid w:val="00B80238"/>
    <w:rsid w:val="00B86E68"/>
    <w:rsid w:val="00B979C8"/>
    <w:rsid w:val="00BA63DF"/>
    <w:rsid w:val="00BB0771"/>
    <w:rsid w:val="00BB6D4F"/>
    <w:rsid w:val="00BB6DA6"/>
    <w:rsid w:val="00BC299E"/>
    <w:rsid w:val="00BC603B"/>
    <w:rsid w:val="00BD0F5E"/>
    <w:rsid w:val="00BD227C"/>
    <w:rsid w:val="00BD2757"/>
    <w:rsid w:val="00BD531B"/>
    <w:rsid w:val="00BE0E9E"/>
    <w:rsid w:val="00BE5965"/>
    <w:rsid w:val="00BF58B4"/>
    <w:rsid w:val="00BF692C"/>
    <w:rsid w:val="00C00973"/>
    <w:rsid w:val="00C04A0E"/>
    <w:rsid w:val="00C05760"/>
    <w:rsid w:val="00C058F3"/>
    <w:rsid w:val="00C1089B"/>
    <w:rsid w:val="00C12072"/>
    <w:rsid w:val="00C160E5"/>
    <w:rsid w:val="00C17A45"/>
    <w:rsid w:val="00C3067E"/>
    <w:rsid w:val="00C43780"/>
    <w:rsid w:val="00C452D7"/>
    <w:rsid w:val="00C53BB3"/>
    <w:rsid w:val="00C60397"/>
    <w:rsid w:val="00C62DFF"/>
    <w:rsid w:val="00C7159E"/>
    <w:rsid w:val="00C72A54"/>
    <w:rsid w:val="00C74576"/>
    <w:rsid w:val="00C76602"/>
    <w:rsid w:val="00C80442"/>
    <w:rsid w:val="00C851D9"/>
    <w:rsid w:val="00C863E1"/>
    <w:rsid w:val="00C91E28"/>
    <w:rsid w:val="00C94DE7"/>
    <w:rsid w:val="00C97E1A"/>
    <w:rsid w:val="00CA64DB"/>
    <w:rsid w:val="00CB217E"/>
    <w:rsid w:val="00CB536D"/>
    <w:rsid w:val="00CC0A63"/>
    <w:rsid w:val="00CC10EE"/>
    <w:rsid w:val="00CC4854"/>
    <w:rsid w:val="00CC4AF3"/>
    <w:rsid w:val="00CC6EA4"/>
    <w:rsid w:val="00CD2D41"/>
    <w:rsid w:val="00CE0681"/>
    <w:rsid w:val="00CE36F3"/>
    <w:rsid w:val="00CE38D5"/>
    <w:rsid w:val="00CE3E4A"/>
    <w:rsid w:val="00CE5D37"/>
    <w:rsid w:val="00CE5F5B"/>
    <w:rsid w:val="00CF2D9D"/>
    <w:rsid w:val="00CF359E"/>
    <w:rsid w:val="00D033F5"/>
    <w:rsid w:val="00D10091"/>
    <w:rsid w:val="00D11017"/>
    <w:rsid w:val="00D12460"/>
    <w:rsid w:val="00D179EB"/>
    <w:rsid w:val="00D2072B"/>
    <w:rsid w:val="00D20D90"/>
    <w:rsid w:val="00D27F62"/>
    <w:rsid w:val="00D31AE1"/>
    <w:rsid w:val="00D32A12"/>
    <w:rsid w:val="00D36436"/>
    <w:rsid w:val="00D408AE"/>
    <w:rsid w:val="00D53464"/>
    <w:rsid w:val="00D53EFB"/>
    <w:rsid w:val="00D54D22"/>
    <w:rsid w:val="00D5546B"/>
    <w:rsid w:val="00D57862"/>
    <w:rsid w:val="00D6240A"/>
    <w:rsid w:val="00D661F7"/>
    <w:rsid w:val="00D7245E"/>
    <w:rsid w:val="00D733E9"/>
    <w:rsid w:val="00D756DE"/>
    <w:rsid w:val="00D81945"/>
    <w:rsid w:val="00D82B8D"/>
    <w:rsid w:val="00D83F36"/>
    <w:rsid w:val="00D8494C"/>
    <w:rsid w:val="00D87226"/>
    <w:rsid w:val="00D903A8"/>
    <w:rsid w:val="00D91FB9"/>
    <w:rsid w:val="00DA07BD"/>
    <w:rsid w:val="00DA151A"/>
    <w:rsid w:val="00DA2E69"/>
    <w:rsid w:val="00DA7262"/>
    <w:rsid w:val="00DB5D0F"/>
    <w:rsid w:val="00DC058C"/>
    <w:rsid w:val="00DC0EB9"/>
    <w:rsid w:val="00DC395E"/>
    <w:rsid w:val="00DC6806"/>
    <w:rsid w:val="00DD2C44"/>
    <w:rsid w:val="00DD2E38"/>
    <w:rsid w:val="00DD2F55"/>
    <w:rsid w:val="00DD7216"/>
    <w:rsid w:val="00DD7FEC"/>
    <w:rsid w:val="00DE1865"/>
    <w:rsid w:val="00DE4325"/>
    <w:rsid w:val="00DE4868"/>
    <w:rsid w:val="00DE5857"/>
    <w:rsid w:val="00DF3D5A"/>
    <w:rsid w:val="00DF58AA"/>
    <w:rsid w:val="00E0229A"/>
    <w:rsid w:val="00E056CE"/>
    <w:rsid w:val="00E11035"/>
    <w:rsid w:val="00E301BA"/>
    <w:rsid w:val="00E40FF5"/>
    <w:rsid w:val="00E416BA"/>
    <w:rsid w:val="00E4383D"/>
    <w:rsid w:val="00E43AAA"/>
    <w:rsid w:val="00E44329"/>
    <w:rsid w:val="00E477CA"/>
    <w:rsid w:val="00E55512"/>
    <w:rsid w:val="00E57E14"/>
    <w:rsid w:val="00E65B95"/>
    <w:rsid w:val="00E6792B"/>
    <w:rsid w:val="00E703B5"/>
    <w:rsid w:val="00E70DCB"/>
    <w:rsid w:val="00E7246E"/>
    <w:rsid w:val="00E72BD2"/>
    <w:rsid w:val="00E72DFE"/>
    <w:rsid w:val="00E72FB7"/>
    <w:rsid w:val="00E748FB"/>
    <w:rsid w:val="00E81FFC"/>
    <w:rsid w:val="00E9031C"/>
    <w:rsid w:val="00E90413"/>
    <w:rsid w:val="00E91E1A"/>
    <w:rsid w:val="00E95507"/>
    <w:rsid w:val="00EA0487"/>
    <w:rsid w:val="00EA1981"/>
    <w:rsid w:val="00EA3980"/>
    <w:rsid w:val="00EA7A89"/>
    <w:rsid w:val="00EA7F4F"/>
    <w:rsid w:val="00EB19ED"/>
    <w:rsid w:val="00EB517F"/>
    <w:rsid w:val="00EB5C5D"/>
    <w:rsid w:val="00EB7DC8"/>
    <w:rsid w:val="00EC0FD9"/>
    <w:rsid w:val="00EC31E8"/>
    <w:rsid w:val="00EE13E7"/>
    <w:rsid w:val="00EE40E4"/>
    <w:rsid w:val="00EE4335"/>
    <w:rsid w:val="00EE767A"/>
    <w:rsid w:val="00EF0FC2"/>
    <w:rsid w:val="00EF29F0"/>
    <w:rsid w:val="00EF39FF"/>
    <w:rsid w:val="00EF3D3D"/>
    <w:rsid w:val="00EF5FC9"/>
    <w:rsid w:val="00F0342C"/>
    <w:rsid w:val="00F063EF"/>
    <w:rsid w:val="00F0759E"/>
    <w:rsid w:val="00F10799"/>
    <w:rsid w:val="00F11700"/>
    <w:rsid w:val="00F159E0"/>
    <w:rsid w:val="00F15CE6"/>
    <w:rsid w:val="00F16119"/>
    <w:rsid w:val="00F17A80"/>
    <w:rsid w:val="00F225B6"/>
    <w:rsid w:val="00F25EE9"/>
    <w:rsid w:val="00F341B8"/>
    <w:rsid w:val="00F41E04"/>
    <w:rsid w:val="00F451CF"/>
    <w:rsid w:val="00F502E7"/>
    <w:rsid w:val="00F5110F"/>
    <w:rsid w:val="00F516BB"/>
    <w:rsid w:val="00F51BF5"/>
    <w:rsid w:val="00F56322"/>
    <w:rsid w:val="00F576F0"/>
    <w:rsid w:val="00F60B59"/>
    <w:rsid w:val="00F61F39"/>
    <w:rsid w:val="00F707EF"/>
    <w:rsid w:val="00F734BE"/>
    <w:rsid w:val="00F742B2"/>
    <w:rsid w:val="00F82420"/>
    <w:rsid w:val="00F8521D"/>
    <w:rsid w:val="00F85D18"/>
    <w:rsid w:val="00F85EAE"/>
    <w:rsid w:val="00F8664F"/>
    <w:rsid w:val="00FA2519"/>
    <w:rsid w:val="00FB2614"/>
    <w:rsid w:val="00FB5844"/>
    <w:rsid w:val="00FB7836"/>
    <w:rsid w:val="00FC6545"/>
    <w:rsid w:val="00FC7611"/>
    <w:rsid w:val="00FC797E"/>
    <w:rsid w:val="00FD01C2"/>
    <w:rsid w:val="00FD333D"/>
    <w:rsid w:val="00FE2AA8"/>
    <w:rsid w:val="00FE6F14"/>
    <w:rsid w:val="00FF2DB3"/>
    <w:rsid w:val="00FF2FE0"/>
    <w:rsid w:val="00FF5D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B9C90"/>
  <w15:chartTrackingRefBased/>
  <w15:docId w15:val="{7CD002CE-34D3-4F42-AC4E-891CD569A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57B"/>
    <w:pPr>
      <w:ind w:left="720"/>
      <w:contextualSpacing/>
    </w:pPr>
  </w:style>
  <w:style w:type="character" w:styleId="CommentReference">
    <w:name w:val="annotation reference"/>
    <w:basedOn w:val="DefaultParagraphFont"/>
    <w:uiPriority w:val="99"/>
    <w:semiHidden/>
    <w:unhideWhenUsed/>
    <w:rsid w:val="00F85EAE"/>
    <w:rPr>
      <w:sz w:val="16"/>
      <w:szCs w:val="16"/>
    </w:rPr>
  </w:style>
  <w:style w:type="paragraph" w:styleId="CommentText">
    <w:name w:val="annotation text"/>
    <w:basedOn w:val="Normal"/>
    <w:link w:val="CommentTextChar"/>
    <w:uiPriority w:val="99"/>
    <w:unhideWhenUsed/>
    <w:rsid w:val="00F85EAE"/>
    <w:pPr>
      <w:spacing w:line="240" w:lineRule="auto"/>
    </w:pPr>
    <w:rPr>
      <w:sz w:val="20"/>
      <w:szCs w:val="20"/>
      <w:lang w:val="en-CA" w:bidi="he-IL"/>
    </w:rPr>
  </w:style>
  <w:style w:type="character" w:customStyle="1" w:styleId="CommentTextChar">
    <w:name w:val="Comment Text Char"/>
    <w:basedOn w:val="DefaultParagraphFont"/>
    <w:link w:val="CommentText"/>
    <w:uiPriority w:val="99"/>
    <w:rsid w:val="00F85EAE"/>
    <w:rPr>
      <w:sz w:val="20"/>
      <w:szCs w:val="20"/>
      <w:lang w:val="en-CA" w:bidi="he-IL"/>
    </w:rPr>
  </w:style>
  <w:style w:type="character" w:styleId="LineNumber">
    <w:name w:val="line number"/>
    <w:basedOn w:val="DefaultParagraphFont"/>
    <w:uiPriority w:val="99"/>
    <w:semiHidden/>
    <w:unhideWhenUsed/>
    <w:rsid w:val="00624959"/>
  </w:style>
  <w:style w:type="paragraph" w:styleId="CommentSubject">
    <w:name w:val="annotation subject"/>
    <w:basedOn w:val="CommentText"/>
    <w:next w:val="CommentText"/>
    <w:link w:val="CommentSubjectChar"/>
    <w:uiPriority w:val="99"/>
    <w:semiHidden/>
    <w:unhideWhenUsed/>
    <w:rsid w:val="0032373A"/>
    <w:rPr>
      <w:b/>
      <w:bCs/>
      <w:lang w:val="fr-FR" w:bidi="ar-SA"/>
    </w:rPr>
  </w:style>
  <w:style w:type="character" w:customStyle="1" w:styleId="CommentSubjectChar">
    <w:name w:val="Comment Subject Char"/>
    <w:basedOn w:val="CommentTextChar"/>
    <w:link w:val="CommentSubject"/>
    <w:uiPriority w:val="99"/>
    <w:semiHidden/>
    <w:rsid w:val="0032373A"/>
    <w:rPr>
      <w:b/>
      <w:bCs/>
      <w:sz w:val="20"/>
      <w:szCs w:val="20"/>
      <w:lang w:val="en-CA" w:bidi="he-IL"/>
    </w:rPr>
  </w:style>
  <w:style w:type="paragraph" w:styleId="BalloonText">
    <w:name w:val="Balloon Text"/>
    <w:basedOn w:val="Normal"/>
    <w:link w:val="BalloonTextChar"/>
    <w:uiPriority w:val="99"/>
    <w:semiHidden/>
    <w:unhideWhenUsed/>
    <w:rsid w:val="00A136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3673"/>
    <w:rPr>
      <w:rFonts w:ascii="Segoe UI" w:hAnsi="Segoe UI" w:cs="Segoe UI"/>
      <w:sz w:val="18"/>
      <w:szCs w:val="18"/>
    </w:rPr>
  </w:style>
  <w:style w:type="paragraph" w:styleId="NormalWeb">
    <w:name w:val="Normal (Web)"/>
    <w:basedOn w:val="Normal"/>
    <w:uiPriority w:val="99"/>
    <w:semiHidden/>
    <w:unhideWhenUsed/>
    <w:rsid w:val="00096793"/>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7E5F45"/>
    <w:rPr>
      <w:color w:val="808080"/>
    </w:rPr>
  </w:style>
  <w:style w:type="paragraph" w:styleId="Header">
    <w:name w:val="header"/>
    <w:basedOn w:val="Normal"/>
    <w:link w:val="HeaderChar"/>
    <w:uiPriority w:val="99"/>
    <w:unhideWhenUsed/>
    <w:rsid w:val="00DF58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58AA"/>
  </w:style>
  <w:style w:type="paragraph" w:styleId="Footer">
    <w:name w:val="footer"/>
    <w:basedOn w:val="Normal"/>
    <w:link w:val="FooterChar"/>
    <w:uiPriority w:val="99"/>
    <w:unhideWhenUsed/>
    <w:rsid w:val="00DF58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8AA"/>
  </w:style>
  <w:style w:type="paragraph" w:styleId="Bibliography">
    <w:name w:val="Bibliography"/>
    <w:basedOn w:val="Normal"/>
    <w:next w:val="Normal"/>
    <w:uiPriority w:val="37"/>
    <w:unhideWhenUsed/>
    <w:rsid w:val="00503804"/>
    <w:pPr>
      <w:spacing w:after="240" w:line="240" w:lineRule="auto"/>
    </w:pPr>
  </w:style>
  <w:style w:type="paragraph" w:styleId="Revision">
    <w:name w:val="Revision"/>
    <w:hidden/>
    <w:uiPriority w:val="99"/>
    <w:semiHidden/>
    <w:rsid w:val="002E20C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79981">
      <w:bodyDiv w:val="1"/>
      <w:marLeft w:val="0"/>
      <w:marRight w:val="0"/>
      <w:marTop w:val="0"/>
      <w:marBottom w:val="0"/>
      <w:divBdr>
        <w:top w:val="none" w:sz="0" w:space="0" w:color="auto"/>
        <w:left w:val="none" w:sz="0" w:space="0" w:color="auto"/>
        <w:bottom w:val="none" w:sz="0" w:space="0" w:color="auto"/>
        <w:right w:val="none" w:sz="0" w:space="0" w:color="auto"/>
      </w:divBdr>
    </w:div>
    <w:div w:id="241765200">
      <w:bodyDiv w:val="1"/>
      <w:marLeft w:val="0"/>
      <w:marRight w:val="0"/>
      <w:marTop w:val="0"/>
      <w:marBottom w:val="0"/>
      <w:divBdr>
        <w:top w:val="none" w:sz="0" w:space="0" w:color="auto"/>
        <w:left w:val="none" w:sz="0" w:space="0" w:color="auto"/>
        <w:bottom w:val="none" w:sz="0" w:space="0" w:color="auto"/>
        <w:right w:val="none" w:sz="0" w:space="0" w:color="auto"/>
      </w:divBdr>
    </w:div>
    <w:div w:id="404839126">
      <w:bodyDiv w:val="1"/>
      <w:marLeft w:val="0"/>
      <w:marRight w:val="0"/>
      <w:marTop w:val="0"/>
      <w:marBottom w:val="0"/>
      <w:divBdr>
        <w:top w:val="none" w:sz="0" w:space="0" w:color="auto"/>
        <w:left w:val="none" w:sz="0" w:space="0" w:color="auto"/>
        <w:bottom w:val="none" w:sz="0" w:space="0" w:color="auto"/>
        <w:right w:val="none" w:sz="0" w:space="0" w:color="auto"/>
      </w:divBdr>
    </w:div>
    <w:div w:id="119931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3B493-D99E-47A8-BBAF-929CDE3B2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20221</TotalTime>
  <Pages>23</Pages>
  <Words>26288</Words>
  <Characters>149845</Characters>
  <Application>Microsoft Office Word</Application>
  <DocSecurity>0</DocSecurity>
  <Lines>1248</Lines>
  <Paragraphs>351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baverly</dc:creator>
  <cp:keywords/>
  <dc:description/>
  <cp:lastModifiedBy>baverly</cp:lastModifiedBy>
  <cp:revision>14</cp:revision>
  <dcterms:created xsi:type="dcterms:W3CDTF">2022-01-20T13:20:00Z</dcterms:created>
  <dcterms:modified xsi:type="dcterms:W3CDTF">2022-02-11T16:09:00Z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id="wAblj0sH"/&gt;&lt;style id="http://www.zotero.org/styles/behavioral-ecology" hasBibliography="1" bibliographyStyleHasBeenSet="1"/&gt;&lt;prefs&gt;&lt;pref name="fieldType" value="Field"/&gt;&lt;/prefs&gt;&lt;/data&gt;</vt:lpwstr>
  </property>
</Properties>
</file>