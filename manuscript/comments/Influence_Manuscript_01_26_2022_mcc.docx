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Centre for the Advanced Study of Collective Behaviour,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Zukunftskolleg, University of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43CF5C86"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 xml:space="preserve">must constantly come to </w:t>
      </w:r>
      <w:commentRangeStart w:id="2"/>
      <w:r>
        <w:rPr>
          <w:rFonts w:cstheme="minorHAnsi"/>
          <w:bCs/>
          <w:lang w:val="en-US"/>
        </w:rPr>
        <w:t>consensus on</w:t>
      </w:r>
      <w:r w:rsidR="00736C12">
        <w:rPr>
          <w:rFonts w:cstheme="minorHAnsi"/>
          <w:bCs/>
          <w:lang w:val="en-US"/>
        </w:rPr>
        <w:t xml:space="preserve"> </w:t>
      </w:r>
      <w:commentRangeEnd w:id="2"/>
      <w:r w:rsidR="00FA1DD6">
        <w:rPr>
          <w:rStyle w:val="CommentReference"/>
          <w:lang w:val="en-CA" w:bidi="he-IL"/>
        </w:rPr>
        <w:commentReference w:id="2"/>
      </w:r>
      <w:r w:rsidR="00736C12">
        <w:rPr>
          <w:rFonts w:cstheme="minorHAnsi"/>
          <w:bCs/>
          <w:lang w:val="en-US"/>
        </w:rPr>
        <w:t>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w:t>
      </w:r>
      <w:commentRangeStart w:id="3"/>
      <w:r>
        <w:rPr>
          <w:rFonts w:cstheme="minorHAnsi"/>
          <w:bCs/>
          <w:lang w:val="en-US"/>
        </w:rPr>
        <w:t xml:space="preserve">individuals’ </w:t>
      </w:r>
      <w:r w:rsidR="00DF3D5A">
        <w:rPr>
          <w:rFonts w:cstheme="minorHAnsi"/>
          <w:bCs/>
          <w:lang w:val="en-US"/>
        </w:rPr>
        <w:t xml:space="preserve">influence </w:t>
      </w:r>
      <w:commentRangeEnd w:id="3"/>
      <w:r w:rsidR="00582673">
        <w:rPr>
          <w:rStyle w:val="CommentReference"/>
          <w:lang w:val="en-CA" w:bidi="he-IL"/>
        </w:rPr>
        <w:commentReference w:id="3"/>
      </w:r>
      <w:r w:rsidR="00DF3D5A">
        <w:rPr>
          <w:rFonts w:cstheme="minorHAnsi"/>
          <w:bCs/>
          <w:lang w:val="en-US"/>
        </w:rPr>
        <w:t xml:space="preserve">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roughly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2C76E0">
        <w:rPr>
          <w:rFonts w:cstheme="minorHAnsi"/>
          <w:bCs/>
          <w:lang w:val="en-US"/>
        </w:rPr>
        <w:t>perspectives 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4" w:name="_Hlk89330746"/>
      <w:commentRangeStart w:id="5"/>
      <w:r w:rsidRPr="006D69C5">
        <w:rPr>
          <w:rFonts w:cstheme="minorHAnsi"/>
          <w:b/>
          <w:bCs/>
          <w:sz w:val="28"/>
          <w:szCs w:val="28"/>
          <w:lang w:val="en-US"/>
        </w:rPr>
        <w:lastRenderedPageBreak/>
        <w:t>INTRODUCTION</w:t>
      </w:r>
      <w:r w:rsidRPr="006D69C5">
        <w:rPr>
          <w:rFonts w:cstheme="minorHAnsi"/>
          <w:lang w:val="en-US"/>
        </w:rPr>
        <w:t xml:space="preserve"> </w:t>
      </w:r>
      <w:commentRangeEnd w:id="5"/>
      <w:r w:rsidR="00666880">
        <w:rPr>
          <w:rStyle w:val="CommentReference"/>
          <w:lang w:val="en-CA" w:bidi="he-IL"/>
        </w:rPr>
        <w:commentReference w:id="5"/>
      </w:r>
    </w:p>
    <w:p w14:paraId="213B2931" w14:textId="3DFC78F0" w:rsidR="00CC6EA4" w:rsidRDefault="00CC6EA4" w:rsidP="00CC6EA4">
      <w:pPr>
        <w:spacing w:line="360" w:lineRule="auto"/>
        <w:jc w:val="both"/>
        <w:rPr>
          <w:rFonts w:cstheme="minorHAnsi"/>
          <w:lang w:val="en-US"/>
        </w:rPr>
      </w:pPr>
      <w:bookmarkStart w:id="6" w:name="_Hlk89330731"/>
      <w:bookmarkEnd w:id="4"/>
      <w:r w:rsidRPr="006D69C5">
        <w:rPr>
          <w:rFonts w:cstheme="minorHAnsi"/>
          <w:lang w:val="en-US"/>
        </w:rPr>
        <w:t xml:space="preserve">In </w:t>
      </w:r>
      <w:commentRangeStart w:id="7"/>
      <w:del w:id="8" w:author="Margaret Crofoot" w:date="2022-02-10T08:37:00Z">
        <w:r w:rsidRPr="006D69C5" w:rsidDel="0047738E">
          <w:rPr>
            <w:rFonts w:cstheme="minorHAnsi"/>
            <w:lang w:val="en-US"/>
          </w:rPr>
          <w:delText>wild</w:delText>
        </w:r>
      </w:del>
      <w:commentRangeEnd w:id="7"/>
      <w:r w:rsidR="0047738E">
        <w:rPr>
          <w:rStyle w:val="CommentReference"/>
          <w:lang w:val="en-CA" w:bidi="he-IL"/>
        </w:rPr>
        <w:commentReference w:id="7"/>
      </w:r>
      <w:r w:rsidRPr="006D69C5">
        <w:rPr>
          <w:rFonts w:cstheme="minorHAnsi"/>
          <w:lang w:val="en-US"/>
        </w:rPr>
        <w:t xml:space="preserve"> social animals, individuals often </w:t>
      </w:r>
      <w:r w:rsidR="00EC0FD9">
        <w:rPr>
          <w:rFonts w:cstheme="minorHAnsi"/>
          <w:lang w:val="en-US"/>
        </w:rPr>
        <w:t>make</w:t>
      </w:r>
      <w:r w:rsidR="00EC0FD9" w:rsidRPr="006D69C5">
        <w:rPr>
          <w:rFonts w:cstheme="minorHAnsi"/>
          <w:lang w:val="en-US"/>
        </w:rPr>
        <w:t xml:space="preserve"> </w:t>
      </w:r>
      <w:commentRangeStart w:id="9"/>
      <w:r w:rsidRPr="006D69C5">
        <w:rPr>
          <w:rFonts w:cstheme="minorHAnsi"/>
          <w:lang w:val="en-US"/>
        </w:rPr>
        <w:t>heterogenous contributions to group decisions</w:t>
      </w:r>
      <w:commentRangeEnd w:id="9"/>
      <w:r w:rsidR="0047738E">
        <w:rPr>
          <w:rStyle w:val="CommentReference"/>
          <w:lang w:val="en-CA" w:bidi="he-IL"/>
        </w:rPr>
        <w:commentReference w:id="9"/>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w:t>
      </w:r>
      <w:ins w:id="10" w:author="Margaret Crofoot" w:date="2022-02-10T08:40:00Z">
        <w:r w:rsidR="00E7799C">
          <w:rPr>
            <w:rFonts w:cstheme="minorHAnsi"/>
            <w:lang w:val="en-US"/>
          </w:rPr>
          <w:t xml:space="preserve">among group-mates </w:t>
        </w:r>
      </w:ins>
      <w:r>
        <w:rPr>
          <w:rFonts w:cstheme="minorHAnsi"/>
          <w:lang w:val="en-US"/>
        </w:rPr>
        <w:t xml:space="preserve">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 xml:space="preserve">tudies of </w:t>
      </w:r>
      <w:commentRangeStart w:id="11"/>
      <w:r w:rsidR="00EC0FD9">
        <w:rPr>
          <w:rFonts w:cstheme="minorHAnsi"/>
          <w:lang w:val="en-US"/>
        </w:rPr>
        <w:t xml:space="preserve">influence over </w:t>
      </w:r>
      <w:commentRangeEnd w:id="11"/>
      <w:r w:rsidR="00E7799C">
        <w:rPr>
          <w:rStyle w:val="CommentReference"/>
          <w:lang w:val="en-CA" w:bidi="he-IL"/>
        </w:rPr>
        <w:commentReference w:id="11"/>
      </w:r>
      <w:r w:rsidR="00EC0FD9">
        <w:rPr>
          <w:rFonts w:cstheme="minorHAnsi"/>
          <w:lang w:val="en-US"/>
        </w:rPr>
        <w:t xml:space="preserve">collective movement </w:t>
      </w:r>
      <w:commentRangeStart w:id="12"/>
      <w:r w:rsidR="00EC0FD9">
        <w:rPr>
          <w:rFonts w:cstheme="minorHAnsi"/>
          <w:lang w:val="en-US"/>
        </w:rPr>
        <w:t>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commentRangeEnd w:id="12"/>
      <w:r w:rsidR="00E7799C">
        <w:rPr>
          <w:rStyle w:val="CommentReference"/>
          <w:lang w:val="en-CA" w:bidi="he-IL"/>
        </w:rPr>
        <w:commentReference w:id="12"/>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commentRangeStart w:id="13"/>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(Kerth et al. 2006; Nagy et al. 2010; Giuggioli et al. 2015; Pettit et al. 2015)</w:t>
      </w:r>
      <w:r w:rsidRPr="006D69C5">
        <w:rPr>
          <w:rFonts w:cstheme="minorHAnsi"/>
          <w:lang w:val="en-US"/>
        </w:rPr>
        <w:fldChar w:fldCharType="end"/>
      </w:r>
      <w:commentRangeEnd w:id="13"/>
      <w:r w:rsidR="008871A8">
        <w:rPr>
          <w:rStyle w:val="CommentReference"/>
          <w:lang w:val="en-CA" w:bidi="he-IL"/>
        </w:rPr>
        <w:commentReference w:id="13"/>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w:t>
      </w:r>
      <w:commentRangeStart w:id="14"/>
      <w:r>
        <w:rPr>
          <w:rFonts w:cstheme="minorHAnsi"/>
          <w:lang w:val="en-US"/>
        </w:rPr>
        <w:t xml:space="preserve">Such studies </w:t>
      </w:r>
      <w:commentRangeStart w:id="15"/>
      <w:r>
        <w:rPr>
          <w:rFonts w:cstheme="minorHAnsi"/>
          <w:lang w:val="en-US"/>
        </w:rPr>
        <w:t>have highlighted</w:t>
      </w:r>
      <w:commentRangeEnd w:id="15"/>
      <w:r w:rsidR="008871A8">
        <w:rPr>
          <w:rStyle w:val="CommentReference"/>
          <w:lang w:val="en-CA" w:bidi="he-IL"/>
        </w:rPr>
        <w:commentReference w:id="15"/>
      </w:r>
      <w:r>
        <w:rPr>
          <w:rFonts w:cstheme="minorHAnsi"/>
          <w:lang w:val="en-US"/>
        </w:rPr>
        <w:t xml:space="preserve"> the diversity of movement decisions-making mechanisms found 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970377">
        <w:rPr>
          <w:rFonts w:ascii="Calibri" w:hAnsi="Calibri" w:cs="Calibri"/>
          <w:lang w:val="en-US"/>
        </w:rPr>
        <w:t>(Boinski 2000; Conradt and Roper 2005; Conradt and Roper 2009)</w:t>
      </w:r>
      <w:r>
        <w:rPr>
          <w:rFonts w:cstheme="minorHAnsi"/>
          <w:lang w:val="en-US"/>
        </w:rPr>
        <w:fldChar w:fldCharType="end"/>
      </w:r>
      <w:r>
        <w:rPr>
          <w:rFonts w:cstheme="minorHAnsi"/>
          <w:lang w:val="en-US"/>
        </w:rPr>
        <w:t>.</w:t>
      </w:r>
      <w:commentRangeEnd w:id="14"/>
      <w:r w:rsidR="008871A8">
        <w:rPr>
          <w:rStyle w:val="CommentReference"/>
          <w:lang w:val="en-CA" w:bidi="he-IL"/>
        </w:rPr>
        <w:commentReference w:id="14"/>
      </w:r>
    </w:p>
    <w:p w14:paraId="75A7F7D7" w14:textId="28DA97EB" w:rsidR="00CC6EA4" w:rsidRDefault="00CC6EA4" w:rsidP="00CC6EA4">
      <w:pPr>
        <w:spacing w:line="360" w:lineRule="auto"/>
        <w:jc w:val="both"/>
        <w:rPr>
          <w:rFonts w:cstheme="minorHAnsi"/>
          <w:lang w:val="en-US"/>
        </w:rPr>
      </w:pPr>
      <w:r>
        <w:rPr>
          <w:rFonts w:cstheme="minorHAnsi"/>
          <w:lang w:val="en-US"/>
        </w:rPr>
        <w:t xml:space="preserve">Because of this diversity, assessing </w:t>
      </w:r>
      <w:commentRangeStart w:id="16"/>
      <w:r>
        <w:rPr>
          <w:rFonts w:cstheme="minorHAnsi"/>
          <w:lang w:val="en-US"/>
        </w:rPr>
        <w:t>influence patterns</w:t>
      </w:r>
      <w:commentRangeEnd w:id="16"/>
      <w:r w:rsidR="008871A8">
        <w:rPr>
          <w:rStyle w:val="CommentReference"/>
          <w:lang w:val="en-CA" w:bidi="he-IL"/>
        </w:rPr>
        <w:commentReference w:id="16"/>
      </w:r>
      <w:r>
        <w:rPr>
          <w:rFonts w:cstheme="minorHAnsi"/>
          <w:lang w:val="en-US"/>
        </w:rPr>
        <w:t xml:space="preserve"> and comparing them between social groups remains challenging. In order to correctly define and quantify influence in a social system, one has to first identify the decision-making mechanisms at play and th</w:t>
      </w:r>
      <w:commentRangeStart w:id="17"/>
      <w:r>
        <w:rPr>
          <w:rFonts w:cstheme="minorHAnsi"/>
          <w:lang w:val="en-US"/>
        </w:rPr>
        <w:t xml:space="preserve">e type of cues from a given individual that are of particular relevance in influencing the decisions of others </w:t>
      </w:r>
      <w:commentRangeEnd w:id="17"/>
      <w:r w:rsidR="008871A8">
        <w:rPr>
          <w:rStyle w:val="CommentReference"/>
          <w:lang w:val="en-CA" w:bidi="he-IL"/>
        </w:rPr>
        <w:commentReference w:id="17"/>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commentRangeStart w:id="18"/>
      <w:r>
        <w:rPr>
          <w:rFonts w:cstheme="minorHAnsi"/>
          <w:lang w:val="en-US"/>
        </w:rPr>
        <w:t xml:space="preserve">Individual influence </w:t>
      </w:r>
      <w:commentRangeEnd w:id="18"/>
      <w:r w:rsidR="00731B6C">
        <w:rPr>
          <w:rStyle w:val="CommentReference"/>
          <w:lang w:val="en-CA" w:bidi="he-IL"/>
        </w:rPr>
        <w:commentReference w:id="18"/>
      </w:r>
      <w:r>
        <w:rPr>
          <w:rFonts w:cstheme="minorHAnsi"/>
          <w:lang w:val="en-US"/>
        </w:rPr>
        <w:t xml:space="preserve">may also vary depending on the type of decision being considered, with influence over one type of group decision not necessarily translating into influence over other types. </w:t>
      </w:r>
      <w:commentRangeStart w:id="19"/>
      <w:r>
        <w:rPr>
          <w:rFonts w:cstheme="minorHAnsi"/>
          <w:lang w:val="en-US"/>
        </w:rPr>
        <w:t xml:space="preserve">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w:t>
      </w:r>
      <w:commentRangeStart w:id="20"/>
      <w:r>
        <w:rPr>
          <w:rFonts w:cstheme="minorHAnsi"/>
          <w:lang w:val="en-US"/>
        </w:rPr>
        <w:t xml:space="preserve">shared or unshared </w:t>
      </w:r>
      <w:commentRangeEnd w:id="20"/>
      <w:r w:rsidR="00F91EB2">
        <w:rPr>
          <w:rStyle w:val="CommentReference"/>
          <w:lang w:val="en-CA" w:bidi="he-IL"/>
        </w:rPr>
        <w:commentReference w:id="20"/>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 xml:space="preserve">(Byrne 2000; </w:t>
      </w:r>
      <w:proofErr w:type="spellStart"/>
      <w:r w:rsidR="0043299C" w:rsidRPr="0043299C">
        <w:rPr>
          <w:rFonts w:ascii="Calibri" w:hAnsi="Calibri" w:cs="Calibri"/>
          <w:lang w:val="en-US"/>
        </w:rPr>
        <w:t>Conradt</w:t>
      </w:r>
      <w:proofErr w:type="spellEnd"/>
      <w:r w:rsidR="0043299C" w:rsidRPr="0043299C">
        <w:rPr>
          <w:rFonts w:ascii="Calibri" w:hAnsi="Calibri" w:cs="Calibri"/>
          <w:lang w:val="en-US"/>
        </w:rPr>
        <w:t xml:space="preserve"> and Roper 2010)</w:t>
      </w:r>
      <w:r>
        <w:rPr>
          <w:rFonts w:cstheme="minorHAnsi"/>
          <w:lang w:val="en-US"/>
        </w:rPr>
        <w:fldChar w:fldCharType="end"/>
      </w:r>
      <w:r>
        <w:rPr>
          <w:rFonts w:cstheme="minorHAnsi"/>
          <w:lang w:val="en-US"/>
        </w:rPr>
        <w:t xml:space="preserve">. </w:t>
      </w:r>
      <w:commentRangeEnd w:id="19"/>
      <w:r w:rsidR="00F91EB2">
        <w:rPr>
          <w:rStyle w:val="CommentReference"/>
          <w:lang w:val="en-CA" w:bidi="he-IL"/>
        </w:rPr>
        <w:commentReference w:id="19"/>
      </w:r>
      <w:r>
        <w:rPr>
          <w:rFonts w:cstheme="minorHAnsi"/>
          <w:lang w:val="en-US"/>
        </w:rPr>
        <w:t xml:space="preserve">It can be particularly challenging to disentangle these </w:t>
      </w:r>
      <w:commentRangeStart w:id="21"/>
      <w:r>
        <w:rPr>
          <w:rFonts w:cstheme="minorHAnsi"/>
          <w:lang w:val="en-US"/>
        </w:rPr>
        <w:t>two types of influence</w:t>
      </w:r>
      <w:commentRangeEnd w:id="21"/>
      <w:r w:rsidR="00F91EB2">
        <w:rPr>
          <w:rStyle w:val="CommentReference"/>
          <w:lang w:val="en-CA" w:bidi="he-IL"/>
        </w:rPr>
        <w:commentReference w:id="21"/>
      </w:r>
      <w:r>
        <w:rPr>
          <w:rFonts w:cstheme="minorHAnsi"/>
          <w:lang w:val="en-US"/>
        </w:rPr>
        <w:t xml:space="preserv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commentRangeStart w:id="22"/>
      <w:r w:rsidR="007872E0">
        <w:rPr>
          <w:rFonts w:cstheme="minorHAnsi"/>
          <w:lang w:val="en-US"/>
        </w:rPr>
        <w:t>Very few</w:t>
      </w:r>
      <w:r>
        <w:rPr>
          <w:rFonts w:cstheme="minorHAnsi"/>
          <w:lang w:val="en-US"/>
        </w:rPr>
        <w:t xml:space="preserve"> studies have </w:t>
      </w:r>
      <w:del w:id="23" w:author="Margaret Crofoot" w:date="2022-02-10T09:59:00Z">
        <w:r w:rsidDel="00F91EB2">
          <w:rPr>
            <w:rFonts w:cstheme="minorHAnsi"/>
            <w:lang w:val="en-US"/>
          </w:rPr>
          <w:delText xml:space="preserve">been </w:delText>
        </w:r>
      </w:del>
      <w:r>
        <w:rPr>
          <w:rFonts w:cstheme="minorHAnsi"/>
          <w:lang w:val="en-US"/>
        </w:rPr>
        <w:t>look</w:t>
      </w:r>
      <w:ins w:id="24" w:author="Margaret Crofoot" w:date="2022-02-10T09:59:00Z">
        <w:r w:rsidR="00F91EB2">
          <w:rPr>
            <w:rFonts w:cstheme="minorHAnsi"/>
            <w:lang w:val="en-US"/>
          </w:rPr>
          <w:t>ed</w:t>
        </w:r>
      </w:ins>
      <w:del w:id="25" w:author="Margaret Crofoot" w:date="2022-02-10T09:59:00Z">
        <w:r w:rsidDel="00F91EB2">
          <w:rPr>
            <w:rFonts w:cstheme="minorHAnsi"/>
            <w:lang w:val="en-US"/>
          </w:rPr>
          <w:delText>ing</w:delText>
        </w:r>
      </w:del>
      <w:r>
        <w:rPr>
          <w:rFonts w:cstheme="minorHAnsi"/>
          <w:lang w:val="en-US"/>
        </w:rPr>
        <w:t xml:space="preserve"> simultaneously at several measures of influence within </w:t>
      </w:r>
      <w:ins w:id="26" w:author="Margaret Crofoot" w:date="2022-02-10T09:59:00Z">
        <w:r w:rsidR="00F91EB2">
          <w:rPr>
            <w:rFonts w:cstheme="minorHAnsi"/>
            <w:lang w:val="en-US"/>
          </w:rPr>
          <w:t>a single</w:t>
        </w:r>
      </w:ins>
      <w:del w:id="27" w:author="Margaret Crofoot" w:date="2022-02-10T09:59:00Z">
        <w:r w:rsidDel="00F91EB2">
          <w:rPr>
            <w:rFonts w:cstheme="minorHAnsi"/>
            <w:lang w:val="en-US"/>
          </w:rPr>
          <w:delText>one</w:delText>
        </w:r>
      </w:del>
      <w:r>
        <w:rPr>
          <w:rFonts w:cstheme="minorHAnsi"/>
          <w:lang w:val="en-US"/>
        </w:rPr>
        <w:t xml:space="preserve"> system</w:t>
      </w:r>
      <w:r w:rsidR="007872E0">
        <w:rPr>
          <w:rFonts w:cstheme="minorHAnsi"/>
          <w:lang w:val="en-US"/>
        </w:rPr>
        <w:t xml:space="preserve"> in the wild</w:t>
      </w:r>
      <w:r>
        <w:rPr>
          <w:rFonts w:cstheme="minorHAnsi"/>
          <w:lang w:val="en-US"/>
        </w:rPr>
        <w:t xml:space="preserve"> </w:t>
      </w:r>
      <w:commentRangeEnd w:id="22"/>
      <w:r w:rsidR="00F91EB2">
        <w:rPr>
          <w:rStyle w:val="CommentReference"/>
          <w:lang w:val="en-CA" w:bidi="he-IL"/>
        </w:rPr>
        <w:commentReference w:id="22"/>
      </w:r>
      <w:commentRangeStart w:id="28"/>
      <w:del w:id="29" w:author="Margaret Crofoot" w:date="2022-02-10T09:56:00Z">
        <w:r w:rsidDel="00F91EB2">
          <w:rPr>
            <w:rFonts w:cstheme="minorHAnsi"/>
            <w:lang w:val="en-US"/>
          </w:rPr>
          <w:delText xml:space="preserve">in </w:delText>
        </w:r>
      </w:del>
      <w:commentRangeEnd w:id="28"/>
      <w:r w:rsidR="00F91EB2">
        <w:rPr>
          <w:rStyle w:val="CommentReference"/>
          <w:lang w:val="en-CA" w:bidi="he-IL"/>
        </w:rPr>
        <w:commentReference w:id="28"/>
      </w:r>
      <w:del w:id="30" w:author="Margaret Crofoot" w:date="2022-02-10T09:56:00Z">
        <w:r w:rsidDel="00F91EB2">
          <w:rPr>
            <w:rFonts w:cstheme="minorHAnsi"/>
            <w:lang w:val="en-US"/>
          </w:rPr>
          <w:delText>order</w:delText>
        </w:r>
      </w:del>
      <w:r>
        <w:rPr>
          <w:rFonts w:cstheme="minorHAnsi"/>
          <w:lang w:val="en-US"/>
        </w:rPr>
        <w:t xml:space="preserve"> to evaluate if individuals</w:t>
      </w:r>
      <w:ins w:id="31" w:author="Margaret Crofoot" w:date="2022-02-10T09:58:00Z">
        <w:r w:rsidR="00F91EB2">
          <w:rPr>
            <w:rFonts w:cstheme="minorHAnsi"/>
            <w:lang w:val="en-US"/>
          </w:rPr>
          <w:t xml:space="preserve"> that</w:t>
        </w:r>
      </w:ins>
      <w:del w:id="32" w:author="Margaret Crofoot" w:date="2022-02-10T09:58:00Z">
        <w:r w:rsidDel="00F91EB2">
          <w:rPr>
            <w:rFonts w:cstheme="minorHAnsi"/>
            <w:lang w:val="en-US"/>
          </w:rPr>
          <w:delText xml:space="preserve"> which</w:delText>
        </w:r>
      </w:del>
      <w:r>
        <w:rPr>
          <w:rFonts w:cstheme="minorHAnsi"/>
          <w:lang w:val="en-US"/>
        </w:rPr>
        <w:t xml:space="preserve"> have influence over</w:t>
      </w:r>
      <w:ins w:id="33" w:author="Margaret Crofoot" w:date="2022-02-10T10:06:00Z">
        <w:r w:rsidR="00D6428B">
          <w:rPr>
            <w:rFonts w:cstheme="minorHAnsi"/>
            <w:lang w:val="en-US"/>
          </w:rPr>
          <w:t xml:space="preserve"> the</w:t>
        </w:r>
      </w:ins>
      <w:r>
        <w:rPr>
          <w:rFonts w:cstheme="minorHAnsi"/>
          <w:lang w:val="en-US"/>
        </w:rPr>
        <w:t xml:space="preserve"> direction of movement also have influence over </w:t>
      </w:r>
      <w:ins w:id="34" w:author="Margaret Crofoot" w:date="2022-02-10T10:06:00Z">
        <w:r w:rsidR="00D6428B">
          <w:rPr>
            <w:rFonts w:cstheme="minorHAnsi"/>
            <w:lang w:val="en-US"/>
          </w:rPr>
          <w:t xml:space="preserve">the </w:t>
        </w:r>
      </w:ins>
      <w:r>
        <w:rPr>
          <w:rFonts w:cstheme="minorHAnsi"/>
          <w:lang w:val="en-US"/>
        </w:rPr>
        <w:t>speed o</w:t>
      </w:r>
      <w:ins w:id="35" w:author="Margaret Crofoot" w:date="2022-02-10T10:06:00Z">
        <w:r w:rsidR="00D6428B">
          <w:rPr>
            <w:rFonts w:cstheme="minorHAnsi"/>
            <w:lang w:val="en-US"/>
          </w:rPr>
          <w:t>f</w:t>
        </w:r>
      </w:ins>
      <w:del w:id="36" w:author="Margaret Crofoot" w:date="2022-02-10T10:06:00Z">
        <w:r w:rsidDel="00D6428B">
          <w:rPr>
            <w:rFonts w:cstheme="minorHAnsi"/>
            <w:lang w:val="en-US"/>
          </w:rPr>
          <w:delText>r</w:delText>
        </w:r>
      </w:del>
      <w:r>
        <w:rPr>
          <w:rFonts w:cstheme="minorHAnsi"/>
          <w:lang w:val="en-US"/>
        </w:rPr>
        <w:t xml:space="preserve"> travel, or to validate the assumption that </w:t>
      </w:r>
      <w:del w:id="37" w:author="Margaret Crofoot" w:date="2022-02-10T10:07:00Z">
        <w:r w:rsidDel="00D6428B">
          <w:rPr>
            <w:rFonts w:cstheme="minorHAnsi"/>
            <w:lang w:val="en-US"/>
          </w:rPr>
          <w:delText>frontmost</w:delText>
        </w:r>
      </w:del>
      <w:r>
        <w:rPr>
          <w:rFonts w:cstheme="minorHAnsi"/>
          <w:lang w:val="en-US"/>
        </w:rPr>
        <w:t xml:space="preserve"> individuals</w:t>
      </w:r>
      <w:ins w:id="38" w:author="Margaret Crofoot" w:date="2022-02-10T10:07:00Z">
        <w:r w:rsidR="00D6428B">
          <w:rPr>
            <w:rFonts w:cstheme="minorHAnsi"/>
            <w:lang w:val="en-US"/>
          </w:rPr>
          <w:t xml:space="preserve"> at the front of groups</w:t>
        </w:r>
      </w:ins>
      <w:r>
        <w:rPr>
          <w:rFonts w:cstheme="minorHAnsi"/>
          <w:lang w:val="en-US"/>
        </w:rPr>
        <w:t xml:space="preserve"> do</w:t>
      </w:r>
      <w:ins w:id="39" w:author="Margaret Crofoot" w:date="2022-02-10T10:07:00Z">
        <w:r w:rsidR="00D6428B">
          <w:rPr>
            <w:rFonts w:cstheme="minorHAnsi"/>
            <w:lang w:val="en-US"/>
          </w:rPr>
          <w:t>, in fact,</w:t>
        </w:r>
      </w:ins>
      <w:r>
        <w:rPr>
          <w:rFonts w:cstheme="minorHAnsi"/>
          <w:lang w:val="en-US"/>
        </w:rPr>
        <w:t xml:space="preserve"> have</w:t>
      </w:r>
      <w:ins w:id="40" w:author="Margaret Crofoot" w:date="2022-02-10T10:07:00Z">
        <w:r w:rsidR="00D6428B">
          <w:rPr>
            <w:rFonts w:cstheme="minorHAnsi"/>
            <w:lang w:val="en-US"/>
          </w:rPr>
          <w:t xml:space="preserve"> greater</w:t>
        </w:r>
      </w:ins>
      <w:del w:id="41" w:author="Margaret Crofoot" w:date="2022-02-10T10:07:00Z">
        <w:r w:rsidDel="00D6428B">
          <w:rPr>
            <w:rFonts w:cstheme="minorHAnsi"/>
            <w:lang w:val="en-US"/>
          </w:rPr>
          <w:delText xml:space="preserve"> more</w:delText>
        </w:r>
      </w:del>
      <w:r>
        <w:rPr>
          <w:rFonts w:cstheme="minorHAnsi"/>
          <w:lang w:val="en-US"/>
        </w:rPr>
        <w:t xml:space="preserv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 xml:space="preserve">Herbert-Read et al. 2011; Katz et </w:t>
      </w:r>
      <w:r w:rsidR="007872E0" w:rsidRPr="007872E0">
        <w:rPr>
          <w:rFonts w:ascii="Calibri" w:hAnsi="Calibri" w:cs="Calibri"/>
        </w:rPr>
        <w:lastRenderedPageBreak/>
        <w:t>al. 2011; Jolles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influence is such a </w:t>
      </w:r>
      <w:commentRangeStart w:id="42"/>
      <w:r>
        <w:rPr>
          <w:rFonts w:cstheme="minorHAnsi"/>
          <w:lang w:val="en-US"/>
        </w:rPr>
        <w:t>versatile</w:t>
      </w:r>
      <w:commentRangeEnd w:id="42"/>
      <w:r w:rsidR="00D6428B">
        <w:rPr>
          <w:rStyle w:val="CommentReference"/>
          <w:lang w:val="en-CA" w:bidi="he-IL"/>
        </w:rPr>
        <w:commentReference w:id="42"/>
      </w:r>
      <w:r>
        <w:rPr>
          <w:rFonts w:cstheme="minorHAnsi"/>
          <w:lang w:val="en-US"/>
        </w:rPr>
        <w:t xml:space="preserve"> notion, </w:t>
      </w:r>
      <w:commentRangeStart w:id="43"/>
      <w:r>
        <w:rPr>
          <w:rFonts w:cstheme="minorHAnsi"/>
          <w:lang w:val="en-US"/>
        </w:rPr>
        <w:t>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commentRangeEnd w:id="43"/>
      <w:r w:rsidR="00D6428B">
        <w:rPr>
          <w:rStyle w:val="CommentReference"/>
          <w:lang w:val="en-CA" w:bidi="he-IL"/>
        </w:rPr>
        <w:commentReference w:id="43"/>
      </w:r>
    </w:p>
    <w:bookmarkEnd w:id="6"/>
    <w:p w14:paraId="47DBF867" w14:textId="12690B3E"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w:t>
      </w:r>
      <w:commentRangeStart w:id="44"/>
      <w:r>
        <w:rPr>
          <w:rFonts w:cstheme="minorHAnsi"/>
          <w:lang w:val="en-US"/>
        </w:rPr>
        <w:t xml:space="preserve">influence dynamics </w:t>
      </w:r>
      <w:commentRangeEnd w:id="44"/>
      <w:r w:rsidR="00D6428B">
        <w:rPr>
          <w:rStyle w:val="CommentReference"/>
          <w:lang w:val="en-CA" w:bidi="he-IL"/>
        </w:rPr>
        <w:commentReference w:id="44"/>
      </w:r>
      <w:r>
        <w:rPr>
          <w:rFonts w:cstheme="minorHAnsi"/>
          <w:lang w:val="en-US"/>
        </w:rPr>
        <w:t xml:space="preserve">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w:t>
      </w:r>
      <w:commentRangeStart w:id="45"/>
      <w:r>
        <w:rPr>
          <w:rFonts w:cstheme="minorHAnsi"/>
          <w:lang w:val="en-US"/>
        </w:rPr>
        <w:t>distributed</w:t>
      </w:r>
      <w:commentRangeEnd w:id="45"/>
      <w:r w:rsidR="00D6428B">
        <w:rPr>
          <w:rStyle w:val="CommentReference"/>
          <w:lang w:val="en-CA" w:bidi="he-IL"/>
        </w:rPr>
        <w:commentReference w:id="45"/>
      </w:r>
      <w:r>
        <w:rPr>
          <w:rFonts w:cstheme="minorHAnsi"/>
          <w:lang w:val="en-US"/>
        </w:rPr>
        <w:t xml:space="preserve"> nature of prey is </w:t>
      </w:r>
      <w:r w:rsidRPr="006D69C5">
        <w:rPr>
          <w:rFonts w:cstheme="minorHAnsi"/>
          <w:lang w:val="en-US"/>
        </w:rPr>
        <w:t xml:space="preserve">reflected in </w:t>
      </w:r>
      <w:del w:id="46" w:author="Margaret Crofoot" w:date="2022-02-10T10:11:00Z">
        <w:r w:rsidRPr="006D69C5" w:rsidDel="00D6428B">
          <w:rPr>
            <w:rFonts w:cstheme="minorHAnsi"/>
            <w:lang w:val="en-US"/>
          </w:rPr>
          <w:delText xml:space="preserve">the </w:delText>
        </w:r>
      </w:del>
      <w:r w:rsidRPr="006D69C5">
        <w:rPr>
          <w:rFonts w:cstheme="minorHAnsi"/>
          <w:lang w:val="en-US"/>
        </w:rPr>
        <w:t xml:space="preserve">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(Engesser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ins w:id="47" w:author="Margaret Crofoot" w:date="2022-02-10T10:12:00Z">
        <w:r w:rsidR="00D6428B">
          <w:rPr>
            <w:rFonts w:cstheme="minorHAnsi"/>
            <w:lang w:val="en-US"/>
          </w:rPr>
          <w:t xml:space="preserve">their </w:t>
        </w:r>
      </w:ins>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w:t>
      </w:r>
      <w:proofErr w:type="spellStart"/>
      <w:r w:rsidR="0043299C" w:rsidRPr="00C058F3">
        <w:rPr>
          <w:rFonts w:ascii="Calibri" w:hAnsi="Calibri" w:cs="Calibri"/>
          <w:lang w:val="en-US"/>
        </w:rPr>
        <w:t>Kranstauber</w:t>
      </w:r>
      <w:proofErr w:type="spellEnd"/>
      <w:r w:rsidR="0043299C" w:rsidRPr="00C058F3">
        <w:rPr>
          <w:rFonts w:ascii="Calibri" w:hAnsi="Calibri" w:cs="Calibri"/>
          <w:lang w:val="en-US"/>
        </w:rPr>
        <w:t xml:space="preserve">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w:t>
      </w:r>
      <w:commentRangeStart w:id="48"/>
      <w:r w:rsidRPr="006D69C5">
        <w:rPr>
          <w:rFonts w:cstheme="minorHAnsi"/>
          <w:lang w:val="en-US"/>
        </w:rPr>
        <w:t>specific calls</w:t>
      </w:r>
      <w:commentRangeEnd w:id="48"/>
      <w:r w:rsidR="00D50E46">
        <w:rPr>
          <w:rStyle w:val="CommentReference"/>
          <w:lang w:val="en-CA" w:bidi="he-IL"/>
        </w:rPr>
        <w:commentReference w:id="48"/>
      </w:r>
      <w:r w:rsidRPr="006D69C5">
        <w:rPr>
          <w:rFonts w:cstheme="minorHAnsi"/>
          <w:lang w:val="en-US"/>
        </w:rPr>
        <w:t xml:space="preserve">.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ins w:id="49" w:author="Margaret Crofoot" w:date="2022-02-10T10:14:00Z">
        <w:r w:rsidR="00D50E46">
          <w:rPr>
            <w:rFonts w:eastAsia="Times New Roman" w:cstheme="minorHAnsi"/>
            <w:color w:val="000000"/>
            <w:lang w:val="en-US"/>
          </w:rPr>
          <w:t xml:space="preserve">opportunities (?) </w:t>
        </w:r>
      </w:ins>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Clutton</w:t>
      </w:r>
      <w:proofErr w:type="spellEnd"/>
      <w:r w:rsidR="0043299C" w:rsidRPr="0043299C">
        <w:rPr>
          <w:rFonts w:ascii="Calibri" w:hAnsi="Calibri" w:cs="Calibri"/>
          <w:lang w:val="en-US"/>
        </w:rPr>
        <w:t>-Brock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subordinate group members,</w:t>
      </w:r>
      <w:commentRangeStart w:id="50"/>
      <w:r w:rsidRPr="006D69C5">
        <w:rPr>
          <w:rFonts w:eastAsia="Times New Roman" w:cstheme="minorHAnsi"/>
          <w:color w:val="000000"/>
          <w:lang w:val="en-US"/>
        </w:rPr>
        <w:t xml:space="preserve">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commentRangeEnd w:id="50"/>
      <w:r w:rsidR="00D50E46">
        <w:rPr>
          <w:rStyle w:val="CommentReference"/>
          <w:lang w:val="en-CA" w:bidi="he-IL"/>
        </w:rPr>
        <w:commentReference w:id="50"/>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59DB56BC"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commentRangeStart w:id="51"/>
      <w:r w:rsidR="00D10091" w:rsidRPr="006D69C5">
        <w:rPr>
          <w:rFonts w:cstheme="minorHAnsi"/>
          <w:lang w:val="en-US"/>
        </w:rPr>
        <w:t>over continuous foraging times</w:t>
      </w:r>
      <w:commentRangeEnd w:id="51"/>
      <w:r w:rsidR="00D50E46">
        <w:rPr>
          <w:rStyle w:val="CommentReference"/>
          <w:lang w:val="en-CA" w:bidi="he-IL"/>
        </w:rPr>
        <w:commentReference w:id="51"/>
      </w:r>
      <w:r w:rsidR="00D10091">
        <w:rPr>
          <w:rFonts w:cstheme="minorHAnsi"/>
          <w:lang w:val="en-US"/>
        </w:rPr>
        <w:t xml:space="preserve">, </w:t>
      </w:r>
      <w:commentRangeStart w:id="52"/>
      <w:r w:rsidR="00D10091">
        <w:rPr>
          <w:rFonts w:cstheme="minorHAnsi"/>
          <w:lang w:val="en-US"/>
        </w:rPr>
        <w:t>which could be applicable to social systems other than meerkats</w:t>
      </w:r>
      <w:commentRangeEnd w:id="52"/>
      <w:r w:rsidR="00D50E46">
        <w:rPr>
          <w:rStyle w:val="CommentReference"/>
          <w:lang w:val="en-CA" w:bidi="he-IL"/>
        </w:rPr>
        <w:commentReference w:id="52"/>
      </w:r>
      <w:r w:rsidR="00D10091">
        <w:rPr>
          <w:rFonts w:cstheme="minorHAnsi"/>
          <w:lang w:val="en-US"/>
        </w:rPr>
        <w:t>. W</w:t>
      </w:r>
      <w:r w:rsidR="006C23AD">
        <w:rPr>
          <w:rFonts w:cstheme="minorHAnsi"/>
          <w:lang w:val="en-US"/>
        </w:rPr>
        <w:t xml:space="preserve">e use this method to </w:t>
      </w:r>
      <w:r w:rsidR="004D4DEB">
        <w:rPr>
          <w:rFonts w:cstheme="minorHAnsi"/>
          <w:lang w:val="en-US"/>
        </w:rPr>
        <w:t xml:space="preserve">assess </w:t>
      </w:r>
      <w:commentRangeStart w:id="53"/>
      <w:del w:id="54" w:author="Margaret Crofoot" w:date="2022-02-10T10:21:00Z">
        <w:r w:rsidR="004D4DEB" w:rsidDel="00D50E46">
          <w:rPr>
            <w:rFonts w:cstheme="minorHAnsi"/>
            <w:lang w:val="en-US"/>
          </w:rPr>
          <w:delText xml:space="preserve">whether </w:delText>
        </w:r>
      </w:del>
      <w:ins w:id="55" w:author="Margaret Crofoot" w:date="2022-02-10T10:21:00Z">
        <w:r w:rsidR="00D50E46">
          <w:rPr>
            <w:rFonts w:cstheme="minorHAnsi"/>
            <w:lang w:val="en-US"/>
          </w:rPr>
          <w:t xml:space="preserve">if </w:t>
        </w:r>
        <w:commentRangeEnd w:id="53"/>
        <w:r w:rsidR="00D50E46">
          <w:rPr>
            <w:rStyle w:val="CommentReference"/>
            <w:lang w:val="en-CA" w:bidi="he-IL"/>
          </w:rPr>
          <w:commentReference w:id="53"/>
        </w:r>
      </w:ins>
      <w:r w:rsidR="004D4DEB">
        <w:rPr>
          <w:rFonts w:cstheme="minorHAnsi"/>
          <w:lang w:val="en-US"/>
        </w:rPr>
        <w:t xml:space="preserve">patterns of influence are associated with social status within groups, as well as </w:t>
      </w:r>
      <w:ins w:id="56" w:author="Margaret Crofoot" w:date="2022-02-10T10:22:00Z">
        <w:r w:rsidR="00D50E46">
          <w:rPr>
            <w:rFonts w:cstheme="minorHAnsi"/>
            <w:lang w:val="en-US"/>
          </w:rPr>
          <w:t>if</w:t>
        </w:r>
      </w:ins>
      <w:del w:id="57" w:author="Margaret Crofoot" w:date="2022-02-10T10:22:00Z">
        <w:r w:rsidR="004D4DEB" w:rsidDel="00D50E46">
          <w:rPr>
            <w:rFonts w:cstheme="minorHAnsi"/>
            <w:lang w:val="en-US"/>
          </w:rPr>
          <w:delText>whether</w:delText>
        </w:r>
      </w:del>
      <w:r w:rsidR="004D4DEB">
        <w:rPr>
          <w:rFonts w:cstheme="minorHAnsi"/>
          <w:lang w:val="en-US"/>
        </w:rPr>
        <w:t xml:space="preserve"> the two </w:t>
      </w:r>
      <w:commentRangeStart w:id="58"/>
      <w:r w:rsidR="004D4DEB">
        <w:rPr>
          <w:rFonts w:cstheme="minorHAnsi"/>
          <w:lang w:val="en-US"/>
        </w:rPr>
        <w:t xml:space="preserve">different types </w:t>
      </w:r>
      <w:commentRangeEnd w:id="58"/>
      <w:r w:rsidR="005F68F3">
        <w:rPr>
          <w:rStyle w:val="CommentReference"/>
          <w:lang w:val="en-CA" w:bidi="he-IL"/>
        </w:rPr>
        <w:commentReference w:id="58"/>
      </w:r>
      <w:r w:rsidR="004D4DEB">
        <w:rPr>
          <w:rFonts w:cstheme="minorHAnsi"/>
          <w:lang w:val="en-US"/>
        </w:rPr>
        <w:t xml:space="preserve">of influences correlate with one another. </w:t>
      </w:r>
      <w:r w:rsidRPr="006D69C5">
        <w:rPr>
          <w:rFonts w:cstheme="minorHAnsi"/>
          <w:lang w:val="en-US"/>
        </w:rPr>
        <w:t xml:space="preserve">Since </w:t>
      </w:r>
      <w:commentRangeStart w:id="59"/>
      <w:r w:rsidRPr="006D69C5">
        <w:rPr>
          <w:rFonts w:cstheme="minorHAnsi"/>
          <w:lang w:val="en-US"/>
        </w:rPr>
        <w:t>frontmost</w:t>
      </w:r>
      <w:commentRangeEnd w:id="59"/>
      <w:r w:rsidR="00666880">
        <w:rPr>
          <w:rStyle w:val="CommentReference"/>
          <w:lang w:val="en-CA" w:bidi="he-IL"/>
        </w:rPr>
        <w:commentReference w:id="59"/>
      </w:r>
      <w:r w:rsidRPr="006D69C5">
        <w:rPr>
          <w:rFonts w:cstheme="minorHAnsi"/>
          <w:lang w:val="en-US"/>
        </w:rPr>
        <w:t xml:space="preserve">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w:t>
      </w:r>
      <w:commentRangeStart w:id="60"/>
      <w:r w:rsidR="004D4DEB">
        <w:rPr>
          <w:rFonts w:cstheme="minorHAnsi"/>
          <w:lang w:val="en-US"/>
        </w:rPr>
        <w:t>higher influence</w:t>
      </w:r>
      <w:commentRangeEnd w:id="60"/>
      <w:r w:rsidR="00666880">
        <w:rPr>
          <w:rStyle w:val="CommentReference"/>
          <w:lang w:val="en-CA" w:bidi="he-IL"/>
        </w:rPr>
        <w:commentReference w:id="60"/>
      </w:r>
      <w:r w:rsidRPr="006D69C5">
        <w:rPr>
          <w:rFonts w:cstheme="minorHAnsi"/>
          <w:lang w:val="en-US"/>
        </w:rPr>
        <w:t xml:space="preserve">. </w:t>
      </w:r>
    </w:p>
    <w:p w14:paraId="10EDA90D" w14:textId="77777777" w:rsidR="005D20C4" w:rsidRPr="006D69C5" w:rsidRDefault="005D20C4" w:rsidP="005D20C4">
      <w:pPr>
        <w:spacing w:line="360" w:lineRule="auto"/>
        <w:jc w:val="both"/>
        <w:rPr>
          <w:ins w:id="61"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commentRangeStart w:id="62"/>
      <w:r w:rsidRPr="006D69C5">
        <w:rPr>
          <w:rFonts w:cstheme="minorHAnsi"/>
          <w:b/>
          <w:bCs/>
          <w:sz w:val="28"/>
          <w:szCs w:val="28"/>
          <w:lang w:val="en-US"/>
        </w:rPr>
        <w:lastRenderedPageBreak/>
        <w:t>M</w:t>
      </w:r>
      <w:r w:rsidR="000C4C26" w:rsidRPr="006D69C5">
        <w:rPr>
          <w:rFonts w:cstheme="minorHAnsi"/>
          <w:b/>
          <w:bCs/>
          <w:sz w:val="28"/>
          <w:szCs w:val="28"/>
          <w:lang w:val="en-US"/>
        </w:rPr>
        <w:t>ETHODS</w:t>
      </w:r>
      <w:commentRangeEnd w:id="62"/>
      <w:r w:rsidR="00D2182E">
        <w:rPr>
          <w:rStyle w:val="CommentReference"/>
          <w:lang w:val="en-CA" w:bidi="he-IL"/>
        </w:rPr>
        <w:commentReference w:id="62"/>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01BC4B1B"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ins w:id="63" w:author="Margaret Crofoot" w:date="2022-02-10T12:31:00Z">
        <w:r w:rsidR="00666880">
          <w:rPr>
            <w:rFonts w:eastAsia="Lato-Regular" w:cstheme="minorHAnsi"/>
            <w:lang w:val="en-US"/>
          </w:rPr>
          <w:t>)</w:t>
        </w:r>
      </w:ins>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commentRangeStart w:id="64"/>
      <w:r w:rsidR="004E0C6C" w:rsidRPr="006D69C5">
        <w:rPr>
          <w:rFonts w:eastAsia="Times New Roman" w:cstheme="minorHAnsi"/>
          <w:color w:val="000000"/>
          <w:lang w:val="en-US"/>
        </w:rPr>
        <w:t>on a regular basis</w:t>
      </w:r>
      <w:commentRangeEnd w:id="64"/>
      <w:r w:rsidR="00666880">
        <w:rPr>
          <w:rStyle w:val="CommentReference"/>
          <w:lang w:val="en-CA" w:bidi="he-IL"/>
        </w:rPr>
        <w:commentReference w:id="64"/>
      </w:r>
      <w:r w:rsidR="004E0C6C" w:rsidRPr="006D69C5">
        <w:rPr>
          <w:rFonts w:eastAsia="Times New Roman" w:cstheme="minorHAnsi"/>
          <w:color w:val="000000"/>
          <w:lang w:val="en-US"/>
        </w:rPr>
        <w:t xml:space="preserve">. </w:t>
      </w:r>
      <w:r w:rsidR="004E0C6C">
        <w:rPr>
          <w:rFonts w:eastAsia="Times New Roman" w:cstheme="minorHAnsi"/>
          <w:color w:val="000000"/>
          <w:lang w:val="en-US"/>
        </w:rPr>
        <w:t xml:space="preserve">Using </w:t>
      </w:r>
      <w:commentRangeStart w:id="65"/>
      <w:r w:rsidR="004E0C6C">
        <w:rPr>
          <w:rFonts w:eastAsia="Times New Roman" w:cstheme="minorHAnsi"/>
          <w:color w:val="000000"/>
          <w:lang w:val="en-US"/>
        </w:rPr>
        <w:t>GPS collars</w:t>
      </w:r>
      <w:commentRangeEnd w:id="65"/>
      <w:r w:rsidR="00666880">
        <w:rPr>
          <w:rStyle w:val="CommentReference"/>
          <w:lang w:val="en-CA" w:bidi="he-IL"/>
        </w:rPr>
        <w:commentReference w:id="65"/>
      </w:r>
      <w:r w:rsidR="004E0C6C">
        <w:rPr>
          <w:rFonts w:eastAsia="Times New Roman" w:cstheme="minorHAnsi"/>
          <w:color w:val="000000"/>
          <w:lang w:val="en-US"/>
        </w:rPr>
        <w:t>,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ins w:id="66" w:author="Margaret Crofoot" w:date="2022-02-10T12:34:00Z">
        <w:r w:rsidR="00666880">
          <w:rPr>
            <w:rFonts w:eastAsia="Times New Roman" w:cstheme="minorHAnsi"/>
            <w:color w:val="000000"/>
            <w:lang w:val="en-US"/>
          </w:rPr>
          <w:t xml:space="preserve"> </w:t>
        </w:r>
        <w:commentRangeStart w:id="67"/>
        <w:r w:rsidR="00666880">
          <w:rPr>
            <w:rFonts w:eastAsia="Times New Roman" w:cstheme="minorHAnsi"/>
            <w:color w:val="000000"/>
            <w:lang w:val="en-US"/>
          </w:rPr>
          <w:t>for tagging methodology</w:t>
        </w:r>
        <w:commentRangeEnd w:id="67"/>
        <w:r w:rsidR="00666880">
          <w:rPr>
            <w:rStyle w:val="CommentReference"/>
            <w:lang w:val="en-CA" w:bidi="he-IL"/>
          </w:rPr>
          <w:commentReference w:id="67"/>
        </w:r>
      </w:ins>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21DAE5AF"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Italy) and its battery (</w:t>
      </w:r>
      <w:commentRangeStart w:id="68"/>
      <w:r w:rsidRPr="006D69C5">
        <w:rPr>
          <w:rFonts w:eastAsia="Times New Roman" w:cstheme="minorHAnsi"/>
          <w:color w:val="000000"/>
          <w:lang w:val="en-US"/>
        </w:rPr>
        <w:t>ER14250M</w:t>
      </w:r>
      <w:commentRangeEnd w:id="68"/>
      <w:r w:rsidR="00666880">
        <w:rPr>
          <w:rStyle w:val="CommentReference"/>
          <w:lang w:val="en-CA" w:bidi="he-IL"/>
        </w:rPr>
        <w:commentReference w:id="68"/>
      </w:r>
      <w:r w:rsidRPr="006D69C5">
        <w:rPr>
          <w:rFonts w:eastAsia="Times New Roman" w:cstheme="minorHAnsi"/>
          <w:color w:val="000000"/>
          <w:lang w:val="en-US"/>
        </w:rPr>
        <w:t xml:space="preserve">)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w:t>
      </w:r>
      <w:ins w:id="69" w:author="Margaret Crofoot" w:date="2022-02-10T12:36:00Z">
        <w:r w:rsidR="00666880">
          <w:rPr>
            <w:rFonts w:eastAsia="Times New Roman" w:cstheme="minorHAnsi"/>
            <w:color w:val="000000"/>
            <w:lang w:val="en-US"/>
          </w:rPr>
          <w:t>.</w:t>
        </w:r>
      </w:ins>
      <w:r w:rsidRPr="006D69C5">
        <w:rPr>
          <w:rFonts w:eastAsia="Times New Roman" w:cstheme="minorHAnsi"/>
          <w:color w:val="000000"/>
          <w:lang w:val="en-US"/>
        </w:rPr>
        <w:t xml:space="preserve"> </w:t>
      </w:r>
      <w:ins w:id="70" w:author="Margaret Crofoot" w:date="2022-02-10T12:36:00Z">
        <w:r w:rsidR="00666880">
          <w:rPr>
            <w:rFonts w:eastAsia="Times New Roman" w:cstheme="minorHAnsi"/>
            <w:color w:val="000000"/>
            <w:lang w:val="en-US"/>
          </w:rPr>
          <w:t xml:space="preserve">We </w:t>
        </w:r>
      </w:ins>
      <w:del w:id="71" w:author="Margaret Crofoot" w:date="2022-02-10T12:36:00Z">
        <w:r w:rsidRPr="006D69C5" w:rsidDel="00666880">
          <w:rPr>
            <w:rFonts w:eastAsia="Times New Roman" w:cstheme="minorHAnsi"/>
            <w:color w:val="000000"/>
            <w:lang w:val="en-US"/>
          </w:rPr>
          <w:delText>and</w:delText>
        </w:r>
      </w:del>
      <w:r w:rsidRPr="006D69C5">
        <w:rPr>
          <w:rFonts w:eastAsia="Times New Roman" w:cstheme="minorHAnsi"/>
          <w:color w:val="000000"/>
          <w:lang w:val="en-US"/>
        </w:rPr>
        <w:t xml:space="preserve"> protected </w:t>
      </w:r>
      <w:ins w:id="72" w:author="Margaret Crofoot" w:date="2022-02-10T12:36:00Z">
        <w:r w:rsidR="00666880">
          <w:rPr>
            <w:rFonts w:eastAsia="Times New Roman" w:cstheme="minorHAnsi"/>
            <w:color w:val="000000"/>
            <w:lang w:val="en-US"/>
          </w:rPr>
          <w:t xml:space="preserve">these electronics </w:t>
        </w:r>
      </w:ins>
      <w:r w:rsidRPr="006D69C5">
        <w:rPr>
          <w:rFonts w:eastAsia="Times New Roman" w:cstheme="minorHAnsi"/>
          <w:color w:val="000000"/>
          <w:lang w:val="en-US"/>
        </w:rPr>
        <w:t>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w:t>
      </w:r>
      <w:ins w:id="73" w:author="Margaret Crofoot" w:date="2022-02-10T12:36:00Z">
        <w:r w:rsidR="00666880">
          <w:rPr>
            <w:rFonts w:eastAsia="Times New Roman" w:cstheme="minorHAnsi"/>
            <w:color w:val="000000"/>
            <w:lang w:val="en-US"/>
          </w:rPr>
          <w:t xml:space="preserve">them </w:t>
        </w:r>
      </w:ins>
      <w:r w:rsidRPr="006D69C5">
        <w:rPr>
          <w:rFonts w:eastAsia="Times New Roman" w:cstheme="minorHAnsi"/>
          <w:color w:val="000000"/>
          <w:lang w:val="en-US"/>
        </w:rPr>
        <w:t xml:space="preserve">in parafilm and covering </w:t>
      </w:r>
      <w:ins w:id="74" w:author="Margaret Crofoot" w:date="2022-02-10T12:36:00Z">
        <w:r w:rsidR="00E060C8">
          <w:rPr>
            <w:rFonts w:eastAsia="Times New Roman" w:cstheme="minorHAnsi"/>
            <w:color w:val="000000"/>
            <w:lang w:val="en-US"/>
          </w:rPr>
          <w:t xml:space="preserve">them </w:t>
        </w:r>
      </w:ins>
      <w:r w:rsidRPr="006D69C5">
        <w:rPr>
          <w:rFonts w:eastAsia="Times New Roman" w:cstheme="minorHAnsi"/>
          <w:color w:val="000000"/>
          <w:lang w:val="en-US"/>
        </w:rPr>
        <w:t xml:space="preserve">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commentRangeStart w:id="75"/>
      <w:r w:rsidRPr="006D69C5">
        <w:rPr>
          <w:rFonts w:eastAsia="Times New Roman" w:cstheme="minorHAnsi"/>
          <w:color w:val="000000"/>
          <w:lang w:val="en-US"/>
        </w:rPr>
        <w:t xml:space="preserve">. </w:t>
      </w:r>
      <w:commentRangeEnd w:id="75"/>
      <w:r w:rsidR="00E060C8">
        <w:rPr>
          <w:rStyle w:val="CommentReference"/>
          <w:lang w:val="en-CA" w:bidi="he-IL"/>
        </w:rPr>
        <w:commentReference w:id="75"/>
      </w:r>
      <w:r w:rsidRPr="006D69C5">
        <w:rPr>
          <w:rFonts w:eastAsia="Times New Roman" w:cstheme="minorHAnsi"/>
          <w:color w:val="000000"/>
          <w:lang w:val="en-US"/>
        </w:rPr>
        <w:t xml:space="preserve">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5B747C">
        <w:rPr>
          <w:rFonts w:eastAsia="Times New Roman" w:cstheme="minorHAnsi"/>
          <w:color w:val="000000"/>
          <w:lang w:val="en-US"/>
        </w:rPr>
        <w:t xml:space="preserve">Thanks to the high </w:t>
      </w:r>
      <w:ins w:id="76" w:author="Margaret Crofoot" w:date="2022-02-10T12:37:00Z">
        <w:r w:rsidR="00E060C8">
          <w:rPr>
            <w:rFonts w:eastAsia="Times New Roman" w:cstheme="minorHAnsi"/>
            <w:color w:val="000000"/>
            <w:lang w:val="en-US"/>
          </w:rPr>
          <w:t xml:space="preserve">levels of </w:t>
        </w:r>
      </w:ins>
      <w:r w:rsidR="005B747C">
        <w:rPr>
          <w:rFonts w:eastAsia="Times New Roman" w:cstheme="minorHAnsi"/>
          <w:color w:val="000000"/>
          <w:lang w:val="en-US"/>
        </w:rPr>
        <w:t xml:space="preserve">habituation of meerkats at the KMP, we could deploy the collars in a </w:t>
      </w:r>
      <w:commentRangeStart w:id="77"/>
      <w:r w:rsidR="005B747C">
        <w:rPr>
          <w:rFonts w:eastAsia="Times New Roman" w:cstheme="minorHAnsi"/>
          <w:color w:val="000000"/>
          <w:lang w:val="en-US"/>
        </w:rPr>
        <w:t xml:space="preserve">non-invasive </w:t>
      </w:r>
      <w:commentRangeEnd w:id="77"/>
      <w:r w:rsidR="00E060C8">
        <w:rPr>
          <w:rStyle w:val="CommentReference"/>
          <w:lang w:val="en-CA" w:bidi="he-IL"/>
        </w:rPr>
        <w:commentReference w:id="77"/>
      </w:r>
      <w:r w:rsidR="005B747C">
        <w:rPr>
          <w:rFonts w:eastAsia="Times New Roman" w:cstheme="minorHAnsi"/>
          <w:color w:val="000000"/>
          <w:lang w:val="en-US"/>
        </w:rPr>
        <w:t xml:space="preserve">way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commentRangeStart w:id="78"/>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w:t>
      </w:r>
      <w:ins w:id="79" w:author="Margaret Crofoot" w:date="2022-02-10T12:39:00Z">
        <w:r w:rsidR="00E060C8">
          <w:rPr>
            <w:rFonts w:eastAsia="Times New Roman" w:cstheme="minorHAnsi"/>
            <w:color w:val="000000"/>
            <w:lang w:val="en-US"/>
          </w:rPr>
          <w:t>um</w:t>
        </w:r>
      </w:ins>
      <w:del w:id="80" w:author="Margaret Crofoot" w:date="2022-02-10T12:39:00Z">
        <w:r w:rsidR="00AC0F67" w:rsidDel="00E060C8">
          <w:rPr>
            <w:rFonts w:eastAsia="Times New Roman" w:cstheme="minorHAnsi"/>
            <w:color w:val="000000"/>
            <w:lang w:val="en-US"/>
          </w:rPr>
          <w:delText>al</w:delText>
        </w:r>
      </w:del>
      <w:r w:rsidR="00AC0F67">
        <w:rPr>
          <w:rFonts w:eastAsia="Times New Roman" w:cstheme="minorHAnsi"/>
          <w:color w:val="000000"/>
          <w:lang w:val="en-US"/>
        </w:rPr>
        <w:t xml:space="preserve"> size for fitting a GPS collar</w:t>
      </w:r>
      <w:ins w:id="81" w:author="Margaret Crofoot" w:date="2022-02-10T12:39:00Z">
        <w:r w:rsidR="00E060C8">
          <w:rPr>
            <w:rFonts w:eastAsia="Times New Roman" w:cstheme="minorHAnsi"/>
            <w:color w:val="000000"/>
            <w:lang w:val="en-US"/>
          </w:rPr>
          <w:t>;</w:t>
        </w:r>
      </w:ins>
      <w:del w:id="82" w:author="Margaret Crofoot" w:date="2022-02-10T12:39:00Z">
        <w:r w:rsidR="00F576F0" w:rsidRPr="006D69C5" w:rsidDel="00E060C8">
          <w:rPr>
            <w:rFonts w:eastAsia="Times New Roman" w:cstheme="minorHAnsi"/>
            <w:color w:val="000000"/>
            <w:lang w:val="en-US"/>
          </w:rPr>
          <w:delText>,</w:delText>
        </w:r>
      </w:del>
      <w:r w:rsidR="00F576F0" w:rsidRPr="006D69C5">
        <w:rPr>
          <w:rFonts w:eastAsia="Times New Roman" w:cstheme="minorHAnsi"/>
          <w:color w:val="000000"/>
          <w:lang w:val="en-US"/>
        </w:rPr>
        <w:t xml:space="preserve"> therefore their movement could not be recorded</w:t>
      </w:r>
      <w:commentRangeEnd w:id="78"/>
      <w:r w:rsidR="00E060C8">
        <w:rPr>
          <w:rStyle w:val="CommentReference"/>
          <w:lang w:val="en-CA" w:bidi="he-IL"/>
        </w:rPr>
        <w:commentReference w:id="78"/>
      </w:r>
      <w:r w:rsidR="00D10091">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lastRenderedPageBreak/>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inter-group 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7BCED4F0"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ins w:id="83" w:author="Margaret Crofoot" w:date="2022-02-10T12:42:00Z">
        <w:r w:rsidR="00E060C8">
          <w:rPr>
            <w:rFonts w:eastAsia="Times New Roman" w:cstheme="minorHAnsi"/>
            <w:color w:val="000000"/>
            <w:lang w:val="en-US"/>
          </w:rPr>
          <w:t>c</w:t>
        </w:r>
      </w:ins>
      <w:del w:id="84" w:author="Margaret Crofoot" w:date="2022-02-10T12:42:00Z">
        <w:r w:rsidRPr="006D69C5" w:rsidDel="00E060C8">
          <w:rPr>
            <w:rFonts w:eastAsia="Times New Roman" w:cstheme="minorHAnsi"/>
            <w:color w:val="000000"/>
            <w:lang w:val="en-US"/>
          </w:rPr>
          <w:delText>C</w:delText>
        </w:r>
      </w:del>
      <w:r w:rsidRPr="006D69C5">
        <w:rPr>
          <w:rFonts w:eastAsia="Times New Roman" w:cstheme="minorHAnsi"/>
          <w:color w:val="000000"/>
          <w:lang w:val="en-US"/>
        </w:rPr>
        <w:t>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1DEF1AEB"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commentRangeStart w:id="85"/>
      <w:r w:rsidR="00AC0F67">
        <w:rPr>
          <w:rFonts w:eastAsia="Times New Roman" w:cstheme="minorHAnsi"/>
          <w:color w:val="000000"/>
          <w:lang w:val="en-US"/>
        </w:rPr>
        <w:t xml:space="preserve">Time </w:t>
      </w:r>
      <w:r w:rsidR="002351EE">
        <w:rPr>
          <w:rFonts w:eastAsia="Times New Roman" w:cstheme="minorHAnsi"/>
          <w:color w:val="000000"/>
          <w:lang w:val="en-US"/>
        </w:rPr>
        <w:t>points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commentRangeEnd w:id="85"/>
      <w:r w:rsidR="00AC3587">
        <w:rPr>
          <w:rStyle w:val="CommentReference"/>
          <w:lang w:val="en-CA" w:bidi="he-IL"/>
        </w:rPr>
        <w:commentReference w:id="85"/>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w:t>
      </w:r>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 group</w:t>
      </w:r>
      <w:r w:rsidR="00AC4F21">
        <w:rPr>
          <w:rFonts w:eastAsia="Times New Roman" w:cstheme="minorHAnsi"/>
          <w:noProof/>
          <w:color w:val="000000"/>
          <w:lang w:val="en-US"/>
        </w:rPr>
        <w:t>, and rare instances of complete inactivity due to the heat,</w:t>
      </w:r>
      <w:r w:rsidR="00C94DE7" w:rsidRPr="006D69C5">
        <w:rPr>
          <w:rFonts w:eastAsia="Times New Roman" w:cstheme="minorHAnsi"/>
          <w:noProof/>
          <w:color w:val="000000"/>
          <w:lang w:val="en-US"/>
        </w:rPr>
        <w:t xml:space="preserve">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w:t>
      </w:r>
      <w:del w:id="86" w:author="Margaret Crofoot" w:date="2022-02-10T12:51:00Z">
        <w:r w:rsidR="00185C41" w:rsidDel="00AC3587">
          <w:rPr>
            <w:rFonts w:eastAsia="Times New Roman" w:cstheme="minorHAnsi"/>
            <w:color w:val="000000"/>
            <w:lang w:val="en-US"/>
          </w:rPr>
          <w:delText xml:space="preserve">irrelevant </w:delText>
        </w:r>
      </w:del>
      <w:commentRangeStart w:id="87"/>
      <w:ins w:id="88" w:author="Margaret Crofoot" w:date="2022-02-10T12:51:00Z">
        <w:r w:rsidR="00AC3587">
          <w:rPr>
            <w:rFonts w:eastAsia="Times New Roman" w:cstheme="minorHAnsi"/>
            <w:color w:val="000000"/>
            <w:lang w:val="en-US"/>
          </w:rPr>
          <w:t>these</w:t>
        </w:r>
        <w:commentRangeEnd w:id="87"/>
        <w:r w:rsidR="00AC3587">
          <w:rPr>
            <w:rStyle w:val="CommentReference"/>
            <w:lang w:val="en-CA" w:bidi="he-IL"/>
          </w:rPr>
          <w:commentReference w:id="87"/>
        </w:r>
        <w:r w:rsidR="00AC3587">
          <w:rPr>
            <w:rFonts w:eastAsia="Times New Roman" w:cstheme="minorHAnsi"/>
            <w:color w:val="000000"/>
            <w:lang w:val="en-US"/>
          </w:rPr>
          <w:t xml:space="preserve"> </w:t>
        </w:r>
      </w:ins>
      <w:r w:rsidR="00185C41">
        <w:rPr>
          <w:rFonts w:eastAsia="Times New Roman" w:cstheme="minorHAnsi"/>
          <w:color w:val="000000"/>
          <w:lang w:val="en-US"/>
        </w:rPr>
        <w:t xml:space="preserve">data, we were left with a minimum of 9.5 hours (NQ21) and a maximum of 37.5 hours (HM17) of </w:t>
      </w:r>
      <w:commentRangeStart w:id="89"/>
      <w:r w:rsidR="00185C41">
        <w:rPr>
          <w:rFonts w:eastAsia="Times New Roman" w:cstheme="minorHAnsi"/>
          <w:color w:val="000000"/>
          <w:lang w:val="en-US"/>
        </w:rPr>
        <w:t>exploitable</w:t>
      </w:r>
      <w:commentRangeEnd w:id="89"/>
      <w:r w:rsidR="00AC3587">
        <w:rPr>
          <w:rStyle w:val="CommentReference"/>
          <w:lang w:val="en-CA" w:bidi="he-IL"/>
        </w:rPr>
        <w:commentReference w:id="89"/>
      </w:r>
      <w:r w:rsidR="00185C41">
        <w:rPr>
          <w:rFonts w:eastAsia="Times New Roman" w:cstheme="minorHAnsi"/>
          <w:color w:val="000000"/>
          <w:lang w:val="en-US"/>
        </w:rPr>
        <w:t xml:space="preserve"> 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w:t>
      </w:r>
      <w:commentRangeStart w:id="90"/>
      <w:r>
        <w:rPr>
          <w:rFonts w:eastAsia="Times New Roman" w:cstheme="minorHAnsi"/>
          <w:bCs/>
          <w:color w:val="000000"/>
          <w:lang w:val="en-US"/>
        </w:rPr>
        <w:t xml:space="preserve">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w:t>
      </w:r>
      <w:commentRangeEnd w:id="90"/>
      <w:r w:rsidR="000D65D3">
        <w:rPr>
          <w:rStyle w:val="CommentReference"/>
          <w:lang w:val="en-CA" w:bidi="he-IL"/>
        </w:rPr>
        <w:commentReference w:id="90"/>
      </w:r>
      <w:r>
        <w:rPr>
          <w:rFonts w:eastAsia="Times New Roman" w:cstheme="minorHAnsi"/>
          <w:bCs/>
          <w:color w:val="000000"/>
          <w:lang w:val="en-US"/>
        </w:rPr>
        <w:t>.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42C9AAA4" w:rsidR="00FC7611" w:rsidDel="00487F03" w:rsidRDefault="00CC10EE" w:rsidP="00FC7611">
      <w:pPr>
        <w:spacing w:before="360" w:after="120" w:line="360" w:lineRule="auto"/>
        <w:jc w:val="both"/>
        <w:outlineLvl w:val="1"/>
        <w:rPr>
          <w:del w:id="91"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92"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speed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92"/>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(d</w:t>
      </w:r>
      <w:ins w:id="93" w:author="Margaret Crofoot" w:date="2022-02-10T13:05:00Z">
        <w:r w:rsidR="000D65D3">
          <w:rPr>
            <w:rFonts w:eastAsia="Times New Roman" w:cstheme="minorHAnsi"/>
            <w:bCs/>
            <w:color w:val="000000"/>
            <w:lang w:val="en-US"/>
          </w:rPr>
          <w:t>e</w:t>
        </w:r>
      </w:ins>
      <w:del w:id="94" w:author="Margaret Crofoot" w:date="2022-02-10T13:05:00Z">
        <w:r w:rsidR="002E2029" w:rsidDel="000D65D3">
          <w:rPr>
            <w:rFonts w:eastAsia="Times New Roman" w:cstheme="minorHAnsi"/>
            <w:bCs/>
            <w:color w:val="000000"/>
            <w:lang w:val="en-US"/>
          </w:rPr>
          <w:delText>i</w:delText>
        </w:r>
      </w:del>
      <w:r w:rsidR="002E2029">
        <w:rPr>
          <w:rFonts w:eastAsia="Times New Roman" w:cstheme="minorHAnsi"/>
          <w:bCs/>
          <w:color w:val="000000"/>
          <w:lang w:val="en-US"/>
        </w:rPr>
        <w:t>scribed</w:t>
      </w:r>
      <w:r w:rsidR="001533A7">
        <w:rPr>
          <w:rFonts w:eastAsia="Times New Roman" w:cstheme="minorHAnsi"/>
          <w:bCs/>
          <w:color w:val="000000"/>
          <w:lang w:val="en-US"/>
        </w:rPr>
        <w:t xml:space="preserve"> in section</w:t>
      </w:r>
      <w:ins w:id="95" w:author="Margaret Crofoot" w:date="2022-02-10T13:05:00Z">
        <w:r w:rsidR="000D65D3">
          <w:rPr>
            <w:rFonts w:eastAsia="Times New Roman" w:cstheme="minorHAnsi"/>
            <w:bCs/>
            <w:color w:val="000000"/>
            <w:lang w:val="en-US"/>
          </w:rPr>
          <w:t>s</w:t>
        </w:r>
      </w:ins>
      <w:r w:rsidR="001533A7">
        <w:rPr>
          <w:rFonts w:eastAsia="Times New Roman" w:cstheme="minorHAnsi"/>
          <w:bCs/>
          <w:color w:val="000000"/>
          <w:lang w:val="en-US"/>
        </w:rPr>
        <w:t xml:space="preserve">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w:t>
      </w:r>
      <w:del w:id="96" w:author="Margaret Crofoot" w:date="2022-02-10T13:05:00Z">
        <w:r w:rsidR="001533A7" w:rsidDel="000D65D3">
          <w:rPr>
            <w:rFonts w:eastAsia="Times New Roman" w:cstheme="minorHAnsi"/>
            <w:bCs/>
            <w:color w:val="000000"/>
            <w:lang w:val="en-US"/>
          </w:rPr>
          <w:delText>s</w:delText>
        </w:r>
      </w:del>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5A5DF123" w:rsidR="00CC10EE" w:rsidRDefault="00CC10EE" w:rsidP="00D27F62">
      <w:pPr>
        <w:spacing w:before="360" w:after="120" w:line="360" w:lineRule="auto"/>
        <w:jc w:val="both"/>
        <w:outlineLvl w:val="1"/>
        <w:rPr>
          <w:rFonts w:eastAsia="Times New Roman" w:cstheme="minorHAnsi"/>
          <w:bCs/>
          <w:color w:val="000000"/>
          <w:lang w:val="en-US"/>
        </w:rPr>
      </w:pPr>
      <w:commentRangeStart w:id="97"/>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we fit a curve to describe the relationship between its movement and the group’s subsequent movement</w:t>
      </w:r>
      <w:commentRangeEnd w:id="97"/>
      <w:r w:rsidR="000D65D3">
        <w:rPr>
          <w:rStyle w:val="CommentReference"/>
          <w:lang w:val="en-CA" w:bidi="he-IL"/>
        </w:rPr>
        <w:commentReference w:id="97"/>
      </w:r>
      <w:r>
        <w:rPr>
          <w:rFonts w:eastAsia="Times New Roman" w:cstheme="minorHAnsi"/>
          <w:bCs/>
          <w:color w:val="000000"/>
          <w:lang w:val="en-US"/>
        </w:rPr>
        <w:t xml:space="preserve">, </w:t>
      </w:r>
      <w:commentRangeStart w:id="98"/>
      <w:r>
        <w:rPr>
          <w:rFonts w:eastAsia="Times New Roman" w:cstheme="minorHAnsi"/>
          <w:bCs/>
          <w:color w:val="000000"/>
          <w:lang w:val="en-US"/>
        </w:rPr>
        <w:t>using a slightly modified version of a logistic function</w:t>
      </w:r>
      <w:commentRangeEnd w:id="98"/>
      <w:r w:rsidR="000D65D3">
        <w:rPr>
          <w:rStyle w:val="CommentReference"/>
          <w:lang w:val="en-CA" w:bidi="he-IL"/>
        </w:rPr>
        <w:commentReference w:id="98"/>
      </w:r>
      <w:r>
        <w:rPr>
          <w:rFonts w:eastAsia="Times New Roman" w:cstheme="minorHAnsi"/>
          <w:bCs/>
          <w:color w:val="000000"/>
          <w:lang w:val="en-US"/>
        </w:rPr>
        <w:t>. We then used these models to attribute an</w:t>
      </w:r>
      <w:commentRangeStart w:id="99"/>
      <w:r>
        <w:rPr>
          <w:rFonts w:eastAsia="Times New Roman" w:cstheme="minorHAnsi"/>
          <w:bCs/>
          <w:color w:val="000000"/>
          <w:lang w:val="en-US"/>
        </w:rPr>
        <w:t xml:space="preserve">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w:t>
      </w:r>
      <w:commentRangeEnd w:id="99"/>
      <w:r w:rsidR="000D65D3">
        <w:rPr>
          <w:rStyle w:val="CommentReference"/>
          <w:lang w:val="en-CA" w:bidi="he-IL"/>
        </w:rPr>
        <w:commentReference w:id="99"/>
      </w:r>
      <w:r>
        <w:rPr>
          <w:rFonts w:eastAsia="Times New Roman" w:cstheme="minorHAnsi"/>
          <w:bCs/>
          <w:color w:val="000000"/>
          <w:lang w:val="en-US"/>
        </w:rPr>
        <w:t xml:space="preserve">. Finally, we fit Generalized Linear Mixed Models (GLMMs) to compare the values of each influence score </w:t>
      </w:r>
      <w:commentRangeStart w:id="100"/>
      <w:r>
        <w:rPr>
          <w:rFonts w:eastAsia="Times New Roman" w:cstheme="minorHAnsi"/>
          <w:bCs/>
          <w:color w:val="000000"/>
          <w:lang w:val="en-US"/>
        </w:rPr>
        <w:t xml:space="preserve">between classes. </w:t>
      </w:r>
      <w:commentRangeEnd w:id="100"/>
      <w:r w:rsidR="000D65D3">
        <w:rPr>
          <w:rStyle w:val="CommentReference"/>
          <w:lang w:val="en-CA" w:bidi="he-IL"/>
        </w:rPr>
        <w:commentReference w:id="100"/>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49C8CF5F"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To compute the influence metrics of all recorded individual</w:t>
      </w:r>
      <w:ins w:id="101" w:author="Margaret Crofoot" w:date="2022-02-10T13:10:00Z">
        <w:r w:rsidR="002A0014">
          <w:rPr>
            <w:rFonts w:eastAsia="Times New Roman" w:cstheme="minorHAnsi"/>
            <w:bCs/>
            <w:color w:val="000000"/>
            <w:lang w:val="en-US"/>
          </w:rPr>
          <w:t>s</w:t>
        </w:r>
      </w:ins>
      <w:r>
        <w:rPr>
          <w:rFonts w:eastAsia="Times New Roman" w:cstheme="minorHAnsi"/>
          <w:bCs/>
          <w:color w:val="000000"/>
          <w:lang w:val="en-US"/>
        </w:rPr>
        <w:t xml:space="preserve"> within each of the five groups, we </w:t>
      </w:r>
      <w:r>
        <w:rPr>
          <w:rFonts w:eastAsia="Times New Roman" w:cstheme="minorHAnsi"/>
          <w:lang w:val="en-CA"/>
        </w:rPr>
        <w:t xml:space="preserve">first computed the </w:t>
      </w:r>
      <w:commentRangeStart w:id="102"/>
      <w:r w:rsidRPr="003A03D4">
        <w:rPr>
          <w:rFonts w:eastAsia="Times New Roman" w:cstheme="minorHAnsi"/>
          <w:lang w:val="en-CA"/>
        </w:rPr>
        <w:t>group centroid track</w:t>
      </w:r>
      <w:r>
        <w:rPr>
          <w:rFonts w:eastAsia="Times New Roman" w:cstheme="minorHAnsi"/>
          <w:lang w:val="en-CA"/>
        </w:rPr>
        <w:t xml:space="preserve"> </w:t>
      </w:r>
      <w:commentRangeEnd w:id="102"/>
      <w:r w:rsidR="002A0014">
        <w:rPr>
          <w:rStyle w:val="CommentReference"/>
          <w:lang w:val="en-CA" w:bidi="he-IL"/>
        </w:rPr>
        <w:commentReference w:id="102"/>
      </w:r>
      <w:r>
        <w:rPr>
          <w:rFonts w:eastAsia="Times New Roman" w:cstheme="minorHAnsi"/>
          <w:lang w:val="en-CA"/>
        </w:rPr>
        <w:t xml:space="preserve">by averaging the position of all individuals recorded (other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w:t>
      </w:r>
      <w:r>
        <w:rPr>
          <w:rFonts w:eastAsia="Times New Roman" w:cstheme="minorHAnsi"/>
          <w:lang w:val="en-CA"/>
        </w:rPr>
        <w:lastRenderedPageBreak/>
        <w:t xml:space="preserve">most recent position that was at least 10 meters away (henceforth ‘past position’). We chose to use spatial rather than temporal thresholds to define these headings because of the stop-and-go nature 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commentRangeStart w:id="103"/>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w:t>
      </w:r>
      <w:commentRangeStart w:id="104"/>
      <w:r w:rsidR="00CB536D">
        <w:rPr>
          <w:rFonts w:eastAsia="Times New Roman" w:cstheme="minorHAnsi"/>
          <w:lang w:val="en-CA"/>
        </w:rPr>
        <w:t>the x-axis of</w:t>
      </w:r>
      <w:r>
        <w:rPr>
          <w:rFonts w:eastAsia="Times New Roman" w:cstheme="minorHAnsi"/>
          <w:lang w:val="en-CA"/>
        </w:rPr>
        <w:t xml:space="preserve"> an orthonormal basis</w:t>
      </w:r>
      <w:commentRangeEnd w:id="104"/>
      <w:r w:rsidR="002A0014">
        <w:rPr>
          <w:rStyle w:val="CommentReference"/>
          <w:lang w:val="en-CA" w:bidi="he-IL"/>
        </w:rPr>
        <w:commentReference w:id="104"/>
      </w:r>
      <w:r>
        <w:rPr>
          <w:rFonts w:eastAsia="Times New Roman" w:cstheme="minorHAnsi"/>
          <w:lang w:val="en-CA"/>
        </w:rPr>
        <w:t xml:space="preserve">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w:t>
      </w:r>
      <w:commentRangeStart w:id="105"/>
      <w:r w:rsidR="00E91E1A">
        <w:rPr>
          <w:rFonts w:eastAsia="Times New Roman" w:cstheme="minorHAnsi"/>
          <w:lang w:val="en-CA"/>
        </w:rPr>
        <w:t>reference frame</w:t>
      </w:r>
      <w:commentRangeEnd w:id="105"/>
      <w:r w:rsidR="002A0014">
        <w:rPr>
          <w:rStyle w:val="CommentReference"/>
          <w:lang w:val="en-CA" w:bidi="he-IL"/>
        </w:rPr>
        <w:commentReference w:id="105"/>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commentRangeEnd w:id="103"/>
      <w:r w:rsidR="002A0014">
        <w:rPr>
          <w:rStyle w:val="CommentReference"/>
          <w:lang w:val="en-CA" w:bidi="he-IL"/>
        </w:rPr>
        <w:commentReference w:id="103"/>
      </w:r>
    </w:p>
    <w:p w14:paraId="1E657244" w14:textId="384D8F5E" w:rsidR="00374805" w:rsidRDefault="00374805" w:rsidP="0066358C">
      <w:pPr>
        <w:spacing w:after="0" w:line="360" w:lineRule="auto"/>
        <w:jc w:val="both"/>
        <w:rPr>
          <w:rFonts w:eastAsia="Times New Roman" w:cstheme="minorHAnsi"/>
          <w:lang w:val="en-CA"/>
        </w:rPr>
      </w:pPr>
    </w:p>
    <w:p w14:paraId="7EA802FB" w14:textId="768DEF2C" w:rsidR="00087EDB" w:rsidRDefault="00374805" w:rsidP="00087EDB">
      <w:pPr>
        <w:spacing w:after="0" w:line="360" w:lineRule="auto"/>
        <w:jc w:val="both"/>
        <w:rPr>
          <w:rFonts w:eastAsia="Times New Roman" w:cstheme="minorHAnsi"/>
          <w:lang w:val="en-CA"/>
        </w:rPr>
      </w:pPr>
      <w:commentRangeStart w:id="106"/>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commentRangeEnd w:id="106"/>
      <w:ins w:id="107" w:author="Margaret Crofoot" w:date="2022-02-10T13:22:00Z">
        <w:r w:rsidR="007E3253">
          <w:rPr>
            <w:rFonts w:eastAsia="Times New Roman" w:cstheme="minorHAnsi"/>
            <w:lang w:val="en-CA"/>
          </w:rPr>
          <w:t>.</w:t>
        </w:r>
      </w:ins>
      <w:r w:rsidR="007E3253">
        <w:rPr>
          <w:rStyle w:val="CommentReference"/>
          <w:lang w:val="en-CA" w:bidi="he-IL"/>
        </w:rPr>
        <w:commentReference w:id="106"/>
      </w:r>
    </w:p>
    <w:p w14:paraId="607B26A7" w14:textId="3F9D6616" w:rsidR="00B51E9B" w:rsidRPr="00087EDB" w:rsidRDefault="001E0915" w:rsidP="00087EDB">
      <w:pPr>
        <w:spacing w:after="0" w:line="240" w:lineRule="auto"/>
        <w:jc w:val="both"/>
        <w:rPr>
          <w:rFonts w:eastAsia="Times New Roman" w:cstheme="minorHAnsi"/>
          <w:lang w:val="en-CA"/>
        </w:rPr>
      </w:pPr>
      <w:commentRangeStart w:id="108"/>
      <w:r>
        <w:rPr>
          <w:rFonts w:ascii="Arial" w:eastAsia="Times New Roman" w:hAnsi="Arial" w:cs="Arial"/>
          <w:noProof/>
          <w:sz w:val="16"/>
          <w:lang w:val="en-US"/>
        </w:rPr>
        <w:lastRenderedPageBreak/>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commentRangeEnd w:id="108"/>
      <w:r w:rsidR="007E3253">
        <w:rPr>
          <w:rStyle w:val="CommentReference"/>
          <w:lang w:val="en-CA" w:bidi="he-IL"/>
        </w:rPr>
        <w:commentReference w:id="108"/>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w:t>
      </w:r>
      <w:ins w:id="109" w:author="Margaret Crofoot" w:date="2022-02-10T13:25:00Z">
        <w:r w:rsidR="007E3253">
          <w:rPr>
            <w:rFonts w:ascii="Arial" w:eastAsia="Times New Roman" w:hAnsi="Arial" w:cs="Arial"/>
            <w:sz w:val="16"/>
            <w:lang w:val="en-US"/>
          </w:rPr>
          <w:t xml:space="preserve">(black) </w:t>
        </w:r>
      </w:ins>
      <w:r w:rsidR="00A21EE5">
        <w:rPr>
          <w:rFonts w:ascii="Arial" w:eastAsia="Times New Roman" w:hAnsi="Arial" w:cs="Arial"/>
          <w:sz w:val="16"/>
          <w:lang w:val="en-US"/>
        </w:rPr>
        <w:t xml:space="preserve">and individual </w:t>
      </w:r>
      <w:ins w:id="110" w:author="Margaret Crofoot" w:date="2022-02-10T13:25:00Z">
        <w:r w:rsidR="007E3253">
          <w:rPr>
            <w:rFonts w:ascii="Arial" w:eastAsia="Times New Roman" w:hAnsi="Arial" w:cs="Arial"/>
            <w:sz w:val="16"/>
            <w:lang w:val="en-US"/>
          </w:rPr>
          <w:t xml:space="preserve">(yellow &amp; orange) </w:t>
        </w:r>
      </w:ins>
      <w:r w:rsidR="00A21EE5">
        <w:rPr>
          <w:rFonts w:ascii="Arial" w:eastAsia="Times New Roman" w:hAnsi="Arial" w:cs="Arial"/>
          <w:sz w:val="16"/>
          <w:lang w:val="en-US"/>
        </w:rPr>
        <w:t xml:space="preserve">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commentRangeStart w:id="111"/>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commentRangeEnd w:id="111"/>
      <w:r w:rsidR="007E3253">
        <w:rPr>
          <w:rStyle w:val="CommentReference"/>
          <w:lang w:val="en-CA" w:bidi="he-IL"/>
        </w:rPr>
        <w:commentReference w:id="111"/>
      </w:r>
      <w:r w:rsidR="00DA07BD">
        <w:rPr>
          <w:rFonts w:ascii="Arial" w:eastAsia="Times New Roman" w:hAnsi="Arial" w:cs="Arial"/>
          <w:sz w:val="16"/>
          <w:lang w:val="en-US"/>
        </w:rPr>
        <w:t>C</w:t>
      </w:r>
      <w:r w:rsidR="00B51E9B" w:rsidRPr="006D69C5">
        <w:rPr>
          <w:rFonts w:ascii="Arial" w:eastAsia="Times New Roman" w:hAnsi="Arial" w:cs="Arial"/>
          <w:sz w:val="16"/>
          <w:lang w:val="en-US"/>
        </w:rPr>
        <w:t xml:space="preserve">) The velocity vector of the centroid from the </w:t>
      </w:r>
      <w:commentRangeStart w:id="112"/>
      <w:r w:rsidR="00B51E9B" w:rsidRPr="006D69C5">
        <w:rPr>
          <w:rFonts w:ascii="Arial" w:eastAsia="Times New Roman" w:hAnsi="Arial" w:cs="Arial"/>
          <w:sz w:val="16"/>
          <w:lang w:val="en-US"/>
        </w:rPr>
        <w:t>past</w:t>
      </w:r>
      <w:commentRangeEnd w:id="112"/>
      <w:r w:rsidR="007E3253">
        <w:rPr>
          <w:rStyle w:val="CommentReference"/>
          <w:lang w:val="en-CA" w:bidi="he-IL"/>
        </w:rPr>
        <w:commentReference w:id="112"/>
      </w:r>
      <w:r w:rsidR="00B51E9B" w:rsidRPr="006D69C5">
        <w:rPr>
          <w:rFonts w:ascii="Arial" w:eastAsia="Times New Roman" w:hAnsi="Arial" w:cs="Arial"/>
          <w:sz w:val="16"/>
          <w:lang w:val="en-US"/>
        </w:rPr>
        <w:t xml:space="preserve">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xml:space="preserve">) relative to which the position and movement of individuals are calculated. </w:t>
      </w:r>
      <w:commentRangeStart w:id="113"/>
      <w:r w:rsidR="00B51E9B" w:rsidRPr="006D69C5">
        <w:rPr>
          <w:rFonts w:ascii="Arial" w:eastAsia="Times New Roman" w:hAnsi="Arial" w:cs="Arial"/>
          <w:sz w:val="16"/>
          <w:lang w:val="en-US"/>
        </w:rPr>
        <w:t xml:space="preserve">Based on the centroid velocity vector from the future, </w:t>
      </w:r>
      <w:commentRangeEnd w:id="113"/>
      <w:r w:rsidR="007E3253">
        <w:rPr>
          <w:rStyle w:val="CommentReference"/>
          <w:lang w:val="en-CA" w:bidi="he-IL"/>
        </w:rPr>
        <w:commentReference w:id="113"/>
      </w:r>
      <w:r w:rsidR="00B51E9B" w:rsidRPr="006D69C5">
        <w:rPr>
          <w:rFonts w:ascii="Arial" w:eastAsia="Times New Roman" w:hAnsi="Arial" w:cs="Arial"/>
          <w:sz w:val="16"/>
          <w:lang w:val="en-US"/>
        </w:rPr>
        <w:t>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4ECB6EFA"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 xml:space="preserve">the probability of </w:t>
      </w:r>
      <w:ins w:id="114" w:author="Margaret Crofoot" w:date="2022-02-10T13:39:00Z">
        <w:r w:rsidR="002B6CEE">
          <w:rPr>
            <w:rFonts w:cstheme="minorHAnsi"/>
            <w:lang w:val="en-US"/>
          </w:rPr>
          <w:t>a</w:t>
        </w:r>
      </w:ins>
      <w:del w:id="115" w:author="Margaret Crofoot" w:date="2022-02-10T13:39:00Z">
        <w:r w:rsidDel="002B6CEE">
          <w:rPr>
            <w:rFonts w:cstheme="minorHAnsi"/>
            <w:lang w:val="en-US"/>
          </w:rPr>
          <w:delText>the</w:delText>
        </w:r>
      </w:del>
      <w:r>
        <w:rPr>
          <w:rFonts w:cstheme="minorHAnsi"/>
          <w:lang w:val="en-US"/>
        </w:rPr>
        <w:t xml:space="preserve"> group</w:t>
      </w:r>
      <w:r w:rsidRPr="006D69C5">
        <w:rPr>
          <w:rFonts w:cstheme="minorHAnsi"/>
          <w:lang w:val="en-US"/>
        </w:rPr>
        <w:t xml:space="preserve"> </w:t>
      </w:r>
      <w:del w:id="116" w:author="Margaret Crofoot" w:date="2022-02-10T13:39:00Z">
        <w:r w:rsidRPr="006D69C5" w:rsidDel="002B6CEE">
          <w:rPr>
            <w:rFonts w:cstheme="minorHAnsi"/>
            <w:lang w:val="en-US"/>
          </w:rPr>
          <w:delText xml:space="preserve">to </w:delText>
        </w:r>
      </w:del>
      <w:r w:rsidRPr="006D69C5">
        <w:rPr>
          <w:rFonts w:cstheme="minorHAnsi"/>
          <w:lang w:val="en-US"/>
        </w:rPr>
        <w:t>turn</w:t>
      </w:r>
      <w:ins w:id="117" w:author="Margaret Crofoot" w:date="2022-02-10T13:39:00Z">
        <w:r w:rsidR="002B6CEE">
          <w:rPr>
            <w:rFonts w:cstheme="minorHAnsi"/>
            <w:lang w:val="en-US"/>
          </w:rPr>
          <w:t>ing</w:t>
        </w:r>
      </w:ins>
      <w:r w:rsidRPr="006D69C5">
        <w:rPr>
          <w:rFonts w:cstheme="minorHAnsi"/>
          <w:lang w:val="en-US"/>
        </w:rPr>
        <w:t xml:space="preserve"> right increase</w:t>
      </w:r>
      <w:r>
        <w:rPr>
          <w:rFonts w:cstheme="minorHAnsi"/>
          <w:lang w:val="en-US"/>
        </w:rPr>
        <w:t>d</w:t>
      </w:r>
      <w:r w:rsidRPr="006D69C5">
        <w:rPr>
          <w:rFonts w:cstheme="minorHAnsi"/>
          <w:lang w:val="en-US"/>
        </w:rPr>
        <w:t xml:space="preserve"> sharply as </w:t>
      </w:r>
      <w:commentRangeStart w:id="118"/>
      <w:r w:rsidRPr="006D69C5">
        <w:rPr>
          <w:rFonts w:cstheme="minorHAnsi"/>
          <w:lang w:val="en-US"/>
        </w:rPr>
        <w:t>individual</w:t>
      </w:r>
      <w:commentRangeEnd w:id="118"/>
      <w:r w:rsidR="002B6CEE">
        <w:rPr>
          <w:rStyle w:val="CommentReference"/>
          <w:lang w:val="en-CA" w:bidi="he-IL"/>
        </w:rPr>
        <w:commentReference w:id="118"/>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w:t>
      </w:r>
      <w:commentRangeStart w:id="119"/>
      <w:r>
        <w:rPr>
          <w:rFonts w:cstheme="minorHAnsi"/>
          <w:lang w:val="en-US"/>
        </w:rPr>
        <w:t>speed</w:t>
      </w:r>
      <w:del w:id="120" w:author="Margaret Crofoot" w:date="2022-02-10T13:40:00Z">
        <w:r w:rsidDel="002B6CEE">
          <w:rPr>
            <w:rFonts w:cstheme="minorHAnsi"/>
            <w:lang w:val="en-US"/>
          </w:rPr>
          <w:delText>ing</w:delText>
        </w:r>
      </w:del>
      <w:commentRangeEnd w:id="119"/>
      <w:r w:rsidR="002B6CEE">
        <w:rPr>
          <w:rStyle w:val="CommentReference"/>
          <w:lang w:val="en-CA" w:bidi="he-IL"/>
        </w:rPr>
        <w:commentReference w:id="119"/>
      </w:r>
      <w:r>
        <w:rPr>
          <w:rFonts w:cstheme="minorHAnsi"/>
          <w:lang w:val="en-US"/>
        </w:rPr>
        <w:t xml:space="preserve">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w:t>
      </w:r>
      <w:r>
        <w:rPr>
          <w:rFonts w:eastAsia="Times New Roman" w:cstheme="minorHAnsi"/>
          <w:bCs/>
          <w:color w:val="000000"/>
          <w:lang w:val="en-CA"/>
        </w:rPr>
        <w:lastRenderedPageBreak/>
        <w:t xml:space="preserve">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w:t>
      </w:r>
      <w:del w:id="121" w:author="Margaret Crofoot" w:date="2022-02-10T13:42:00Z">
        <w:r w:rsidDel="006D200D">
          <w:rPr>
            <w:rFonts w:eastAsia="Times New Roman" w:cstheme="minorHAnsi"/>
            <w:bCs/>
            <w:color w:val="000000"/>
            <w:lang w:val="en-CA"/>
          </w:rPr>
          <w:delText xml:space="preserve">to </w:delText>
        </w:r>
      </w:del>
      <w:r>
        <w:rPr>
          <w:rFonts w:eastAsia="Times New Roman" w:cstheme="minorHAnsi"/>
          <w:bCs/>
          <w:color w:val="000000"/>
          <w:lang w:val="en-CA"/>
        </w:rPr>
        <w:t>turn</w:t>
      </w:r>
      <w:ins w:id="122" w:author="Margaret Crofoot" w:date="2022-02-10T13:42:00Z">
        <w:r w:rsidR="006D200D">
          <w:rPr>
            <w:rFonts w:eastAsia="Times New Roman" w:cstheme="minorHAnsi"/>
            <w:bCs/>
            <w:color w:val="000000"/>
            <w:lang w:val="en-CA"/>
          </w:rPr>
          <w:t>ing</w:t>
        </w:r>
      </w:ins>
      <w:r>
        <w:rPr>
          <w:rFonts w:eastAsia="Times New Roman" w:cstheme="minorHAnsi"/>
          <w:bCs/>
          <w:color w:val="000000"/>
          <w:lang w:val="en-CA"/>
        </w:rPr>
        <w:t xml:space="preserve">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w:t>
      </w:r>
      <w:del w:id="123" w:author="Margaret Crofoot" w:date="2022-02-10T13:42:00Z">
        <w:r w:rsidDel="006D200D">
          <w:rPr>
            <w:rFonts w:eastAsia="Times New Roman" w:cstheme="minorHAnsi"/>
            <w:bCs/>
            <w:color w:val="000000"/>
            <w:lang w:val="en-CA"/>
          </w:rPr>
          <w:delText>ing</w:delText>
        </w:r>
      </w:del>
      <w:r>
        <w:rPr>
          <w:rFonts w:eastAsia="Times New Roman" w:cstheme="minorHAnsi"/>
          <w:bCs/>
          <w:color w:val="000000"/>
          <w:lang w:val="en-CA"/>
        </w:rPr>
        <w:t xml:space="preserve"> influence is the probability</w:t>
      </w:r>
      <w:del w:id="124" w:author="Margaret Crofoot" w:date="2022-02-10T13:42:00Z">
        <w:r w:rsidDel="006D200D">
          <w:rPr>
            <w:rFonts w:eastAsia="Times New Roman" w:cstheme="minorHAnsi"/>
            <w:bCs/>
            <w:color w:val="000000"/>
            <w:lang w:val="en-CA"/>
          </w:rPr>
          <w:delText xml:space="preserve"> of</w:delText>
        </w:r>
      </w:del>
      <w:r>
        <w:rPr>
          <w:rFonts w:eastAsia="Times New Roman" w:cstheme="minorHAnsi"/>
          <w:bCs/>
          <w:color w:val="000000"/>
          <w:lang w:val="en-CA"/>
        </w:rPr>
        <w:t xml:space="preserve"> the group </w:t>
      </w:r>
      <w:del w:id="125" w:author="Margaret Crofoot" w:date="2022-02-10T13:42:00Z">
        <w:r w:rsidDel="006D200D">
          <w:rPr>
            <w:rFonts w:eastAsia="Times New Roman" w:cstheme="minorHAnsi"/>
            <w:bCs/>
            <w:color w:val="000000"/>
            <w:lang w:val="en-CA"/>
          </w:rPr>
          <w:delText xml:space="preserve">to </w:delText>
        </w:r>
      </w:del>
      <w:r>
        <w:rPr>
          <w:rFonts w:eastAsia="Times New Roman" w:cstheme="minorHAnsi"/>
          <w:bCs/>
          <w:color w:val="000000"/>
          <w:lang w:val="en-CA"/>
        </w:rPr>
        <w:t>speed</w:t>
      </w:r>
      <w:ins w:id="126" w:author="Margaret Crofoot" w:date="2022-02-10T13:42:00Z">
        <w:r w:rsidR="006D200D">
          <w:rPr>
            <w:rFonts w:eastAsia="Times New Roman" w:cstheme="minorHAnsi"/>
            <w:bCs/>
            <w:color w:val="000000"/>
            <w:lang w:val="en-CA"/>
          </w:rPr>
          <w:t>s</w:t>
        </w:r>
      </w:ins>
      <w:r>
        <w:rPr>
          <w:rFonts w:eastAsia="Times New Roman" w:cstheme="minorHAnsi"/>
          <w:bCs/>
          <w:color w:val="000000"/>
          <w:lang w:val="en-CA"/>
        </w:rPr>
        <w:t xml:space="preserve"> up as a function of the difference </w:t>
      </w:r>
      <w:ins w:id="127" w:author="Margaret Crofoot" w:date="2022-02-10T13:42:00Z">
        <w:r w:rsidR="006D200D">
          <w:rPr>
            <w:rFonts w:eastAsia="Times New Roman" w:cstheme="minorHAnsi"/>
            <w:bCs/>
            <w:color w:val="000000"/>
            <w:lang w:val="en-CA"/>
          </w:rPr>
          <w:t xml:space="preserve">in travel </w:t>
        </w:r>
      </w:ins>
      <w:r>
        <w:rPr>
          <w:rFonts w:eastAsia="Times New Roman" w:cstheme="minorHAnsi"/>
          <w:bCs/>
          <w:color w:val="000000"/>
          <w:lang w:val="en-CA"/>
        </w:rPr>
        <w:t xml:space="preserve">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w:t>
      </w:r>
      <w:commentRangeStart w:id="128"/>
      <w:r>
        <w:rPr>
          <w:rFonts w:eastAsia="Times New Roman" w:cstheme="minorHAnsi"/>
          <w:bCs/>
          <w:color w:val="000000"/>
          <w:lang w:val="en-US"/>
        </w:rPr>
        <w:t xml:space="preserve">modified version </w:t>
      </w:r>
      <w:commentRangeEnd w:id="128"/>
      <w:r w:rsidR="006D200D">
        <w:rPr>
          <w:rStyle w:val="CommentReference"/>
          <w:lang w:val="en-CA" w:bidi="he-IL"/>
        </w:rPr>
        <w:commentReference w:id="128"/>
      </w:r>
      <w:r>
        <w:rPr>
          <w:rFonts w:eastAsia="Times New Roman" w:cstheme="minorHAnsi"/>
          <w:bCs/>
          <w:color w:val="000000"/>
          <w:lang w:val="en-US"/>
        </w:rPr>
        <w:t xml:space="preserve">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9B17DE" w:rsidRPr="00D12460" w:rsidRDefault="009B17DE"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" filled="f" stroked="f">
                <v:textbox style="mso-fit-shape-to-text:t" inset="0,0,0,0">
                  <w:txbxContent>
                    <w:p w14:paraId="3E115E7B" w14:textId="7B4D0439" w:rsidR="009B17DE" w:rsidRPr="00D12460" w:rsidRDefault="009B17DE"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7BAA40EF" w:rsidR="00374805" w:rsidRDefault="00374805" w:rsidP="00374805">
      <w:pPr>
        <w:spacing w:after="0" w:line="360" w:lineRule="auto"/>
        <w:jc w:val="both"/>
        <w:rPr>
          <w:ins w:id="129" w:author="Microsoft Office User" w:date="2022-01-18T14:14:00Z"/>
          <w:rFonts w:eastAsia="Times New Roman" w:cstheme="minorHAnsi"/>
          <w:lang w:val="en-US"/>
        </w:rPr>
      </w:pPr>
      <w:bookmarkStart w:id="130"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 xml:space="preserve">represents the individual </w:t>
      </w:r>
      <w:commentRangeStart w:id="131"/>
      <w:r>
        <w:rPr>
          <w:rFonts w:eastAsia="Times New Roman" w:cstheme="minorHAnsi"/>
          <w:lang w:val="en-US"/>
        </w:rPr>
        <w:t>characteristic</w:t>
      </w:r>
      <w:commentRangeEnd w:id="131"/>
      <w:r w:rsidR="006D200D">
        <w:rPr>
          <w:rStyle w:val="CommentReference"/>
          <w:lang w:val="en-CA" w:bidi="he-IL"/>
        </w:rPr>
        <w:commentReference w:id="131"/>
      </w:r>
      <w:r>
        <w:rPr>
          <w:rFonts w:eastAsia="Times New Roman" w:cstheme="minorHAnsi"/>
          <w:lang w:val="en-US"/>
        </w:rPr>
        <w:t xml:space="preserve">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w:t>
      </w:r>
      <w:commentRangeStart w:id="132"/>
      <w:r>
        <w:rPr>
          <w:rFonts w:eastAsia="Times New Roman" w:cstheme="minorHAnsi"/>
          <w:lang w:val="en-US"/>
        </w:rPr>
        <w:t>α and β are variable parameters which were fit for each individual separately, while γ is a fixed parameter which we set as described below</w:t>
      </w:r>
      <w:commentRangeEnd w:id="132"/>
      <w:r w:rsidR="006D200D">
        <w:rPr>
          <w:rStyle w:val="CommentReference"/>
          <w:lang w:val="en-CA" w:bidi="he-IL"/>
        </w:rPr>
        <w:commentReference w:id="132"/>
      </w:r>
      <w:r>
        <w:rPr>
          <w:rFonts w:eastAsia="Times New Roman" w:cstheme="minorHAnsi"/>
          <w:lang w:val="en-US"/>
        </w:rPr>
        <w:t>.</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or speed</w:t>
      </w:r>
      <w:del w:id="133" w:author="Margaret Crofoot" w:date="2022-02-10T13:47:00Z">
        <w:r w:rsidDel="006D200D">
          <w:rPr>
            <w:rFonts w:eastAsia="Times New Roman" w:cstheme="minorHAnsi"/>
            <w:lang w:val="en-US"/>
          </w:rPr>
          <w:delText>ing</w:delText>
        </w:r>
      </w:del>
      <w:r>
        <w:rPr>
          <w:rFonts w:eastAsia="Times New Roman" w:cstheme="minorHAnsi"/>
          <w:lang w:val="en-US"/>
        </w:rPr>
        <w:t xml:space="preserve"> influence </w:t>
      </w:r>
      <w:del w:id="134" w:author="Margaret Crofoot" w:date="2022-02-10T13:47:00Z">
        <w:r w:rsidDel="006D200D">
          <w:rPr>
            <w:rFonts w:eastAsia="Times New Roman" w:cstheme="minorHAnsi"/>
            <w:lang w:val="en-US"/>
          </w:rPr>
          <w:delText>metric</w:delText>
        </w:r>
      </w:del>
      <w:r>
        <w:rPr>
          <w:rFonts w:eastAsia="Times New Roman" w:cstheme="minorHAnsi"/>
          <w:lang w:val="en-US"/>
        </w:rPr>
        <w:t xml:space="preserve">,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130"/>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w:t>
      </w:r>
      <w:del w:id="135" w:author="Margaret Crofoot" w:date="2022-02-10T13:48:00Z">
        <w:r w:rsidR="00345C72" w:rsidDel="006D200D">
          <w:rPr>
            <w:rFonts w:eastAsia="Times New Roman" w:cstheme="minorHAnsi"/>
            <w:lang w:val="en-US"/>
          </w:rPr>
          <w:delText>ing</w:delText>
        </w:r>
      </w:del>
      <w:r w:rsidR="00345C72">
        <w:rPr>
          <w:rFonts w:eastAsia="Times New Roman" w:cstheme="minorHAnsi"/>
          <w:lang w:val="en-US"/>
        </w:rPr>
        <w:t xml:space="preserve">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w:t>
      </w:r>
      <w:commentRangeStart w:id="136"/>
      <w:r>
        <w:rPr>
          <w:rFonts w:eastAsia="Times New Roman" w:cstheme="minorHAnsi"/>
          <w:lang w:val="en-US"/>
        </w:rPr>
        <w:t xml:space="preserve">a fixed </w:t>
      </w:r>
      <w:r w:rsidR="005C3F49">
        <w:rPr>
          <w:rFonts w:eastAsia="Times New Roman" w:cstheme="minorHAnsi"/>
          <w:lang w:val="en-US"/>
        </w:rPr>
        <w:t>amount of movement</w:t>
      </w:r>
      <w:commentRangeEnd w:id="136"/>
      <w:r w:rsidR="006D200D">
        <w:rPr>
          <w:rStyle w:val="CommentReference"/>
          <w:lang w:val="en-CA" w:bidi="he-IL"/>
        </w:rPr>
        <w:commentReference w:id="136"/>
      </w:r>
      <w:r w:rsidR="005C3F49">
        <w:rPr>
          <w:rFonts w:eastAsia="Times New Roman" w:cstheme="minorHAnsi"/>
          <w:lang w:val="en-US"/>
        </w:rPr>
        <w:t xml:space="preserve">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45A6DDD7"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w:t>
      </w:r>
      <w:commentRangeStart w:id="137"/>
      <w:r w:rsidR="00C91E28">
        <w:rPr>
          <w:rFonts w:eastAsia="Times New Roman" w:cstheme="minorHAnsi"/>
          <w:lang w:val="en-US"/>
        </w:rPr>
        <w:t xml:space="preserve">to compare the influence of each </w:t>
      </w:r>
      <w:r w:rsidR="00832D7A">
        <w:rPr>
          <w:rFonts w:eastAsia="Times New Roman" w:cstheme="minorHAnsi"/>
          <w:lang w:val="en-US"/>
        </w:rPr>
        <w:t>pair of status types</w:t>
      </w:r>
      <w:commentRangeEnd w:id="137"/>
      <w:r w:rsidR="006D200D">
        <w:rPr>
          <w:rStyle w:val="CommentReference"/>
          <w:lang w:val="en-CA" w:bidi="he-IL"/>
        </w:rPr>
        <w:commentReference w:id="137"/>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w:t>
      </w:r>
      <w:del w:id="138" w:author="Margaret Crofoot" w:date="2022-02-10T13:51:00Z">
        <w:r w:rsidDel="006D200D">
          <w:rPr>
            <w:rFonts w:eastAsia="Times New Roman" w:cstheme="minorHAnsi"/>
            <w:lang w:val="en-US"/>
          </w:rPr>
          <w:delText>ing</w:delText>
        </w:r>
      </w:del>
      <w:r>
        <w:rPr>
          <w:rFonts w:eastAsia="Times New Roman" w:cstheme="minorHAnsi"/>
          <w:lang w:val="en-US"/>
        </w:rPr>
        <w:t xml:space="preserve">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C1F94FD" w:rsidR="00F82420" w:rsidRDefault="008224A7" w:rsidP="00D27F62">
      <w:pPr>
        <w:spacing w:line="360" w:lineRule="auto"/>
        <w:jc w:val="both"/>
        <w:rPr>
          <w:rFonts w:cstheme="minorHAnsi"/>
          <w:lang w:val="en-US"/>
        </w:rPr>
      </w:pPr>
      <w:r>
        <w:rPr>
          <w:rFonts w:cstheme="minorHAnsi"/>
          <w:lang w:val="en-US"/>
        </w:rPr>
        <w:t xml:space="preserve">To assess whether individuals differ in their propensity to be at the front of the group, we quantified for each individual the distribution of </w:t>
      </w:r>
      <w:ins w:id="139" w:author="Margaret Crofoot" w:date="2022-02-10T13:56:00Z">
        <w:r w:rsidR="00D2182E">
          <w:rPr>
            <w:rFonts w:cstheme="minorHAnsi"/>
            <w:lang w:val="en-US"/>
          </w:rPr>
          <w:t xml:space="preserve">their </w:t>
        </w:r>
      </w:ins>
      <w:r>
        <w:rPr>
          <w:rFonts w:cstheme="minorHAnsi"/>
          <w:lang w:val="en-US"/>
        </w:rPr>
        <w:t>front-back position relative to the</w:t>
      </w:r>
      <w:del w:id="140" w:author="Margaret Crofoot" w:date="2022-02-10T13:56:00Z">
        <w:r w:rsidDel="00D2182E">
          <w:rPr>
            <w:rFonts w:cstheme="minorHAnsi"/>
            <w:lang w:val="en-US"/>
          </w:rPr>
          <w:delText xml:space="preserve"> group</w:delText>
        </w:r>
      </w:del>
      <w:r>
        <w:rPr>
          <w:rFonts w:cstheme="minorHAnsi"/>
          <w:lang w:val="en-US"/>
        </w:rPr>
        <w:t xml:space="preserve"> direction of </w:t>
      </w:r>
      <w:ins w:id="141" w:author="Margaret Crofoot" w:date="2022-02-10T13:56:00Z">
        <w:r w:rsidR="00D2182E">
          <w:rPr>
            <w:rFonts w:cstheme="minorHAnsi"/>
            <w:lang w:val="en-US"/>
          </w:rPr>
          <w:t xml:space="preserve">group </w:t>
        </w:r>
      </w:ins>
      <w:r>
        <w:rPr>
          <w:rFonts w:cstheme="minorHAnsi"/>
          <w:lang w:val="en-US"/>
        </w:rPr>
        <w:t>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 xml:space="preserve">At time </w:t>
      </w:r>
      <w:r w:rsidR="006144B2" w:rsidRPr="00D2182E">
        <w:rPr>
          <w:rFonts w:cstheme="minorHAnsi"/>
          <w:i/>
          <w:lang w:val="en-US"/>
          <w:rPrChange w:id="142" w:author="Margaret Crofoot" w:date="2022-02-10T13:57:00Z">
            <w:rPr>
              <w:rFonts w:cstheme="minorHAnsi"/>
              <w:lang w:val="en-US"/>
            </w:rPr>
          </w:rPrChange>
        </w:rPr>
        <w:t>t</w:t>
      </w:r>
      <w:r w:rsidR="006144B2">
        <w:rPr>
          <w:rFonts w:cstheme="minorHAnsi"/>
          <w:lang w:val="en-US"/>
        </w:rPr>
        <w: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e computed the proportion of time</w:t>
      </w:r>
      <w:ins w:id="143" w:author="Margaret Crofoot" w:date="2022-02-10T13:57:00Z">
        <w:r w:rsidR="00D2182E">
          <w:rPr>
            <w:rFonts w:cstheme="minorHAnsi"/>
            <w:lang w:val="en-US"/>
          </w:rPr>
          <w:t>-</w:t>
        </w:r>
      </w:ins>
      <w:del w:id="144" w:author="Margaret Crofoot" w:date="2022-02-10T13:57:00Z">
        <w:r w:rsidR="00655059" w:rsidDel="00D2182E">
          <w:rPr>
            <w:rFonts w:cstheme="minorHAnsi"/>
            <w:lang w:val="en-US"/>
          </w:rPr>
          <w:delText xml:space="preserve"> </w:delText>
        </w:r>
      </w:del>
      <w:r w:rsidR="00655059">
        <w:rPr>
          <w:rFonts w:cstheme="minorHAnsi"/>
          <w:lang w:val="en-US"/>
        </w:rPr>
        <w:t xml:space="preserve">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w:t>
      </w:r>
      <w:ins w:id="145" w:author="Margaret Crofoot" w:date="2022-02-10T13:58:00Z">
        <w:r w:rsidR="00D2182E">
          <w:rPr>
            <w:rFonts w:cstheme="minorHAnsi"/>
            <w:lang w:val="en-US"/>
          </w:rPr>
          <w:t xml:space="preserve">of the group </w:t>
        </w:r>
      </w:ins>
      <w:r w:rsidR="00655059">
        <w:rPr>
          <w:rFonts w:cstheme="minorHAnsi"/>
          <w:lang w:val="en-US"/>
        </w:rPr>
        <w:t>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commentRangeStart w:id="146"/>
      <w:r w:rsidRPr="006D69C5">
        <w:rPr>
          <w:rFonts w:cstheme="minorHAnsi"/>
          <w:b/>
          <w:bCs/>
          <w:sz w:val="28"/>
          <w:szCs w:val="28"/>
          <w:lang w:val="en-US"/>
        </w:rPr>
        <w:t>RESULTS</w:t>
      </w:r>
      <w:commentRangeEnd w:id="146"/>
      <w:r w:rsidR="00A60DC7">
        <w:rPr>
          <w:rStyle w:val="CommentReference"/>
          <w:lang w:val="en-CA" w:bidi="he-IL"/>
        </w:rPr>
        <w:commentReference w:id="146"/>
      </w:r>
    </w:p>
    <w:p w14:paraId="1F8F9220" w14:textId="2E062D45" w:rsidR="00127176" w:rsidRDefault="00D12460" w:rsidP="00127176">
      <w:pPr>
        <w:spacing w:line="360" w:lineRule="auto"/>
        <w:jc w:val="both"/>
        <w:rPr>
          <w:rFonts w:cstheme="minorHAnsi"/>
          <w:b/>
          <w:bCs/>
          <w:lang w:val="en-US"/>
        </w:rPr>
      </w:pPr>
      <w:commentRangeStart w:id="147"/>
      <w:r>
        <w:rPr>
          <w:rFonts w:cstheme="minorHAnsi"/>
          <w:b/>
          <w:bCs/>
          <w:lang w:val="en-US"/>
        </w:rPr>
        <w:t>T</w:t>
      </w:r>
      <w:r w:rsidR="00127176">
        <w:rPr>
          <w:rFonts w:cstheme="minorHAnsi"/>
          <w:b/>
          <w:bCs/>
          <w:lang w:val="en-US"/>
        </w:rPr>
        <w:t>urning influence and speed</w:t>
      </w:r>
      <w:del w:id="148" w:author="Margaret Crofoot" w:date="2022-02-11T06:41:00Z">
        <w:r w:rsidR="00127176" w:rsidDel="000A417C">
          <w:rPr>
            <w:rFonts w:cstheme="minorHAnsi"/>
            <w:b/>
            <w:bCs/>
            <w:lang w:val="en-US"/>
          </w:rPr>
          <w:delText>ing</w:delText>
        </w:r>
      </w:del>
      <w:r w:rsidR="00127176">
        <w:rPr>
          <w:rFonts w:cstheme="minorHAnsi"/>
          <w:b/>
          <w:bCs/>
          <w:lang w:val="en-US"/>
        </w:rPr>
        <w:t xml:space="preserve"> influence scores </w:t>
      </w:r>
      <w:ins w:id="149" w:author="Margaret Crofoot" w:date="2022-02-11T06:44:00Z">
        <w:r w:rsidR="002C502F">
          <w:rPr>
            <w:rFonts w:cstheme="minorHAnsi"/>
            <w:b/>
            <w:bCs/>
            <w:lang w:val="en-US"/>
          </w:rPr>
          <w:t>by</w:t>
        </w:r>
      </w:ins>
      <w:del w:id="150" w:author="Margaret Crofoot" w:date="2022-02-11T06:44:00Z">
        <w:r w:rsidR="00127176" w:rsidDel="002C502F">
          <w:rPr>
            <w:rFonts w:cstheme="minorHAnsi"/>
            <w:b/>
            <w:bCs/>
            <w:lang w:val="en-US"/>
          </w:rPr>
          <w:delText>acro</w:delText>
        </w:r>
      </w:del>
      <w:del w:id="151" w:author="Margaret Crofoot" w:date="2022-02-11T06:43:00Z">
        <w:r w:rsidR="00127176" w:rsidDel="002C502F">
          <w:rPr>
            <w:rFonts w:cstheme="minorHAnsi"/>
            <w:b/>
            <w:bCs/>
            <w:lang w:val="en-US"/>
          </w:rPr>
          <w:delText>ss</w:delText>
        </w:r>
      </w:del>
      <w:r w:rsidR="006F545A">
        <w:rPr>
          <w:rFonts w:cstheme="minorHAnsi"/>
          <w:b/>
          <w:bCs/>
          <w:lang w:val="en-US"/>
        </w:rPr>
        <w:t xml:space="preserve"> social</w:t>
      </w:r>
      <w:r w:rsidR="00127176">
        <w:rPr>
          <w:rFonts w:cstheme="minorHAnsi"/>
          <w:b/>
          <w:bCs/>
          <w:lang w:val="en-US"/>
        </w:rPr>
        <w:t xml:space="preserve"> status</w:t>
      </w:r>
      <w:del w:id="152" w:author="Margaret Crofoot" w:date="2022-02-11T06:43:00Z">
        <w:r w:rsidR="00DE4325" w:rsidDel="002C502F">
          <w:rPr>
            <w:rFonts w:cstheme="minorHAnsi"/>
            <w:b/>
            <w:bCs/>
            <w:lang w:val="en-US"/>
          </w:rPr>
          <w:delText>es</w:delText>
        </w:r>
      </w:del>
      <w:r w:rsidR="00127176">
        <w:rPr>
          <w:rFonts w:cstheme="minorHAnsi"/>
          <w:b/>
          <w:bCs/>
          <w:lang w:val="en-US"/>
        </w:rPr>
        <w:t>:</w:t>
      </w:r>
      <w:r w:rsidR="00092024" w:rsidRPr="006D69C5">
        <w:rPr>
          <w:rFonts w:cstheme="minorHAnsi"/>
          <w:b/>
          <w:bCs/>
          <w:lang w:val="en-US"/>
        </w:rPr>
        <w:t xml:space="preserve"> </w:t>
      </w:r>
      <w:commentRangeEnd w:id="147"/>
      <w:r w:rsidR="002C502F">
        <w:rPr>
          <w:rStyle w:val="CommentReference"/>
          <w:lang w:val="en-CA" w:bidi="he-IL"/>
        </w:rPr>
        <w:commentReference w:id="147"/>
      </w:r>
    </w:p>
    <w:p w14:paraId="0767E214" w14:textId="11F7A1D8"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proofErr w:type="gramStart"/>
      <w:r w:rsidR="00127176">
        <w:rPr>
          <w:rFonts w:cstheme="minorHAnsi"/>
          <w:lang w:val="en-US"/>
        </w:rPr>
        <w:t>5.19</w:t>
      </w:r>
      <w:r w:rsidR="00127176" w:rsidRPr="006D69C5">
        <w:rPr>
          <w:rFonts w:cstheme="minorHAnsi"/>
          <w:lang w:val="en-US"/>
        </w:rPr>
        <w:t xml:space="preserve"> ;</w:t>
      </w:r>
      <w:proofErr w:type="gramEnd"/>
      <w:r w:rsidR="00127176" w:rsidRPr="006D69C5">
        <w:rPr>
          <w:rFonts w:cstheme="minorHAnsi"/>
          <w:lang w:val="en-US"/>
        </w:rPr>
        <w:t xml:space="preserve">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ins w:id="153" w:author="Margaret Crofoot" w:date="2022-02-11T06:44:00Z">
        <w:r w:rsidR="002C502F">
          <w:rPr>
            <w:rFonts w:cstheme="minorHAnsi"/>
            <w:lang w:val="en-US"/>
          </w:rPr>
          <w:t>,</w:t>
        </w:r>
      </w:ins>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w:t>
      </w:r>
      <w:del w:id="154" w:author="Margaret Crofoot" w:date="2022-02-11T06:45:00Z">
        <w:r w:rsidR="00127176" w:rsidDel="002C502F">
          <w:rPr>
            <w:rFonts w:cstheme="minorHAnsi"/>
            <w:lang w:val="en-US"/>
          </w:rPr>
          <w:delText>overall</w:delText>
        </w:r>
      </w:del>
      <w:r w:rsidR="00127176">
        <w:rPr>
          <w:rFonts w:cstheme="minorHAnsi"/>
          <w:lang w:val="en-US"/>
        </w:rPr>
        <w:t xml:space="preserve"> significantly higher than the scores of </w:t>
      </w:r>
      <w:r w:rsidR="00C91E28">
        <w:rPr>
          <w:rFonts w:cstheme="minorHAnsi"/>
          <w:lang w:val="en-US"/>
        </w:rPr>
        <w:t>all</w:t>
      </w:r>
      <w:r w:rsidR="00127176">
        <w:rPr>
          <w:rFonts w:cstheme="minorHAnsi"/>
          <w:lang w:val="en-US"/>
        </w:rPr>
        <w:t xml:space="preserve"> subordinate </w:t>
      </w:r>
      <w:ins w:id="155" w:author="Margaret Crofoot" w:date="2022-02-11T06:45:00Z">
        <w:r w:rsidR="002C502F">
          <w:rPr>
            <w:rFonts w:cstheme="minorHAnsi"/>
            <w:lang w:val="en-US"/>
          </w:rPr>
          <w:t>individuals</w:t>
        </w:r>
      </w:ins>
      <w:del w:id="156" w:author="Margaret Crofoot" w:date="2022-02-11T06:45:00Z">
        <w:r w:rsidR="00127176" w:rsidDel="002C502F">
          <w:rPr>
            <w:rFonts w:cstheme="minorHAnsi"/>
            <w:lang w:val="en-US"/>
          </w:rPr>
          <w:delText>status</w:delText>
        </w:r>
      </w:del>
      <w:r w:rsidR="00127176">
        <w:rPr>
          <w:rFonts w:cstheme="minorHAnsi"/>
          <w:lang w:val="en-US"/>
        </w:rPr>
        <w:t xml:space="preserve"> (</w:t>
      </w:r>
      <w:r w:rsidR="00C91E28">
        <w:rPr>
          <w:rFonts w:cstheme="minorHAnsi"/>
          <w:lang w:val="en-US"/>
        </w:rPr>
        <w:t xml:space="preserve">i.e. </w:t>
      </w:r>
      <w:r w:rsidR="00127176">
        <w:rPr>
          <w:rFonts w:cstheme="minorHAnsi"/>
          <w:lang w:val="en-US"/>
        </w:rPr>
        <w:t xml:space="preserve">non-dominant adults, yearlings and sub-adults), </w:t>
      </w:r>
      <w:r w:rsidR="00127176">
        <w:rPr>
          <w:rFonts w:cstheme="minorHAnsi"/>
          <w:lang w:val="en-US"/>
        </w:rPr>
        <w:lastRenderedPageBreak/>
        <w:t xml:space="preserve">whereas the score of the dominant male </w:t>
      </w:r>
      <w:commentRangeStart w:id="157"/>
      <w:r w:rsidR="00127176">
        <w:rPr>
          <w:rFonts w:cstheme="minorHAnsi"/>
          <w:lang w:val="en-US"/>
        </w:rPr>
        <w:t xml:space="preserve">was not significantly different </w:t>
      </w:r>
      <w:commentRangeEnd w:id="157"/>
      <w:r w:rsidR="002C502F">
        <w:rPr>
          <w:rStyle w:val="CommentReference"/>
          <w:lang w:val="en-CA" w:bidi="he-IL"/>
        </w:rPr>
        <w:commentReference w:id="157"/>
      </w:r>
      <w:r w:rsidR="00127176">
        <w:rPr>
          <w:rFonts w:cstheme="minorHAnsi"/>
          <w:lang w:val="en-US"/>
        </w:rPr>
        <w:t>from the scores of subordinat</w:t>
      </w:r>
      <w:r w:rsidR="00540989">
        <w:rPr>
          <w:rFonts w:cstheme="minorHAnsi"/>
          <w:lang w:val="en-US"/>
        </w:rPr>
        <w:t>es</w:t>
      </w:r>
      <w:r w:rsidR="00127176">
        <w:rPr>
          <w:rFonts w:cstheme="minorHAnsi"/>
          <w:lang w:val="en-US"/>
        </w:rPr>
        <w:t xml:space="preserve">.  </w:t>
      </w:r>
    </w:p>
    <w:p w14:paraId="5DF6C3B5" w14:textId="76F0649B" w:rsidR="00127176" w:rsidRPr="00DE4325" w:rsidRDefault="00127176" w:rsidP="00092024">
      <w:pPr>
        <w:spacing w:line="360" w:lineRule="auto"/>
        <w:jc w:val="both"/>
        <w:rPr>
          <w:rFonts w:cstheme="minorHAnsi"/>
          <w:lang w:val="en-US"/>
        </w:rPr>
      </w:pPr>
      <w:commentRangeStart w:id="158"/>
      <w:r w:rsidRPr="006D69C5">
        <w:rPr>
          <w:rFonts w:cstheme="minorHAnsi"/>
          <w:lang w:val="en-US"/>
        </w:rPr>
        <w:t xml:space="preserve">There </w:t>
      </w:r>
      <w:r w:rsidRPr="002C502F">
        <w:rPr>
          <w:rFonts w:cstheme="minorHAnsi"/>
          <w:highlight w:val="yellow"/>
          <w:lang w:val="en-US"/>
          <w:rPrChange w:id="159" w:author="Margaret Crofoot" w:date="2022-02-11T06:51:00Z">
            <w:rPr>
              <w:rFonts w:cstheme="minorHAnsi"/>
              <w:lang w:val="en-US"/>
            </w:rPr>
          </w:rPrChange>
        </w:rPr>
        <w:t>was</w:t>
      </w:r>
      <w:r w:rsidRPr="006D69C5">
        <w:rPr>
          <w:rFonts w:cstheme="minorHAnsi"/>
          <w:lang w:val="en-US"/>
        </w:rPr>
        <w:t xml:space="preserve">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w:t>
      </w:r>
      <w:del w:id="160" w:author="Margaret Crofoot" w:date="2022-02-11T06:51:00Z">
        <w:r w:rsidRPr="006D69C5" w:rsidDel="002C502F">
          <w:rPr>
            <w:rFonts w:cstheme="minorHAnsi"/>
            <w:lang w:val="en-US"/>
          </w:rPr>
          <w:delText xml:space="preserve"> </w:delText>
        </w:r>
        <w:r w:rsidDel="002C502F">
          <w:rPr>
            <w:rFonts w:cstheme="minorHAnsi"/>
            <w:lang w:val="en-US"/>
          </w:rPr>
          <w:delText>movement</w:delText>
        </w:r>
      </w:del>
      <w:r>
        <w:rPr>
          <w:rFonts w:cstheme="minorHAnsi"/>
          <w:lang w:val="en-US"/>
        </w:rPr>
        <w:t xml:space="preserve"> </w:t>
      </w:r>
      <w:r w:rsidRPr="006D69C5">
        <w:rPr>
          <w:rFonts w:cstheme="minorHAnsi"/>
          <w:lang w:val="en-US"/>
        </w:rPr>
        <w:t>speed</w:t>
      </w:r>
      <w:del w:id="161" w:author="Margaret Crofoot" w:date="2022-02-11T06:51:00Z">
        <w:r w:rsidRPr="006D69C5" w:rsidDel="002C502F">
          <w:rPr>
            <w:rFonts w:cstheme="minorHAnsi"/>
            <w:lang w:val="en-US"/>
          </w:rPr>
          <w:delText>ing</w:delText>
        </w:r>
      </w:del>
      <w:r w:rsidRPr="006D69C5">
        <w:rPr>
          <w:rFonts w:cstheme="minorHAnsi"/>
          <w:lang w:val="en-US"/>
        </w:rPr>
        <w:t xml:space="preserve"> influence score of different status</w:t>
      </w:r>
      <w:ins w:id="162" w:author="Margaret Crofoot" w:date="2022-02-11T06:51:00Z">
        <w:r w:rsidR="002C502F">
          <w:rPr>
            <w:rFonts w:cstheme="minorHAnsi"/>
            <w:lang w:val="en-US"/>
          </w:rPr>
          <w:t xml:space="preserve"> individuals</w:t>
        </w:r>
      </w:ins>
      <w:del w:id="163" w:author="Margaret Crofoot" w:date="2022-02-11T06:51:00Z">
        <w:r w:rsidRPr="006D69C5" w:rsidDel="002C502F">
          <w:rPr>
            <w:rFonts w:cstheme="minorHAnsi"/>
            <w:lang w:val="en-US"/>
          </w:rPr>
          <w:delText>es</w:delText>
        </w:r>
      </w:del>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 xml:space="preserve">upplements) showed that the score of dominant females </w:t>
      </w:r>
      <w:r w:rsidR="00DE4325" w:rsidRPr="009F7939">
        <w:rPr>
          <w:rFonts w:cstheme="minorHAnsi"/>
          <w:highlight w:val="yellow"/>
          <w:lang w:val="en-US"/>
          <w:rPrChange w:id="164" w:author="Margaret Crofoot" w:date="2022-02-11T06:51:00Z">
            <w:rPr>
              <w:rFonts w:cstheme="minorHAnsi"/>
              <w:lang w:val="en-US"/>
            </w:rPr>
          </w:rPrChange>
        </w:rPr>
        <w:t>was</w:t>
      </w:r>
      <w:r w:rsidR="00DE4325">
        <w:rPr>
          <w:rFonts w:cstheme="minorHAnsi"/>
          <w:lang w:val="en-US"/>
        </w:rPr>
        <w:t xml:space="preserve"> significantly higher than the score of yearlings and sub-adults but </w:t>
      </w:r>
      <w:r w:rsidR="00DE4325" w:rsidRPr="009F7939">
        <w:rPr>
          <w:rFonts w:cstheme="minorHAnsi"/>
          <w:highlight w:val="yellow"/>
          <w:lang w:val="en-US"/>
          <w:rPrChange w:id="165" w:author="Margaret Crofoot" w:date="2022-02-11T06:52:00Z">
            <w:rPr>
              <w:rFonts w:cstheme="minorHAnsi"/>
              <w:lang w:val="en-US"/>
            </w:rPr>
          </w:rPrChange>
        </w:rPr>
        <w:t>was</w:t>
      </w:r>
      <w:r w:rsidR="00DE4325">
        <w:rPr>
          <w:rFonts w:cstheme="minorHAnsi"/>
          <w:lang w:val="en-US"/>
        </w:rPr>
        <w:t xml:space="preserve"> not significantly different from the score of dominants males and non-dominant adults. The score of the dominant male </w:t>
      </w:r>
      <w:r w:rsidR="00DE4325" w:rsidRPr="009F7939">
        <w:rPr>
          <w:rFonts w:cstheme="minorHAnsi"/>
          <w:highlight w:val="yellow"/>
          <w:lang w:val="en-US"/>
          <w:rPrChange w:id="166" w:author="Margaret Crofoot" w:date="2022-02-11T06:52:00Z">
            <w:rPr>
              <w:rFonts w:cstheme="minorHAnsi"/>
              <w:lang w:val="en-US"/>
            </w:rPr>
          </w:rPrChange>
        </w:rPr>
        <w:t>was</w:t>
      </w:r>
      <w:r w:rsidR="00DE4325">
        <w:rPr>
          <w:rFonts w:cstheme="minorHAnsi"/>
          <w:lang w:val="en-US"/>
        </w:rPr>
        <w:t xml:space="preserve"> not significantly different from the scores of subordinate</w:t>
      </w:r>
      <w:r w:rsidR="00540989">
        <w:rPr>
          <w:rFonts w:cstheme="minorHAnsi"/>
          <w:lang w:val="en-US"/>
        </w:rPr>
        <w:t>s</w:t>
      </w:r>
      <w:r w:rsidR="00DE4325">
        <w:rPr>
          <w:rFonts w:cstheme="minorHAnsi"/>
          <w:lang w:val="en-US"/>
        </w:rPr>
        <w:t xml:space="preserve">.  </w:t>
      </w:r>
      <w:commentRangeEnd w:id="158"/>
      <w:r w:rsidR="009F7939">
        <w:rPr>
          <w:rStyle w:val="CommentReference"/>
          <w:lang w:val="en-CA" w:bidi="he-IL"/>
        </w:rPr>
        <w:commentReference w:id="158"/>
      </w:r>
    </w:p>
    <w:p w14:paraId="0E1E17C8" w14:textId="5ADD1D14" w:rsidR="00127176" w:rsidRDefault="007A7122" w:rsidP="00127176">
      <w:pPr>
        <w:spacing w:line="240" w:lineRule="auto"/>
        <w:jc w:val="both"/>
        <w:rPr>
          <w:rFonts w:ascii="Arial" w:hAnsi="Arial" w:cs="Arial"/>
          <w:sz w:val="16"/>
          <w:szCs w:val="16"/>
          <w:lang w:val="en-US"/>
        </w:rPr>
      </w:pPr>
      <w:commentRangeStart w:id="167"/>
      <w:r>
        <w:rPr>
          <w:rFonts w:cstheme="minorHAnsi"/>
          <w:noProof/>
          <w:lang w:val="en-US"/>
        </w:rPr>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2"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9B17DE" w:rsidRPr="00AE3976" w:rsidRDefault="009B17DE"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3"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9B17DE" w:rsidRPr="00AE3976" w:rsidRDefault="009B17DE"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">
                <v:group id="Group 41" o:spid="_x0000_s1028" style="position:absolute;top:127;width:35471;height:60960" coordorigin=",-254" coordsize="35471,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">
                    <v:imagedata r:id="rId14" o:title="" croptop="3341f"/>
                  </v:shape>
                  <v:shape id="Text Box 2" o:spid="_x0000_s1030" type="#_x0000_t202" style="position:absolute;left:4921;top:-254;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9B17DE" w:rsidRPr="00AE3976" w:rsidRDefault="009B17DE"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8" o:spid="_x0000_s1032" type="#_x0000_t75" style="position:absolute;left:190;top:2095;width:30505;height:5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">
                    <v:imagedata r:id="rId15" o:title="" croptop="3440f" cropleft="9218f"/>
                  </v:shape>
                  <v:shape id="Text Box 2" o:spid="_x0000_s1033" type="#_x0000_t202" style="position:absolute;width:324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9B17DE" w:rsidRPr="00AE3976" w:rsidRDefault="009B17DE"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commentRangeEnd w:id="167"/>
      <w:r w:rsidR="009F7939">
        <w:rPr>
          <w:rStyle w:val="CommentReference"/>
          <w:lang w:val="en-CA" w:bidi="he-IL"/>
        </w:rPr>
        <w:commentReference w:id="167"/>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w:t>
      </w:r>
      <w:del w:id="168" w:author="Margaret Crofoot" w:date="2022-02-11T06:54:00Z">
        <w:r w:rsidR="00DE4868" w:rsidDel="009F7939">
          <w:rPr>
            <w:rFonts w:ascii="Arial" w:hAnsi="Arial" w:cs="Arial"/>
            <w:sz w:val="16"/>
            <w:szCs w:val="16"/>
            <w:lang w:val="en-US"/>
          </w:rPr>
          <w:delText>ing</w:delText>
        </w:r>
      </w:del>
      <w:r w:rsidR="00DE4868">
        <w:rPr>
          <w:rFonts w:ascii="Arial" w:hAnsi="Arial" w:cs="Arial"/>
          <w:sz w:val="16"/>
          <w:szCs w:val="16"/>
          <w:lang w:val="en-US"/>
        </w:rPr>
        <w:t xml:space="preserve">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xml:space="preserve">) Turning influence score represents the probability </w:t>
      </w:r>
      <w:r w:rsidR="00127176" w:rsidRPr="006D69C5">
        <w:rPr>
          <w:rFonts w:ascii="Arial" w:hAnsi="Arial" w:cs="Arial"/>
          <w:sz w:val="16"/>
          <w:szCs w:val="16"/>
          <w:lang w:val="en-US"/>
        </w:rPr>
        <w:lastRenderedPageBreak/>
        <w:t>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w:t>
      </w:r>
      <w:del w:id="169" w:author="Margaret Crofoot" w:date="2022-02-11T06:55:00Z">
        <w:r w:rsidR="00127176" w:rsidRPr="006D69C5" w:rsidDel="009F7939">
          <w:rPr>
            <w:rFonts w:ascii="Arial" w:hAnsi="Arial" w:cs="Arial"/>
            <w:sz w:val="16"/>
            <w:szCs w:val="16"/>
            <w:lang w:val="en-US"/>
          </w:rPr>
          <w:delText>ing</w:delText>
        </w:r>
      </w:del>
      <w:r w:rsidR="00127176" w:rsidRPr="006D69C5">
        <w:rPr>
          <w:rFonts w:ascii="Arial" w:hAnsi="Arial" w:cs="Arial"/>
          <w:sz w:val="16"/>
          <w:szCs w:val="16"/>
          <w:lang w:val="en-US"/>
        </w:rPr>
        <w:t xml:space="preserve"> influence score represents the probability that the group speeds up after that individual had </w:t>
      </w:r>
      <w:commentRangeStart w:id="170"/>
      <w:r w:rsidR="00127176" w:rsidRPr="006D69C5">
        <w:rPr>
          <w:rFonts w:ascii="Arial" w:hAnsi="Arial" w:cs="Arial"/>
          <w:sz w:val="16"/>
          <w:szCs w:val="16"/>
          <w:lang w:val="en-US"/>
        </w:rPr>
        <w:t xml:space="preserve">sped up </w:t>
      </w:r>
      <w:commentRangeEnd w:id="170"/>
      <w:r w:rsidR="009F7939">
        <w:rPr>
          <w:rStyle w:val="CommentReference"/>
          <w:lang w:val="en-CA" w:bidi="he-IL"/>
        </w:rPr>
        <w:commentReference w:id="170"/>
      </w:r>
      <w:r w:rsidR="00127176" w:rsidRPr="006D69C5">
        <w:rPr>
          <w:rFonts w:ascii="Arial" w:hAnsi="Arial" w:cs="Arial"/>
          <w:sz w:val="16"/>
          <w:szCs w:val="16"/>
          <w:lang w:val="en-US"/>
        </w:rPr>
        <w:t>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t xml:space="preserve">There </w:t>
      </w:r>
      <w:r w:rsidRPr="009F7939">
        <w:rPr>
          <w:rFonts w:cstheme="minorHAnsi"/>
          <w:bCs/>
          <w:highlight w:val="yellow"/>
          <w:lang w:val="en-US"/>
          <w:rPrChange w:id="171" w:author="Margaret Crofoot" w:date="2022-02-11T06:56:00Z">
            <w:rPr>
              <w:rFonts w:cstheme="minorHAnsi"/>
              <w:bCs/>
              <w:lang w:val="en-US"/>
            </w:rPr>
          </w:rPrChange>
        </w:rPr>
        <w:t>was</w:t>
      </w:r>
      <w:r w:rsidRPr="00C97E1A">
        <w:rPr>
          <w:rFonts w:cstheme="minorHAnsi"/>
          <w:bCs/>
          <w:lang w:val="en-US"/>
        </w:rPr>
        <w:t xml:space="preserve">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w:t>
      </w:r>
      <w:proofErr w:type="gramStart"/>
      <w:r>
        <w:rPr>
          <w:rFonts w:cstheme="minorHAnsi"/>
          <w:bCs/>
          <w:lang w:val="en-US"/>
        </w:rPr>
        <w:t>62 ;</w:t>
      </w:r>
      <w:proofErr w:type="gramEnd"/>
      <w:r>
        <w:rPr>
          <w:rFonts w:cstheme="minorHAnsi"/>
          <w:bCs/>
          <w:lang w:val="en-US"/>
        </w:rPr>
        <w:t xml:space="preserve">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4160F642" w:rsidR="00F41E04" w:rsidRPr="009F2194" w:rsidRDefault="009F7939" w:rsidP="009F2194">
      <w:pPr>
        <w:spacing w:line="360" w:lineRule="auto"/>
        <w:jc w:val="both"/>
        <w:rPr>
          <w:rFonts w:cstheme="minorHAnsi"/>
          <w:lang w:val="en-US"/>
        </w:rPr>
      </w:pPr>
      <w:ins w:id="172" w:author="Margaret Crofoot" w:date="2022-02-11T06:58:00Z">
        <w:r>
          <w:rPr>
            <w:rFonts w:cstheme="minorHAnsi"/>
            <w:lang w:val="en-US"/>
          </w:rPr>
          <w:t>T</w:t>
        </w:r>
      </w:ins>
      <w:del w:id="173" w:author="Margaret Crofoot" w:date="2022-02-11T06:58:00Z">
        <w:r w:rsidR="00540989" w:rsidRPr="006D69C5" w:rsidDel="009F7939">
          <w:rPr>
            <w:rFonts w:cstheme="minorHAnsi"/>
            <w:lang w:val="en-US"/>
          </w:rPr>
          <w:delText xml:space="preserve">We found </w:delText>
        </w:r>
        <w:r w:rsidR="00540989" w:rsidDel="009F7939">
          <w:rPr>
            <w:rFonts w:cstheme="minorHAnsi"/>
            <w:lang w:val="en-US"/>
          </w:rPr>
          <w:delText>that t</w:delText>
        </w:r>
      </w:del>
      <w:r w:rsidR="00540989">
        <w:rPr>
          <w:rFonts w:cstheme="minorHAnsi"/>
          <w:lang w:val="en-US"/>
        </w:rPr>
        <w:t>he</w:t>
      </w:r>
      <w:r w:rsidR="00540989" w:rsidRPr="006D69C5">
        <w:rPr>
          <w:rFonts w:cstheme="minorHAnsi"/>
          <w:lang w:val="en-US"/>
        </w:rPr>
        <w:t xml:space="preserve"> </w:t>
      </w:r>
      <w:r w:rsidR="00540989">
        <w:rPr>
          <w:rFonts w:cstheme="minorHAnsi"/>
          <w:lang w:val="en-US"/>
        </w:rPr>
        <w:t xml:space="preserve">association between the </w:t>
      </w:r>
      <w:r w:rsidR="00540989" w:rsidRPr="006D69C5">
        <w:rPr>
          <w:rFonts w:cstheme="minorHAnsi"/>
          <w:lang w:val="en-US"/>
        </w:rPr>
        <w:t xml:space="preserve">time </w:t>
      </w:r>
      <w:ins w:id="174" w:author="Margaret Crofoot" w:date="2022-02-11T06:58:00Z">
        <w:r>
          <w:rPr>
            <w:rFonts w:cstheme="minorHAnsi"/>
            <w:lang w:val="en-US"/>
          </w:rPr>
          <w:t xml:space="preserve">individuals </w:t>
        </w:r>
      </w:ins>
      <w:r w:rsidR="00540989" w:rsidRPr="006D69C5">
        <w:rPr>
          <w:rFonts w:cstheme="minorHAnsi"/>
          <w:lang w:val="en-US"/>
        </w:rPr>
        <w:t>spent in the front half of the</w:t>
      </w:r>
      <w:ins w:id="175" w:author="Margaret Crofoot" w:date="2022-02-11T06:58:00Z">
        <w:r>
          <w:rPr>
            <w:rFonts w:cstheme="minorHAnsi"/>
            <w:lang w:val="en-US"/>
          </w:rPr>
          <w:t>ir</w:t>
        </w:r>
      </w:ins>
      <w:r w:rsidR="00540989" w:rsidRPr="006D69C5">
        <w:rPr>
          <w:rFonts w:cstheme="minorHAnsi"/>
          <w:lang w:val="en-US"/>
        </w:rPr>
        <w:t xml:space="preserve"> group </w:t>
      </w:r>
      <w:r w:rsidR="00540989">
        <w:rPr>
          <w:rFonts w:cstheme="minorHAnsi"/>
          <w:lang w:val="en-US"/>
        </w:rPr>
        <w:t>and the</w:t>
      </w:r>
      <w:ins w:id="176" w:author="Margaret Crofoot" w:date="2022-02-11T06:58:00Z">
        <w:r>
          <w:rPr>
            <w:rFonts w:cstheme="minorHAnsi"/>
            <w:lang w:val="en-US"/>
          </w:rPr>
          <w:t>ir</w:t>
        </w:r>
      </w:ins>
      <w:r w:rsidR="00540989">
        <w:rPr>
          <w:rFonts w:cstheme="minorHAnsi"/>
          <w:lang w:val="en-US"/>
        </w:rPr>
        <w:t xml:space="preserve"> social status </w:t>
      </w:r>
      <w:del w:id="177" w:author="Margaret Crofoot" w:date="2022-02-11T06:58:00Z">
        <w:r w:rsidR="00540989" w:rsidDel="009F7939">
          <w:rPr>
            <w:rFonts w:cstheme="minorHAnsi"/>
            <w:lang w:val="en-US"/>
          </w:rPr>
          <w:delText>of individuals</w:delText>
        </w:r>
      </w:del>
      <w:r w:rsidR="00540989">
        <w:rPr>
          <w:rFonts w:cstheme="minorHAnsi"/>
          <w:lang w:val="en-US"/>
        </w:rPr>
        <w:t xml:space="preserve"> varied</w:t>
      </w:r>
      <w:r w:rsidR="00540989" w:rsidRPr="006D69C5">
        <w:rPr>
          <w:rFonts w:cstheme="minorHAnsi"/>
          <w:lang w:val="en-US"/>
        </w:rPr>
        <w:t xml:space="preserve"> </w:t>
      </w:r>
      <w:ins w:id="178" w:author="Margaret Crofoot" w:date="2022-02-11T06:58:00Z">
        <w:r>
          <w:rPr>
            <w:rFonts w:cstheme="minorHAnsi"/>
            <w:lang w:val="en-US"/>
          </w:rPr>
          <w:t>among</w:t>
        </w:r>
      </w:ins>
      <w:del w:id="179" w:author="Margaret Crofoot" w:date="2022-02-11T06:58:00Z">
        <w:r w:rsidR="00540989" w:rsidRPr="006D69C5" w:rsidDel="009F7939">
          <w:rPr>
            <w:rFonts w:cstheme="minorHAnsi"/>
            <w:lang w:val="en-US"/>
          </w:rPr>
          <w:delText>between</w:delText>
        </w:r>
      </w:del>
      <w:r w:rsidR="00540989" w:rsidRPr="006D69C5">
        <w:rPr>
          <w:rFonts w:cstheme="minorHAnsi"/>
          <w:lang w:val="en-US"/>
        </w:rPr>
        <w:t xml:space="preserve"> groups (figure </w:t>
      </w:r>
      <w:r w:rsidR="00540989">
        <w:rPr>
          <w:rFonts w:cstheme="minorHAnsi"/>
          <w:lang w:val="en-US"/>
        </w:rPr>
        <w:t>6</w:t>
      </w:r>
      <w:commentRangeStart w:id="180"/>
      <w:r w:rsidR="00540989" w:rsidRPr="006D69C5">
        <w:rPr>
          <w:rFonts w:cstheme="minorHAnsi"/>
          <w:lang w:val="en-US"/>
        </w:rPr>
        <w:t>)</w:t>
      </w:r>
      <w:ins w:id="181" w:author="Margaret Crofoot" w:date="2022-02-11T06:59:00Z">
        <w:r>
          <w:rPr>
            <w:rFonts w:cstheme="minorHAnsi"/>
            <w:lang w:val="en-US"/>
          </w:rPr>
          <w:t xml:space="preserve">. In three </w:t>
        </w:r>
        <w:commentRangeEnd w:id="180"/>
        <w:r>
          <w:rPr>
            <w:rStyle w:val="CommentReference"/>
            <w:lang w:val="en-CA" w:bidi="he-IL"/>
          </w:rPr>
          <w:commentReference w:id="180"/>
        </w:r>
        <w:r>
          <w:rPr>
            <w:rFonts w:cstheme="minorHAnsi"/>
            <w:lang w:val="en-US"/>
          </w:rPr>
          <w:t>groups (xxx</w:t>
        </w:r>
        <w:proofErr w:type="gramStart"/>
        <w:r>
          <w:rPr>
            <w:rFonts w:cstheme="minorHAnsi"/>
            <w:lang w:val="en-US"/>
          </w:rPr>
          <w:t xml:space="preserve">) </w:t>
        </w:r>
      </w:ins>
      <w:r w:rsidR="00540989">
        <w:rPr>
          <w:rFonts w:cstheme="minorHAnsi"/>
          <w:lang w:val="en-US"/>
        </w:rPr>
        <w:t>,</w:t>
      </w:r>
      <w:proofErr w:type="gramEnd"/>
      <w:r w:rsidR="00540989">
        <w:rPr>
          <w:rFonts w:cstheme="minorHAnsi"/>
          <w:lang w:val="en-US"/>
        </w:rPr>
        <w:t xml:space="preserve"> with some showing a trend towards</w:t>
      </w:r>
      <w:r w:rsidR="00540989" w:rsidRPr="006D69C5">
        <w:rPr>
          <w:rFonts w:cstheme="minorHAnsi"/>
          <w:lang w:val="en-US"/>
        </w:rPr>
        <w:t xml:space="preserve"> </w:t>
      </w:r>
      <w:r w:rsidR="00540989">
        <w:rPr>
          <w:rFonts w:cstheme="minorHAnsi"/>
          <w:lang w:val="en-US"/>
        </w:rPr>
        <w:t>more time spent in the front by the dominant female (HM2017, HM2019, NQ2021), some showing the opposite</w:t>
      </w:r>
      <w:r w:rsidR="00C97E1A">
        <w:rPr>
          <w:rFonts w:cstheme="minorHAnsi"/>
          <w:lang w:val="en-US"/>
        </w:rPr>
        <w:t xml:space="preserve"> </w:t>
      </w:r>
      <w:r w:rsidR="00540989">
        <w:rPr>
          <w:rFonts w:cstheme="minorHAnsi"/>
          <w:lang w:val="en-US"/>
        </w:rPr>
        <w:t>effect (ZU21) and others no effect (L2019)</w:t>
      </w:r>
      <w:r w:rsidR="00540989" w:rsidRPr="006D69C5">
        <w:rPr>
          <w:rFonts w:cstheme="minorHAnsi"/>
          <w:lang w:val="en-US"/>
        </w:rPr>
        <w:t xml:space="preserve">. The dominant male </w:t>
      </w:r>
      <w:r w:rsidR="00540989" w:rsidRPr="009F7939">
        <w:rPr>
          <w:rFonts w:cstheme="minorHAnsi"/>
          <w:highlight w:val="yellow"/>
          <w:lang w:val="en-US"/>
          <w:rPrChange w:id="182" w:author="Margaret Crofoot" w:date="2022-02-11T06:57:00Z">
            <w:rPr>
              <w:rFonts w:cstheme="minorHAnsi"/>
              <w:lang w:val="en-US"/>
            </w:rPr>
          </w:rPrChange>
        </w:rPr>
        <w:t>was</w:t>
      </w:r>
      <w:r w:rsidR="00540989" w:rsidRPr="006D69C5">
        <w:rPr>
          <w:rFonts w:cstheme="minorHAnsi"/>
          <w:lang w:val="en-US"/>
        </w:rPr>
        <w:t xml:space="preserve"> </w:t>
      </w:r>
      <w:r w:rsidR="00540989">
        <w:rPr>
          <w:rFonts w:cstheme="minorHAnsi"/>
          <w:lang w:val="en-US"/>
        </w:rPr>
        <w:t>always</w:t>
      </w:r>
      <w:r w:rsidR="00540989" w:rsidRPr="006D69C5">
        <w:rPr>
          <w:rFonts w:cstheme="minorHAnsi"/>
          <w:lang w:val="en-US"/>
        </w:rPr>
        <w:t xml:space="preserve"> more in the back half of the group, except in L201</w:t>
      </w:r>
      <w:r w:rsidR="00540989">
        <w:rPr>
          <w:rFonts w:cstheme="minorHAnsi"/>
          <w:lang w:val="en-US"/>
        </w:rPr>
        <w:t>9.</w:t>
      </w:r>
      <w:r w:rsidR="00540989"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commentRangeStart w:id="183"/>
      <w:r>
        <w:rPr>
          <w:rFonts w:cstheme="minorHAnsi"/>
          <w:noProof/>
          <w:lang w:val="en-US"/>
        </w:rPr>
        <w:lastRenderedPageBreak/>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w:t>
      </w:r>
      <w:commentRangeEnd w:id="183"/>
      <w:r w:rsidR="009F7939">
        <w:rPr>
          <w:rStyle w:val="CommentReference"/>
          <w:lang w:val="en-CA" w:bidi="he-IL"/>
        </w:rPr>
        <w:commentReference w:id="183"/>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5713722E" w:rsidR="00970204" w:rsidRDefault="0058611F" w:rsidP="00240432">
      <w:pPr>
        <w:spacing w:line="360" w:lineRule="auto"/>
        <w:jc w:val="both"/>
        <w:rPr>
          <w:rFonts w:cstheme="minorHAnsi"/>
          <w:bCs/>
          <w:lang w:val="en-US"/>
        </w:rPr>
      </w:pPr>
      <w:commentRangeStart w:id="184"/>
      <w:r>
        <w:rPr>
          <w:rFonts w:cstheme="minorHAnsi"/>
          <w:bCs/>
          <w:lang w:val="en-US"/>
        </w:rPr>
        <w:t>With group controlled for as a random factor,</w:t>
      </w:r>
      <w:commentRangeEnd w:id="184"/>
      <w:r w:rsidR="00753116">
        <w:rPr>
          <w:rStyle w:val="CommentReference"/>
          <w:lang w:val="en-CA" w:bidi="he-IL"/>
        </w:rPr>
        <w:commentReference w:id="184"/>
      </w:r>
      <w:r>
        <w:rPr>
          <w:rFonts w:cstheme="minorHAnsi"/>
          <w:bCs/>
          <w:lang w:val="en-US"/>
        </w:rPr>
        <w:t xml:space="preserve">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w:t>
      </w:r>
      <w:del w:id="185" w:author="Margaret Crofoot" w:date="2022-02-11T07:00:00Z">
        <w:r w:rsidDel="009F7939">
          <w:rPr>
            <w:rFonts w:cstheme="minorHAnsi"/>
            <w:bCs/>
            <w:lang w:val="en-US"/>
          </w:rPr>
          <w:delText>ing</w:delText>
        </w:r>
      </w:del>
      <w:r>
        <w:rPr>
          <w:rFonts w:cstheme="minorHAnsi"/>
          <w:bCs/>
          <w:lang w:val="en-US"/>
        </w:rPr>
        <w:t xml:space="preserve"> influence scores (r=0.5, p &lt; 0.001, figure 4.a),</w:t>
      </w:r>
      <w:r w:rsidR="00856CD0">
        <w:rPr>
          <w:rFonts w:cstheme="minorHAnsi"/>
          <w:bCs/>
          <w:lang w:val="en-US"/>
        </w:rPr>
        <w:t xml:space="preserve"> turning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speed</w:t>
      </w:r>
      <w:del w:id="186" w:author="Margaret Crofoot" w:date="2022-02-11T07:00:00Z">
        <w:r w:rsidR="00437B75" w:rsidDel="009F7939">
          <w:rPr>
            <w:rFonts w:cstheme="minorHAnsi"/>
            <w:bCs/>
            <w:lang w:val="en-US"/>
          </w:rPr>
          <w:delText>ing</w:delText>
        </w:r>
      </w:del>
      <w:r w:rsidR="00437B75">
        <w:rPr>
          <w:rFonts w:cstheme="minorHAnsi"/>
          <w:bCs/>
          <w:lang w:val="en-US"/>
        </w:rPr>
        <w:t xml:space="preserve">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commentRangeStart w:id="187"/>
      <w:r>
        <w:rPr>
          <w:rFonts w:cstheme="minorHAnsi"/>
          <w:bCs/>
          <w:noProof/>
          <w:lang w:val="en-US"/>
        </w:rPr>
        <w:lastRenderedPageBreak/>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a:extLst/>
                            </pic:cNvPr>
                            <pic:cNvPicPr>
                              <a:picLocks noChangeAspect="1"/>
                            </pic:cNvPicPr>
                          </pic:nvPicPr>
                          <pic:blipFill>
                            <a:blip r:embed="rId17"/>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9B17DE" w:rsidRPr="00AE3976" w:rsidRDefault="009B17DE"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a:extLst/>
                            </pic:cNvPr>
                            <pic:cNvPicPr>
                              <a:picLocks noChangeAspect="1"/>
                            </pic:cNvPicPr>
                          </pic:nvPicPr>
                          <pic:blipFill>
                            <a:blip r:embed="rId18"/>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9B17DE" w:rsidRPr="00D81945" w:rsidRDefault="009B17DE"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a:extLst/>
                            </pic:cNvPr>
                            <pic:cNvPicPr>
                              <a:picLocks noChangeAspect="1"/>
                            </pic:cNvPicPr>
                          </pic:nvPicPr>
                          <pic:blipFill>
                            <a:blip r:embed="rId19"/>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9B17DE" w:rsidRPr="00D81945" w:rsidRDefault="009B17DE"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">
                <v:group id="Group 7" o:spid="_x0000_s1035" style="position:absolute;width:24472;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0" o:spid="_x0000_s1036"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">
                    <v:imagedata r:id="rId20" o:title=""/>
                  </v:shape>
                  <v:shape id="Text Box 2" o:spid="_x0000_s1037" type="#_x0000_t202" style="position:absolute;left:3143;top:2476;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9B17DE" w:rsidRPr="00AE3976" w:rsidRDefault="009B17DE"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1" o:spid="_x0000_s1039"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">
                    <v:imagedata r:id="rId21" o:title=""/>
                  </v:shape>
                  <v:shape id="Text Box 2" o:spid="_x0000_s1040" type="#_x0000_t202" style="position:absolute;left:3238;top:2571;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9B17DE" w:rsidRPr="00D81945" w:rsidRDefault="009B17DE"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2" o:spid="_x0000_s1042"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">
                    <v:imagedata r:id="rId22" o:title=""/>
                  </v:shape>
                  <v:shape id="Text Box 2" o:spid="_x0000_s1043" type="#_x0000_t202" style="position:absolute;left:3048;top:2571;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9B17DE" w:rsidRPr="00D81945" w:rsidRDefault="009B17DE"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commentRangeEnd w:id="187"/>
      <w:r w:rsidR="00A60DC7">
        <w:rPr>
          <w:rStyle w:val="CommentReference"/>
          <w:lang w:val="en-CA" w:bidi="he-IL"/>
        </w:rPr>
        <w:commentReference w:id="187"/>
      </w:r>
      <w:r w:rsidR="00F60B59">
        <w:rPr>
          <w:rFonts w:ascii="Arial" w:hAnsi="Arial" w:cs="Arial"/>
          <w:bCs/>
          <w:sz w:val="16"/>
          <w:szCs w:val="16"/>
          <w:lang w:val="en-US"/>
        </w:rPr>
        <w:t>.</w:t>
      </w:r>
      <w:r w:rsidR="00D81945">
        <w:rPr>
          <w:rFonts w:ascii="Arial" w:hAnsi="Arial" w:cs="Arial"/>
          <w:bCs/>
          <w:sz w:val="16"/>
          <w:szCs w:val="16"/>
          <w:lang w:val="en-US"/>
        </w:rPr>
        <w:t xml:space="preserve"> </w:t>
      </w:r>
      <w:commentRangeStart w:id="188"/>
      <w:r w:rsidR="00D81945">
        <w:rPr>
          <w:rFonts w:ascii="Arial" w:hAnsi="Arial" w:cs="Arial"/>
          <w:bCs/>
          <w:sz w:val="16"/>
          <w:szCs w:val="16"/>
          <w:lang w:val="en-US"/>
        </w:rPr>
        <w:t>Correlation between the different individual metric</w:t>
      </w:r>
      <w:commentRangeEnd w:id="188"/>
      <w:r w:rsidR="00753116">
        <w:rPr>
          <w:rStyle w:val="CommentReference"/>
          <w:lang w:val="en-CA" w:bidi="he-IL"/>
        </w:rPr>
        <w:commentReference w:id="188"/>
      </w:r>
      <w:r w:rsidR="00D81945">
        <w:rPr>
          <w:rFonts w:ascii="Arial" w:hAnsi="Arial" w:cs="Arial"/>
          <w:bCs/>
          <w:sz w:val="16"/>
          <w:szCs w:val="16"/>
          <w:lang w:val="en-US"/>
        </w:rPr>
        <w:t>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commentRangeStart w:id="189"/>
      <w:r w:rsidRPr="006D69C5">
        <w:rPr>
          <w:rFonts w:cstheme="minorHAnsi"/>
          <w:b/>
          <w:bCs/>
          <w:sz w:val="28"/>
          <w:szCs w:val="28"/>
          <w:lang w:val="en-US"/>
        </w:rPr>
        <w:t>DISCUSSION</w:t>
      </w:r>
      <w:commentRangeEnd w:id="189"/>
      <w:r w:rsidR="009B17DE">
        <w:rPr>
          <w:rStyle w:val="CommentReference"/>
          <w:lang w:val="en-CA" w:bidi="he-IL"/>
        </w:rPr>
        <w:commentReference w:id="189"/>
      </w:r>
    </w:p>
    <w:p w14:paraId="7837C1CD" w14:textId="38C8B7C0" w:rsidR="00CC6EA4" w:rsidRDefault="00CC6EA4" w:rsidP="00CC6EA4">
      <w:pPr>
        <w:spacing w:line="360" w:lineRule="auto"/>
        <w:jc w:val="both"/>
        <w:rPr>
          <w:rFonts w:cstheme="minorHAnsi"/>
          <w:lang w:val="en-US"/>
        </w:rPr>
      </w:pPr>
      <w:bookmarkStart w:id="190" w:name="_Hlk90889829"/>
      <w:commentRangeStart w:id="191"/>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t>
      </w:r>
      <w:commentRangeEnd w:id="191"/>
      <w:r w:rsidR="00753116">
        <w:rPr>
          <w:rStyle w:val="CommentReference"/>
          <w:lang w:val="en-CA" w:bidi="he-IL"/>
        </w:rPr>
        <w:commentReference w:id="191"/>
      </w:r>
      <w:r w:rsidR="00970377">
        <w:rPr>
          <w:rFonts w:cstheme="minorHAnsi"/>
          <w:lang w:val="en-US"/>
        </w:rPr>
        <w:t xml:space="preserve">Individual influence over </w:t>
      </w:r>
      <w:r w:rsidR="00717A64">
        <w:rPr>
          <w:rFonts w:cstheme="minorHAnsi"/>
          <w:lang w:val="en-US"/>
        </w:rPr>
        <w:t xml:space="preserve">group movement has been assessed in multiple ways in social mammal species, and a link with social status has often been found, with socially dominant individuals, and particularly dominant females, being the most influential individuals </w:t>
      </w:r>
      <w:commentRangeStart w:id="192"/>
      <w:r w:rsidR="00717A64">
        <w:rPr>
          <w:rFonts w:cstheme="minorHAnsi"/>
          <w:lang w:val="en-US"/>
        </w:rPr>
        <w:fldChar w:fldCharType="begin"/>
      </w:r>
      <w:r w:rsidR="00717A64">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17A64"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717A64" w:rsidRPr="007B2F8D">
        <w:rPr>
          <w:rFonts w:ascii="Calibri" w:hAnsi="Calibri" w:cs="Calibri"/>
        </w:rPr>
        <w:t xml:space="preserve">(Holekamp et al. 2000; Barelli et al. 2008; Van Belle et al. 2013; Tokuyama and </w:t>
      </w:r>
      <w:proofErr w:type="spellStart"/>
      <w:r w:rsidR="00717A64" w:rsidRPr="007B2F8D">
        <w:rPr>
          <w:rFonts w:ascii="Calibri" w:hAnsi="Calibri" w:cs="Calibri"/>
        </w:rPr>
        <w:t>Furuichi</w:t>
      </w:r>
      <w:proofErr w:type="spellEnd"/>
      <w:r w:rsidR="00717A64" w:rsidRPr="007B2F8D">
        <w:rPr>
          <w:rFonts w:ascii="Calibri" w:hAnsi="Calibri" w:cs="Calibri"/>
        </w:rPr>
        <w:t xml:space="preserve"> 2017)</w:t>
      </w:r>
      <w:r w:rsidR="00717A64">
        <w:rPr>
          <w:rFonts w:cstheme="minorHAnsi"/>
          <w:lang w:val="en-US"/>
        </w:rPr>
        <w:fldChar w:fldCharType="end"/>
      </w:r>
      <w:commentRangeEnd w:id="192"/>
      <w:r w:rsidR="00424C8E">
        <w:rPr>
          <w:rStyle w:val="CommentReference"/>
          <w:lang w:val="en-CA" w:bidi="he-IL"/>
        </w:rPr>
        <w:commentReference w:id="192"/>
      </w:r>
      <w:r w:rsidR="00717A64" w:rsidRPr="007B2F8D">
        <w:rPr>
          <w:rFonts w:cstheme="minorHAnsi"/>
        </w:rPr>
        <w:t xml:space="preserve">. </w:t>
      </w:r>
      <w:r w:rsidR="00717A64" w:rsidRPr="00717A64">
        <w:rPr>
          <w:rFonts w:cstheme="minorHAnsi"/>
        </w:rPr>
        <w:t xml:space="preserve"> </w:t>
      </w:r>
      <w:r w:rsidR="00717A64" w:rsidRPr="00717A64">
        <w:rPr>
          <w:rFonts w:cstheme="minorHAnsi"/>
          <w:lang w:val="en-US"/>
        </w:rPr>
        <w:t>He</w:t>
      </w:r>
      <w:r w:rsidR="00717A64">
        <w:rPr>
          <w:rFonts w:cstheme="minorHAnsi"/>
          <w:lang w:val="en-US"/>
        </w:rPr>
        <w:t>re, w</w:t>
      </w:r>
      <w:r w:rsidR="00C00973">
        <w:rPr>
          <w:rFonts w:cstheme="minorHAnsi"/>
          <w:lang w:val="en-US"/>
        </w:rPr>
        <w:t>e found</w:t>
      </w:r>
      <w:r w:rsidR="00CF2D9D">
        <w:rPr>
          <w:rFonts w:cstheme="minorHAnsi"/>
          <w:lang w:val="en-US"/>
        </w:rPr>
        <w:t xml:space="preserve"> </w:t>
      </w:r>
      <w:r w:rsidR="005614E7">
        <w:rPr>
          <w:rFonts w:cstheme="minorHAnsi"/>
          <w:lang w:val="en-US"/>
        </w:rPr>
        <w:t>that</w:t>
      </w:r>
      <w:ins w:id="193" w:author="Margaret Crofoot" w:date="2022-02-11T07:25:00Z">
        <w:r w:rsidR="00424C8E">
          <w:rPr>
            <w:rFonts w:cstheme="minorHAnsi"/>
            <w:lang w:val="en-US"/>
          </w:rPr>
          <w:t xml:space="preserve"> </w:t>
        </w:r>
        <w:proofErr w:type="spellStart"/>
        <w:r w:rsidR="00424C8E">
          <w:rPr>
            <w:rFonts w:cstheme="minorHAnsi"/>
            <w:lang w:val="en-US"/>
          </w:rPr>
          <w:t>the</w:t>
        </w:r>
      </w:ins>
      <w:del w:id="194" w:author="Margaret Crofoot" w:date="2022-02-11T07:25:00Z">
        <w:r w:rsidR="005614E7" w:rsidDel="00424C8E">
          <w:rPr>
            <w:rFonts w:cstheme="minorHAnsi"/>
            <w:lang w:val="en-US"/>
          </w:rPr>
          <w:delText xml:space="preserve"> meerkat’s</w:delText>
        </w:r>
        <w:r w:rsidR="005614E7" w:rsidRPr="006D69C5" w:rsidDel="00424C8E">
          <w:rPr>
            <w:rFonts w:cstheme="minorHAnsi"/>
            <w:lang w:val="en-US"/>
          </w:rPr>
          <w:delText xml:space="preserve"> </w:delText>
        </w:r>
      </w:del>
      <w:r w:rsidR="005614E7" w:rsidRPr="006D69C5">
        <w:rPr>
          <w:rFonts w:cstheme="minorHAnsi"/>
          <w:lang w:val="en-US"/>
        </w:rPr>
        <w:t>likelihood</w:t>
      </w:r>
      <w:proofErr w:type="spellEnd"/>
      <w:r w:rsidR="005614E7" w:rsidRPr="006D69C5">
        <w:rPr>
          <w:rFonts w:cstheme="minorHAnsi"/>
          <w:lang w:val="en-US"/>
        </w:rPr>
        <w:t xml:space="preserve"> </w:t>
      </w:r>
      <w:ins w:id="195" w:author="Margaret Crofoot" w:date="2022-02-11T07:25:00Z">
        <w:r w:rsidR="00424C8E">
          <w:rPr>
            <w:rFonts w:cstheme="minorHAnsi"/>
            <w:lang w:val="en-US"/>
          </w:rPr>
          <w:t xml:space="preserve">of a meerkat </w:t>
        </w:r>
      </w:ins>
      <w:del w:id="196" w:author="Margaret Crofoot" w:date="2022-02-11T07:25:00Z">
        <w:r w:rsidR="005614E7" w:rsidRPr="006D69C5" w:rsidDel="00424C8E">
          <w:rPr>
            <w:rFonts w:cstheme="minorHAnsi"/>
            <w:lang w:val="en-US"/>
          </w:rPr>
          <w:delText>to</w:delText>
        </w:r>
      </w:del>
      <w:r w:rsidR="005614E7" w:rsidRPr="006D69C5">
        <w:rPr>
          <w:rFonts w:cstheme="minorHAnsi"/>
          <w:lang w:val="en-US"/>
        </w:rPr>
        <w:t xml:space="preserve"> influenc</w:t>
      </w:r>
      <w:ins w:id="197" w:author="Margaret Crofoot" w:date="2022-02-11T07:25:00Z">
        <w:r w:rsidR="00424C8E">
          <w:rPr>
            <w:rFonts w:cstheme="minorHAnsi"/>
            <w:lang w:val="en-US"/>
          </w:rPr>
          <w:t>ing</w:t>
        </w:r>
      </w:ins>
      <w:del w:id="198" w:author="Margaret Crofoot" w:date="2022-02-11T07:25:00Z">
        <w:r w:rsidR="005614E7" w:rsidRPr="006D69C5" w:rsidDel="00424C8E">
          <w:rPr>
            <w:rFonts w:cstheme="minorHAnsi"/>
            <w:lang w:val="en-US"/>
          </w:rPr>
          <w:delText>e</w:delText>
        </w:r>
      </w:del>
      <w:r w:rsidR="005614E7" w:rsidRPr="006D69C5">
        <w:rPr>
          <w:rFonts w:cstheme="minorHAnsi"/>
          <w:lang w:val="en-US"/>
        </w:rPr>
        <w:t xml:space="preserve"> the</w:t>
      </w:r>
      <w:ins w:id="199" w:author="Margaret Crofoot" w:date="2022-02-11T07:25:00Z">
        <w:r w:rsidR="00424C8E">
          <w:rPr>
            <w:rFonts w:cstheme="minorHAnsi"/>
            <w:lang w:val="en-US"/>
          </w:rPr>
          <w:t>ir</w:t>
        </w:r>
      </w:ins>
      <w:r w:rsidR="005614E7" w:rsidRPr="006D69C5">
        <w:rPr>
          <w:rFonts w:cstheme="minorHAnsi"/>
          <w:lang w:val="en-US"/>
        </w:rPr>
        <w:t xml:space="preserve"> group’s </w:t>
      </w:r>
      <w:ins w:id="200" w:author="Margaret Crofoot" w:date="2022-02-11T07:25:00Z">
        <w:r w:rsidR="00424C8E">
          <w:rPr>
            <w:rFonts w:cstheme="minorHAnsi"/>
            <w:lang w:val="en-US"/>
          </w:rPr>
          <w:t xml:space="preserve">travel </w:t>
        </w:r>
      </w:ins>
      <w:r w:rsidR="005614E7" w:rsidRPr="006D69C5">
        <w:rPr>
          <w:rFonts w:cstheme="minorHAnsi"/>
          <w:lang w:val="en-US"/>
        </w:rPr>
        <w:t>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commentRangeStart w:id="201"/>
      <w:r w:rsidR="005614E7">
        <w:rPr>
          <w:rFonts w:cstheme="minorHAnsi"/>
          <w:lang w:val="en-US"/>
        </w:rPr>
        <w:t xml:space="preserve">More importantly, </w:t>
      </w:r>
      <w:commentRangeEnd w:id="201"/>
      <w:r w:rsidR="00424C8E">
        <w:rPr>
          <w:rStyle w:val="CommentReference"/>
          <w:lang w:val="en-CA" w:bidi="he-IL"/>
        </w:rPr>
        <w:commentReference w:id="201"/>
      </w:r>
      <w:r w:rsidR="005614E7">
        <w:rPr>
          <w:rFonts w:cstheme="minorHAnsi"/>
          <w:lang w:val="en-US"/>
        </w:rPr>
        <w:t xml:space="preserve">we found that these differences were linked with the social status of individuals within their group, </w:t>
      </w:r>
      <w:bookmarkEnd w:id="190"/>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commentRangeStart w:id="202"/>
      <w:r>
        <w:rPr>
          <w:rFonts w:cstheme="minorHAnsi"/>
          <w:lang w:val="en-US"/>
        </w:rPr>
        <w:t xml:space="preserve">movement </w:t>
      </w:r>
      <w:r w:rsidRPr="006D69C5">
        <w:rPr>
          <w:rFonts w:cstheme="minorHAnsi"/>
          <w:lang w:val="en-US"/>
        </w:rPr>
        <w:t>turning influence</w:t>
      </w:r>
      <w:commentRangeEnd w:id="202"/>
      <w:r w:rsidR="00424C8E">
        <w:rPr>
          <w:rStyle w:val="CommentReference"/>
          <w:lang w:val="en-CA" w:bidi="he-IL"/>
        </w:rPr>
        <w:commentReference w:id="202"/>
      </w:r>
      <w:r w:rsidRPr="006D69C5">
        <w:rPr>
          <w:rFonts w:cstheme="minorHAnsi"/>
          <w:lang w:val="en-US"/>
        </w:rPr>
        <w:t xml:space="preserv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 xml:space="preserve">any of the </w:t>
      </w:r>
      <w:commentRangeStart w:id="203"/>
      <w:r w:rsidRPr="005614E7">
        <w:rPr>
          <w:rFonts w:cstheme="minorHAnsi"/>
          <w:lang w:val="en-US"/>
        </w:rPr>
        <w:t>other statuses</w:t>
      </w:r>
      <w:commentRangeEnd w:id="203"/>
      <w:r w:rsidR="00424C8E">
        <w:rPr>
          <w:rStyle w:val="CommentReference"/>
          <w:lang w:val="en-CA" w:bidi="he-IL"/>
        </w:rPr>
        <w:commentReference w:id="203"/>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r w:rsidR="00717A64">
        <w:rPr>
          <w:rFonts w:cstheme="minorHAnsi"/>
          <w:lang w:val="en-US"/>
        </w:rPr>
        <w:t>is often</w:t>
      </w:r>
      <w:r w:rsidR="00752F44">
        <w:rPr>
          <w:rFonts w:cstheme="minorHAnsi"/>
          <w:lang w:val="en-US"/>
        </w:rPr>
        <w:t xml:space="preserve"> </w:t>
      </w:r>
      <w:r w:rsidR="005614E7">
        <w:rPr>
          <w:rFonts w:cstheme="minorHAnsi"/>
          <w:lang w:val="en-US"/>
        </w:rPr>
        <w:t>i</w:t>
      </w:r>
      <w:r w:rsidR="00752F44">
        <w:rPr>
          <w:rFonts w:cstheme="minorHAnsi"/>
          <w:lang w:val="en-US"/>
        </w:rPr>
        <w:t xml:space="preserve">nterpreted in light of the higher energetic requirements of reproduction in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r w:rsidR="00752F44">
        <w:rPr>
          <w:rFonts w:cstheme="minorHAnsi"/>
          <w:lang w:val="en-US"/>
        </w:rPr>
        <w:t>pregnancy and/or lactation</w:t>
      </w:r>
      <w:r>
        <w:rPr>
          <w:rFonts w:cstheme="minorHAnsi"/>
          <w:lang w:val="en-US"/>
        </w:rPr>
        <w:t xml:space="preserve">. 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w:t>
      </w:r>
      <w:r>
        <w:rPr>
          <w:rFonts w:cstheme="minorHAnsi"/>
          <w:lang w:val="en-US"/>
        </w:rPr>
        <w:lastRenderedPageBreak/>
        <w:t xml:space="preserve">birth </w:t>
      </w:r>
      <w:commentRangeStart w:id="204"/>
      <w:r>
        <w:rPr>
          <w:rFonts w:cstheme="minorHAnsi"/>
          <w:lang w:val="en-US"/>
        </w:rPr>
        <w:t xml:space="preserve">the cost of reproduction is distributed </w:t>
      </w:r>
      <w:r w:rsidR="0032111E">
        <w:rPr>
          <w:rFonts w:cstheme="minorHAnsi"/>
          <w:lang w:val="en-US"/>
        </w:rPr>
        <w:t xml:space="preserve">among </w:t>
      </w:r>
      <w:r>
        <w:rPr>
          <w:rFonts w:cstheme="minorHAnsi"/>
          <w:lang w:val="en-US"/>
        </w:rPr>
        <w:t>group members.</w:t>
      </w:r>
      <w:commentRangeEnd w:id="204"/>
      <w:r w:rsidR="00424C8E">
        <w:rPr>
          <w:rStyle w:val="CommentReference"/>
          <w:lang w:val="en-CA" w:bidi="he-IL"/>
        </w:rPr>
        <w:commentReference w:id="204"/>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w:t>
      </w:r>
      <w:commentRangeStart w:id="205"/>
      <w:r w:rsidR="00D54D22">
        <w:rPr>
          <w:rFonts w:cstheme="minorHAnsi"/>
          <w:lang w:val="en-CA"/>
        </w:rPr>
        <w:t>, with individuals more experienced in the territory more often influencing the group direction</w:t>
      </w:r>
      <w:r>
        <w:rPr>
          <w:rFonts w:cstheme="minorHAnsi"/>
          <w:lang w:val="en-CA"/>
        </w:rPr>
        <w:t>.</w:t>
      </w:r>
      <w:r w:rsidRPr="003649B8">
        <w:rPr>
          <w:rFonts w:cstheme="minorHAnsi"/>
          <w:lang w:val="en-CA"/>
        </w:rPr>
        <w:t xml:space="preserve"> </w:t>
      </w:r>
      <w:commentRangeEnd w:id="205"/>
      <w:r w:rsidR="00D00ADD">
        <w:rPr>
          <w:rStyle w:val="CommentReference"/>
          <w:lang w:val="en-CA" w:bidi="he-IL"/>
        </w:rPr>
        <w:commentReference w:id="205"/>
      </w:r>
      <w:commentRangeStart w:id="206"/>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Kranstauber</w:t>
      </w:r>
      <w:proofErr w:type="spellEnd"/>
      <w:r w:rsidR="0043299C" w:rsidRPr="0043299C">
        <w:rPr>
          <w:rFonts w:ascii="Calibri" w:hAnsi="Calibri" w:cs="Calibri"/>
          <w:lang w:val="en-US"/>
        </w:rPr>
        <w:t xml:space="preserve"> et al. 2019)</w:t>
      </w:r>
      <w:r>
        <w:rPr>
          <w:rFonts w:cstheme="minorHAnsi"/>
          <w:lang w:val="en-US"/>
        </w:rPr>
        <w:fldChar w:fldCharType="end"/>
      </w:r>
      <w:commentRangeEnd w:id="206"/>
      <w:r w:rsidR="00D00ADD">
        <w:rPr>
          <w:rStyle w:val="CommentReference"/>
          <w:lang w:val="en-CA" w:bidi="he-IL"/>
        </w:rPr>
        <w:commentReference w:id="206"/>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717A64">
        <w:rPr>
          <w:rFonts w:cstheme="minorHAnsi"/>
          <w:lang w:val="en-US"/>
        </w:rPr>
        <w:t>might</w:t>
      </w:r>
      <w:r w:rsidR="00D54D22">
        <w:rPr>
          <w:rFonts w:cstheme="minorHAnsi"/>
          <w:lang w:val="en-US"/>
        </w:rPr>
        <w:t xml:space="preserve">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commentRangeStart w:id="207"/>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commentRangeEnd w:id="207"/>
      <w:r w:rsidR="006815D9">
        <w:rPr>
          <w:rStyle w:val="CommentReference"/>
          <w:lang w:val="en-CA" w:bidi="he-IL"/>
        </w:rPr>
        <w:commentReference w:id="207"/>
      </w:r>
      <w:r>
        <w:rPr>
          <w:rFonts w:cstheme="minorHAnsi"/>
          <w:lang w:val="en-US"/>
        </w:rPr>
        <w:t xml:space="preserve"> However </w:t>
      </w:r>
      <w:commentRangeStart w:id="208"/>
      <w:r>
        <w:rPr>
          <w:rFonts w:cstheme="minorHAnsi"/>
          <w:lang w:val="en-US"/>
        </w:rPr>
        <w:t>according to this reasoning</w:t>
      </w:r>
      <w:commentRangeEnd w:id="208"/>
      <w:r w:rsidR="00B021AE">
        <w:rPr>
          <w:rStyle w:val="CommentReference"/>
          <w:lang w:val="en-CA" w:bidi="he-IL"/>
        </w:rPr>
        <w:commentReference w:id="208"/>
      </w:r>
      <w:r>
        <w:rPr>
          <w:rFonts w:cstheme="minorHAnsi"/>
          <w:lang w:val="en-US"/>
        </w:rPr>
        <w:t>,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101DFBDC" w:rsidR="00CC6EA4" w:rsidRDefault="00717A64" w:rsidP="00CC6EA4">
      <w:pPr>
        <w:spacing w:line="360" w:lineRule="auto"/>
        <w:jc w:val="both"/>
        <w:rPr>
          <w:rFonts w:cstheme="minorHAnsi"/>
          <w:lang w:val="en-US"/>
        </w:rPr>
      </w:pPr>
      <w:r>
        <w:rPr>
          <w:rFonts w:cstheme="minorHAnsi"/>
          <w:lang w:val="en-CA"/>
        </w:rPr>
        <w:t>When moving cohesively, social animal groups</w:t>
      </w:r>
      <w:r w:rsidR="006026D5">
        <w:rPr>
          <w:rFonts w:cstheme="minorHAnsi"/>
          <w:lang w:val="en-CA"/>
        </w:rPr>
        <w:t xml:space="preserve"> constantly have to make decisions regarding where to go and how fast to </w:t>
      </w:r>
      <w:commentRangeStart w:id="209"/>
      <w:r w:rsidR="006026D5">
        <w:rPr>
          <w:rFonts w:cstheme="minorHAnsi"/>
          <w:lang w:val="en-CA"/>
        </w:rPr>
        <w:t>go there</w:t>
      </w:r>
      <w:commentRangeEnd w:id="209"/>
      <w:r w:rsidR="00B021AE">
        <w:rPr>
          <w:rStyle w:val="CommentReference"/>
          <w:lang w:val="en-CA" w:bidi="he-IL"/>
        </w:rPr>
        <w:commentReference w:id="209"/>
      </w:r>
      <w:r w:rsidR="006026D5">
        <w:rPr>
          <w:rFonts w:cstheme="minorHAnsi"/>
          <w:lang w:val="en-CA"/>
        </w:rPr>
        <w:t>. Because these decisions happen</w:t>
      </w:r>
      <w:commentRangeStart w:id="210"/>
      <w:r w:rsidR="006026D5">
        <w:rPr>
          <w:rFonts w:cstheme="minorHAnsi"/>
          <w:lang w:val="en-CA"/>
        </w:rPr>
        <w:t xml:space="preserve"> simultaneously</w:t>
      </w:r>
      <w:commentRangeEnd w:id="210"/>
      <w:r w:rsidR="00B021AE">
        <w:rPr>
          <w:rStyle w:val="CommentReference"/>
          <w:lang w:val="en-CA" w:bidi="he-IL"/>
        </w:rPr>
        <w:commentReference w:id="210"/>
      </w:r>
      <w:r w:rsidR="006026D5">
        <w:rPr>
          <w:rFonts w:cstheme="minorHAnsi"/>
          <w:lang w:val="en-CA"/>
        </w:rPr>
        <w:t xml:space="preserve">, it is non-trivial to assess individual contribution to these two decision types, and to our knowledge few studies have attempted </w:t>
      </w:r>
      <w:del w:id="211" w:author="Margaret Crofoot" w:date="2022-02-11T09:00:00Z">
        <w:r w:rsidR="006026D5" w:rsidDel="00B021AE">
          <w:rPr>
            <w:rFonts w:cstheme="minorHAnsi"/>
            <w:lang w:val="en-CA"/>
          </w:rPr>
          <w:delText xml:space="preserve">it </w:delText>
        </w:r>
      </w:del>
      <w:ins w:id="212" w:author="Margaret Crofoot" w:date="2022-02-11T09:00:00Z">
        <w:r w:rsidR="00B021AE">
          <w:rPr>
            <w:rFonts w:cstheme="minorHAnsi"/>
            <w:lang w:val="en-CA"/>
          </w:rPr>
          <w:t xml:space="preserve">to do so </w:t>
        </w:r>
      </w:ins>
      <w:r w:rsidR="006026D5">
        <w:rPr>
          <w:rFonts w:cstheme="minorHAnsi"/>
          <w:lang w:val="en-CA"/>
        </w:rPr>
        <w:t xml:space="preserve">in the wild. </w:t>
      </w:r>
      <w:r w:rsidR="00D32A12">
        <w:rPr>
          <w:rFonts w:cstheme="minorHAnsi"/>
          <w:lang w:val="en-CA"/>
        </w:rPr>
        <w:t xml:space="preserve">The method we used </w:t>
      </w:r>
      <w:r w:rsidR="006C7D47">
        <w:rPr>
          <w:rFonts w:cstheme="minorHAnsi"/>
          <w:lang w:val="en-CA"/>
        </w:rPr>
        <w:t>was designed specifically</w:t>
      </w:r>
      <w:r w:rsidR="00AF2379">
        <w:rPr>
          <w:rFonts w:cstheme="minorHAnsi"/>
          <w:lang w:val="en-CA"/>
        </w:rPr>
        <w:t xml:space="preserve"> to </w:t>
      </w:r>
      <w:r w:rsidR="006026D5">
        <w:rPr>
          <w:rFonts w:cstheme="minorHAnsi"/>
          <w:lang w:val="en-CA"/>
        </w:rPr>
        <w:t>not onl</w:t>
      </w:r>
      <w:r w:rsidR="00AF2379">
        <w:rPr>
          <w:rFonts w:cstheme="minorHAnsi"/>
          <w:lang w:val="en-CA"/>
        </w:rPr>
        <w:t>y infer individual influence on group</w:t>
      </w:r>
      <w:r w:rsidR="006026D5">
        <w:rPr>
          <w:rFonts w:cstheme="minorHAnsi"/>
          <w:lang w:val="en-CA"/>
        </w:rPr>
        <w:t xml:space="preserve"> direction, but also on group speed</w:t>
      </w:r>
      <w:r w:rsidR="00AF2379">
        <w:rPr>
          <w:rFonts w:cstheme="minorHAnsi"/>
          <w:lang w:val="en-CA"/>
        </w:rPr>
        <w:t xml:space="preserve">. </w:t>
      </w:r>
      <w:r w:rsidR="006026D5">
        <w:rPr>
          <w:rFonts w:cstheme="minorHAnsi"/>
          <w:lang w:val="en-CA"/>
        </w:rPr>
        <w:t>We found that though i</w:t>
      </w:r>
      <w:r w:rsidR="00CC6EA4">
        <w:rPr>
          <w:rFonts w:cstheme="minorHAnsi"/>
          <w:lang w:val="en-CA"/>
        </w:rPr>
        <w:t xml:space="preserve">ndividuals with high influence on group turning also tended to have high influence on group speed,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6026D5" w:rsidRPr="006026D5">
        <w:rPr>
          <w:rFonts w:cstheme="minorHAnsi"/>
          <w:lang w:val="en-CA"/>
        </w:rPr>
        <w:t xml:space="preserve"> </w:t>
      </w:r>
      <w:r w:rsidR="006026D5">
        <w:rPr>
          <w:rFonts w:cstheme="minorHAnsi"/>
          <w:lang w:val="en-CA"/>
        </w:rPr>
        <w:t>in contrast to turning influence</w:t>
      </w:r>
      <w:r w:rsidR="00CC6EA4">
        <w:rPr>
          <w:rFonts w:cstheme="minorHAnsi"/>
          <w:lang w:val="en-US"/>
        </w:rPr>
        <w:t>.</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w:t>
      </w:r>
      <w:commentRangeStart w:id="213"/>
      <w:r w:rsidR="00CC6EA4" w:rsidRPr="006D69C5">
        <w:rPr>
          <w:rFonts w:cstheme="minorHAnsi"/>
          <w:lang w:val="en-US"/>
        </w:rPr>
        <w:t xml:space="preserve">speeding the group </w:t>
      </w:r>
      <w:commentRangeEnd w:id="213"/>
      <w:r w:rsidR="00881BBB">
        <w:rPr>
          <w:rStyle w:val="CommentReference"/>
          <w:lang w:val="en-CA" w:bidi="he-IL"/>
        </w:rPr>
        <w:commentReference w:id="213"/>
      </w:r>
      <w:r w:rsidR="00CC6EA4" w:rsidRPr="006D69C5">
        <w:rPr>
          <w:rFonts w:cstheme="minorHAnsi"/>
          <w:lang w:val="en-US"/>
        </w:rPr>
        <w:t>up when they were moving faster than the centroid, or slowing it down when moving slower than the centroid</w:t>
      </w:r>
      <w:r w:rsidR="00CC6EA4">
        <w:rPr>
          <w:rFonts w:cstheme="minorHAnsi"/>
          <w:lang w:val="en-US"/>
        </w:rPr>
        <w:t xml:space="preserve">. </w:t>
      </w:r>
      <w:commentRangeStart w:id="214"/>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commentRangeEnd w:id="214"/>
      <w:r w:rsidR="00881BBB">
        <w:rPr>
          <w:rStyle w:val="CommentReference"/>
          <w:lang w:val="en-CA" w:bidi="he-IL"/>
        </w:rPr>
        <w:commentReference w:id="214"/>
      </w:r>
      <w:r w:rsidR="00DD7FEC">
        <w:rPr>
          <w:rFonts w:cstheme="minorHAnsi"/>
          <w:lang w:val="en-US"/>
        </w:rPr>
        <w:t xml:space="preserve">Interestingly, this reflects recent results </w:t>
      </w:r>
      <w:del w:id="215" w:author="Margaret Crofoot" w:date="2022-02-11T09:04:00Z">
        <w:r w:rsidR="00DD7FEC" w:rsidDel="00881BBB">
          <w:rPr>
            <w:rFonts w:cstheme="minorHAnsi"/>
            <w:lang w:val="en-US"/>
          </w:rPr>
          <w:delText>found</w:delText>
        </w:r>
      </w:del>
      <w:r w:rsidR="00DD7FEC">
        <w:rPr>
          <w:rFonts w:cstheme="minorHAnsi"/>
          <w:lang w:val="en-US"/>
        </w:rPr>
        <w:t xml:space="preserve">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which looked at burrow 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sidR="00CC6EA4">
        <w:rPr>
          <w:rFonts w:cstheme="minorHAnsi"/>
          <w:lang w:val="en-US"/>
        </w:rPr>
        <w:t xml:space="preserve">Decisions about direction </w:t>
      </w:r>
      <w:ins w:id="216" w:author="Margaret Crofoot" w:date="2022-02-11T09:05:00Z">
        <w:r w:rsidR="00881BBB">
          <w:rPr>
            <w:rFonts w:cstheme="minorHAnsi"/>
            <w:lang w:val="en-US"/>
          </w:rPr>
          <w:t xml:space="preserve">vs. speed </w:t>
        </w:r>
      </w:ins>
      <w:r w:rsidR="00CC6EA4">
        <w:rPr>
          <w:rFonts w:cstheme="minorHAnsi"/>
          <w:lang w:val="en-US"/>
        </w:rPr>
        <w:t xml:space="preserve">of movement </w:t>
      </w:r>
      <w:del w:id="217" w:author="Margaret Crofoot" w:date="2022-02-11T09:05:00Z">
        <w:r w:rsidR="00CC6EA4" w:rsidDel="00881BBB">
          <w:rPr>
            <w:rFonts w:cstheme="minorHAnsi"/>
            <w:lang w:val="en-US"/>
          </w:rPr>
          <w:delText>and decisions about speed of movement</w:delText>
        </w:r>
      </w:del>
      <w:r w:rsidR="00CC6EA4">
        <w:rPr>
          <w:rFonts w:cstheme="minorHAnsi"/>
          <w:lang w:val="en-US"/>
        </w:rPr>
        <w:t xml:space="preserve">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the </w:t>
      </w:r>
      <w:r w:rsidR="00CC6EA4" w:rsidRPr="006D69C5">
        <w:rPr>
          <w:rFonts w:cstheme="minorHAnsi"/>
          <w:lang w:val="en-US"/>
        </w:rPr>
        <w:lastRenderedPageBreak/>
        <w:t xml:space="preserve">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w:t>
      </w:r>
      <w:commentRangeStart w:id="218"/>
      <w:r w:rsidR="00CC6EA4" w:rsidRPr="006D69C5">
        <w:rPr>
          <w:rFonts w:cstheme="minorHAnsi"/>
          <w:lang w:val="en-US"/>
        </w:rPr>
        <w:t xml:space="preserve">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commentRangeEnd w:id="218"/>
      <w:r w:rsidR="00881BBB">
        <w:rPr>
          <w:rStyle w:val="CommentReference"/>
          <w:lang w:val="en-CA" w:bidi="he-IL"/>
        </w:rPr>
        <w:commentReference w:id="218"/>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w:t>
      </w:r>
      <w:commentRangeStart w:id="219"/>
      <w:r w:rsidR="00CC6EA4">
        <w:rPr>
          <w:rFonts w:cstheme="minorHAnsi"/>
          <w:lang w:val="en-US"/>
        </w:rPr>
        <w:t xml:space="preserve">Unfortunately, our methodology does not allow us to disentangle between these two options. </w:t>
      </w:r>
      <w:commentRangeEnd w:id="219"/>
      <w:r w:rsidR="00881BBB">
        <w:rPr>
          <w:rStyle w:val="CommentReference"/>
          <w:lang w:val="en-CA" w:bidi="he-IL"/>
        </w:rPr>
        <w:commentReference w:id="219"/>
      </w:r>
      <w:r w:rsidR="00CC6EA4">
        <w:rPr>
          <w:rFonts w:cstheme="minorHAnsi"/>
          <w:lang w:val="en-US"/>
        </w:rPr>
        <w:t>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w:t>
      </w:r>
      <w:del w:id="220" w:author="Margaret Crofoot" w:date="2022-02-11T09:08:00Z">
        <w:r w:rsidR="00CC6EA4" w:rsidDel="00881BBB">
          <w:rPr>
            <w:rFonts w:cstheme="minorHAnsi"/>
            <w:lang w:val="en-US"/>
          </w:rPr>
          <w:delText>s</w:delText>
        </w:r>
      </w:del>
      <w:r w:rsidR="00CC6EA4">
        <w:rPr>
          <w:rFonts w:cstheme="minorHAnsi"/>
          <w:lang w:val="en-US"/>
        </w:rPr>
        <w:t xml:space="preserve">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commentRangeStart w:id="221"/>
      <w:r w:rsidR="006C7D47">
        <w:rPr>
          <w:rFonts w:cstheme="minorHAnsi"/>
          <w:lang w:val="en-US"/>
        </w:rPr>
        <w:t xml:space="preserve">These results highlight the fact that influence is not an absolute notion, </w:t>
      </w:r>
      <w:r w:rsidR="00846A9A">
        <w:rPr>
          <w:rFonts w:cstheme="minorHAnsi"/>
          <w:lang w:val="en-US"/>
        </w:rPr>
        <w:t xml:space="preserve">with individuals exerting influence in one particular context not necessarily exerting it in others. </w:t>
      </w:r>
      <w:commentRangeEnd w:id="221"/>
      <w:r w:rsidR="00881BBB">
        <w:rPr>
          <w:rStyle w:val="CommentReference"/>
          <w:lang w:val="en-CA" w:bidi="he-IL"/>
        </w:rPr>
        <w:commentReference w:id="221"/>
      </w:r>
    </w:p>
    <w:p w14:paraId="026B6D4F" w14:textId="1303073D" w:rsidR="00CC6EA4" w:rsidRDefault="00CC6EA4" w:rsidP="00CC6EA4">
      <w:pPr>
        <w:spacing w:line="360" w:lineRule="auto"/>
        <w:jc w:val="both"/>
        <w:rPr>
          <w:rFonts w:cstheme="minorHAnsi"/>
          <w:lang w:val="en-US"/>
        </w:rPr>
      </w:pPr>
      <w:commentRangeStart w:id="222"/>
      <w:r w:rsidRPr="006D69C5">
        <w:rPr>
          <w:rFonts w:cstheme="minorHAnsi"/>
          <w:lang w:val="en-US"/>
        </w:rPr>
        <w:t>The tendency to be in the front of the group is</w:t>
      </w:r>
      <w:r w:rsidR="002351EE">
        <w:rPr>
          <w:rFonts w:cstheme="minorHAnsi"/>
          <w:lang w:val="en-US"/>
        </w:rPr>
        <w:t xml:space="preserve"> also</w:t>
      </w:r>
      <w:r w:rsidRPr="006D69C5">
        <w:rPr>
          <w:rFonts w:cstheme="minorHAnsi"/>
          <w:lang w:val="en-US"/>
        </w:rPr>
        <w:t xml:space="preserve"> often taken as a proxy for leadership in studies of </w:t>
      </w:r>
      <w:r>
        <w:rPr>
          <w:rFonts w:cstheme="minorHAnsi"/>
          <w:lang w:val="en-US"/>
        </w:rPr>
        <w:t>group</w:t>
      </w:r>
      <w:r w:rsidRPr="006D69C5">
        <w:rPr>
          <w:rFonts w:cstheme="minorHAnsi"/>
          <w:lang w:val="en-US"/>
        </w:rPr>
        <w:t xml:space="preserve"> movement.</w:t>
      </w:r>
      <w:commentRangeEnd w:id="222"/>
      <w:r w:rsidR="00881BBB">
        <w:rPr>
          <w:rStyle w:val="CommentReference"/>
          <w:lang w:val="en-CA" w:bidi="he-IL"/>
        </w:rPr>
        <w:commentReference w:id="222"/>
      </w:r>
      <w:r w:rsidRPr="006D69C5">
        <w:rPr>
          <w:rFonts w:cstheme="minorHAnsi"/>
          <w:lang w:val="en-US"/>
        </w:rPr>
        <w:t xml:space="preserve">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w:t>
      </w:r>
      <w:commentRangeStart w:id="223"/>
      <w:r>
        <w:rPr>
          <w:rFonts w:cstheme="minorHAnsi"/>
          <w:lang w:val="en-US"/>
        </w:rPr>
        <w:t xml:space="preserve">movement turning influence </w:t>
      </w:r>
      <w:commentRangeEnd w:id="223"/>
      <w:r w:rsidR="009B17DE">
        <w:rPr>
          <w:rStyle w:val="CommentReference"/>
          <w:lang w:val="en-CA" w:bidi="he-IL"/>
        </w:rPr>
        <w:commentReference w:id="223"/>
      </w:r>
      <w:r>
        <w:rPr>
          <w:rFonts w:cstheme="minorHAnsi"/>
          <w:lang w:val="en-US"/>
        </w:rPr>
        <w:t>and proportion of time spent in the front half of the group</w:t>
      </w:r>
      <w:commentRangeStart w:id="224"/>
      <w:r>
        <w:rPr>
          <w:rFonts w:cstheme="minorHAnsi"/>
          <w:lang w:val="en-US"/>
        </w:rPr>
        <w:t xml:space="preserve">.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w:t>
      </w:r>
      <w:commentRangeEnd w:id="224"/>
      <w:r w:rsidR="00180FD5">
        <w:rPr>
          <w:rStyle w:val="CommentReference"/>
          <w:lang w:val="en-CA" w:bidi="he-IL"/>
        </w:rPr>
        <w:commentReference w:id="224"/>
      </w:r>
      <w:commentRangeStart w:id="225"/>
      <w:r>
        <w:rPr>
          <w:rFonts w:cstheme="minorHAnsi"/>
          <w:lang w:val="en-US"/>
        </w:rPr>
        <w:t xml:space="preserve">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commentRangeEnd w:id="225"/>
      <w:r w:rsidR="00180FD5">
        <w:rPr>
          <w:rStyle w:val="CommentReference"/>
          <w:lang w:val="en-CA" w:bidi="he-IL"/>
        </w:rPr>
        <w:commentReference w:id="225"/>
      </w:r>
      <w:r>
        <w:rPr>
          <w:rFonts w:cstheme="minorHAnsi"/>
          <w:lang w:val="en-US"/>
        </w:rPr>
        <w:t xml:space="preserve">These results </w:t>
      </w:r>
      <w:r w:rsidRPr="006D69C5">
        <w:rPr>
          <w:rFonts w:cstheme="minorHAnsi"/>
          <w:lang w:val="en-US"/>
        </w:rPr>
        <w:t xml:space="preserve">highlight that individuals in moving social groups don’t necessarily need to be </w:t>
      </w:r>
      <w:commentRangeStart w:id="226"/>
      <w:r>
        <w:rPr>
          <w:rFonts w:cstheme="minorHAnsi"/>
          <w:lang w:val="en-US"/>
        </w:rPr>
        <w:t>at the front</w:t>
      </w:r>
      <w:r w:rsidRPr="006D69C5">
        <w:rPr>
          <w:rFonts w:cstheme="minorHAnsi"/>
          <w:lang w:val="en-US"/>
        </w:rPr>
        <w:t xml:space="preserve"> position</w:t>
      </w:r>
      <w:commentRangeEnd w:id="226"/>
      <w:r w:rsidR="00180FD5">
        <w:rPr>
          <w:rStyle w:val="CommentReference"/>
          <w:lang w:val="en-CA" w:bidi="he-IL"/>
        </w:rPr>
        <w:commentReference w:id="226"/>
      </w:r>
      <w:r w:rsidRPr="006D69C5">
        <w:rPr>
          <w:rFonts w:cstheme="minorHAnsi"/>
          <w:lang w:val="en-US"/>
        </w:rPr>
        <w:t xml:space="preserve"> </w:t>
      </w:r>
      <w:del w:id="227" w:author="Margaret Crofoot" w:date="2022-02-11T09:24:00Z">
        <w:r w:rsidRPr="006D69C5" w:rsidDel="00180FD5">
          <w:rPr>
            <w:rFonts w:cstheme="minorHAnsi"/>
            <w:lang w:val="en-US"/>
          </w:rPr>
          <w:delText>in order</w:delText>
        </w:r>
      </w:del>
      <w:r w:rsidRPr="006D69C5">
        <w:rPr>
          <w:rFonts w:cstheme="minorHAnsi"/>
          <w:lang w:val="en-US"/>
        </w:rPr>
        <w:t xml:space="preserve">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w:t>
      </w:r>
      <w:del w:id="228" w:author="Margaret Crofoot" w:date="2022-02-11T09:25:00Z">
        <w:r w:rsidDel="00180FD5">
          <w:rPr>
            <w:rFonts w:cstheme="minorHAnsi"/>
            <w:lang w:val="en-US"/>
          </w:rPr>
          <w:delText xml:space="preserve">sour </w:delText>
        </w:r>
      </w:del>
      <w:r>
        <w:rPr>
          <w:rFonts w:cstheme="minorHAnsi"/>
          <w:lang w:val="en-US"/>
        </w:rPr>
        <w:t xml:space="preserve">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(Bousquet et al. 2011; Reber et al. 2013; Manser et al. 2014; Gall and Manser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w:t>
      </w:r>
      <w:del w:id="229" w:author="Margaret Crofoot" w:date="2022-02-11T09:25:00Z">
        <w:r w:rsidDel="00180FD5">
          <w:rPr>
            <w:rFonts w:cstheme="minorHAnsi"/>
            <w:lang w:val="en-US"/>
          </w:rPr>
          <w:delText xml:space="preserve"> front</w:delText>
        </w:r>
      </w:del>
      <w:r>
        <w:rPr>
          <w:rFonts w:cstheme="minorHAnsi"/>
          <w:lang w:val="en-US"/>
        </w:rPr>
        <w:t xml:space="preserve"> position and influence</w:t>
      </w:r>
      <w:del w:id="230" w:author="Margaret Crofoot" w:date="2022-02-11T09:26:00Z">
        <w:r w:rsidDel="00180FD5">
          <w:rPr>
            <w:rFonts w:cstheme="minorHAnsi"/>
            <w:lang w:val="en-US"/>
          </w:rPr>
          <w:delText xml:space="preserve"> over direction</w:delText>
        </w:r>
      </w:del>
      <w:r>
        <w:rPr>
          <w:rFonts w:cstheme="minorHAnsi"/>
          <w:lang w:val="en-US"/>
        </w:rPr>
        <w:t xml:space="preserve"> highlights that, depending on the species,</w:t>
      </w:r>
      <w:r w:rsidRPr="006D69C5">
        <w:rPr>
          <w:rFonts w:cstheme="minorHAnsi"/>
          <w:lang w:val="en-US"/>
        </w:rPr>
        <w:t xml:space="preserve"> the ordering of individuals along the axis of movement </w:t>
      </w:r>
      <w:del w:id="231" w:author="Margaret Crofoot" w:date="2022-02-11T09:26:00Z">
        <w:r w:rsidRPr="006D69C5" w:rsidDel="00180FD5">
          <w:rPr>
            <w:rFonts w:cstheme="minorHAnsi"/>
            <w:lang w:val="en-US"/>
          </w:rPr>
          <w:delText>alone</w:delText>
        </w:r>
      </w:del>
      <w:r w:rsidRPr="006D69C5">
        <w:rPr>
          <w:rFonts w:cstheme="minorHAnsi"/>
          <w:lang w:val="en-US"/>
        </w:rPr>
        <w:t xml:space="preserve"> m</w:t>
      </w:r>
      <w:ins w:id="232" w:author="Margaret Crofoot" w:date="2022-02-11T09:25:00Z">
        <w:r w:rsidR="00180FD5">
          <w:rPr>
            <w:rFonts w:cstheme="minorHAnsi"/>
            <w:lang w:val="en-US"/>
          </w:rPr>
          <w:t>ay</w:t>
        </w:r>
      </w:ins>
      <w:del w:id="233" w:author="Margaret Crofoot" w:date="2022-02-11T09:25:00Z">
        <w:r w:rsidRPr="006D69C5" w:rsidDel="00180FD5">
          <w:rPr>
            <w:rFonts w:cstheme="minorHAnsi"/>
            <w:lang w:val="en-US"/>
          </w:rPr>
          <w:delText>ight</w:delText>
        </w:r>
      </w:del>
      <w:r w:rsidRPr="006D69C5">
        <w:rPr>
          <w:rFonts w:cstheme="minorHAnsi"/>
          <w:lang w:val="en-US"/>
        </w:rPr>
        <w:t xml:space="preserve"> </w:t>
      </w:r>
      <w:r>
        <w:rPr>
          <w:rFonts w:cstheme="minorHAnsi"/>
          <w:lang w:val="en-US"/>
        </w:rPr>
        <w:t xml:space="preserve">not </w:t>
      </w:r>
      <w:del w:id="234" w:author="Margaret Crofoot" w:date="2022-02-11T09:25:00Z">
        <w:r w:rsidDel="00180FD5">
          <w:rPr>
            <w:rFonts w:cstheme="minorHAnsi"/>
            <w:lang w:val="en-US"/>
          </w:rPr>
          <w:delText>necessarily</w:delText>
        </w:r>
      </w:del>
      <w:r>
        <w:rPr>
          <w:rFonts w:cstheme="minorHAnsi"/>
          <w:lang w:val="en-US"/>
        </w:rPr>
        <w:t xml:space="preserve"> be a </w:t>
      </w:r>
      <w:r w:rsidRPr="006D69C5">
        <w:rPr>
          <w:rFonts w:cstheme="minorHAnsi"/>
          <w:lang w:val="en-US"/>
        </w:rPr>
        <w:t xml:space="preserve">reliable metric </w:t>
      </w:r>
      <w:ins w:id="235" w:author="Margaret Crofoot" w:date="2022-02-11T09:26:00Z">
        <w:r w:rsidR="00180FD5">
          <w:rPr>
            <w:rFonts w:cstheme="minorHAnsi"/>
            <w:lang w:val="en-US"/>
          </w:rPr>
          <w:t>for</w:t>
        </w:r>
      </w:ins>
      <w:del w:id="236" w:author="Margaret Crofoot" w:date="2022-02-11T09:26:00Z">
        <w:r w:rsidRPr="006D69C5" w:rsidDel="00180FD5">
          <w:rPr>
            <w:rFonts w:cstheme="minorHAnsi"/>
            <w:lang w:val="en-US"/>
          </w:rPr>
          <w:delText>to</w:delText>
        </w:r>
      </w:del>
      <w:r w:rsidRPr="006D69C5">
        <w:rPr>
          <w:rFonts w:cstheme="minorHAnsi"/>
          <w:lang w:val="en-US"/>
        </w:rPr>
        <w:t xml:space="preserve"> infer</w:t>
      </w:r>
      <w:ins w:id="237" w:author="Margaret Crofoot" w:date="2022-02-11T09:26:00Z">
        <w:r w:rsidR="00180FD5">
          <w:rPr>
            <w:rFonts w:cstheme="minorHAnsi"/>
            <w:lang w:val="en-US"/>
          </w:rPr>
          <w:t>ring</w:t>
        </w:r>
      </w:ins>
      <w:r w:rsidRPr="006D69C5">
        <w:rPr>
          <w:rFonts w:cstheme="minorHAnsi"/>
          <w:lang w:val="en-US"/>
        </w:rPr>
        <w:t xml:space="preserve"> influence and should be used in complement with other metrics. </w:t>
      </w:r>
      <w:r>
        <w:rPr>
          <w:rFonts w:cstheme="minorHAnsi"/>
          <w:lang w:val="en-US"/>
        </w:rPr>
        <w:t xml:space="preserve">Moreover, understanding when and how individuals are able </w:t>
      </w:r>
      <w:r>
        <w:rPr>
          <w:rFonts w:cstheme="minorHAnsi"/>
          <w:lang w:val="en-US"/>
        </w:rPr>
        <w:lastRenderedPageBreak/>
        <w:t>to exert influence from the back of groups, and how this is linked to the mechanisms of information transfer</w:t>
      </w:r>
      <w:ins w:id="238" w:author="Margaret Crofoot" w:date="2022-02-11T09:26:00Z">
        <w:r w:rsidR="00180FD5">
          <w:rPr>
            <w:rFonts w:cstheme="minorHAnsi"/>
            <w:lang w:val="en-US"/>
          </w:rPr>
          <w:t xml:space="preserve"> they use</w:t>
        </w:r>
      </w:ins>
      <w:del w:id="239" w:author="Margaret Crofoot" w:date="2022-02-11T09:26:00Z">
        <w:r w:rsidDel="00180FD5">
          <w:rPr>
            <w:rFonts w:cstheme="minorHAnsi"/>
            <w:lang w:val="en-US"/>
          </w:rPr>
          <w:delText xml:space="preserve"> employed</w:delText>
        </w:r>
      </w:del>
      <w:r>
        <w:rPr>
          <w:rFonts w:cstheme="minorHAnsi"/>
          <w:lang w:val="en-US"/>
        </w:rPr>
        <w:t xml:space="preserve">,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w:t>
      </w:r>
      <w:commentRangeStart w:id="240"/>
      <w:r w:rsidRPr="006D69C5">
        <w:rPr>
          <w:rFonts w:cstheme="minorHAnsi"/>
          <w:lang w:val="en-US"/>
        </w:rPr>
        <w:t>104 weeks against 38 weeks maximum</w:t>
      </w:r>
      <w:commentRangeEnd w:id="240"/>
      <w:r w:rsidR="00180FD5">
        <w:rPr>
          <w:rStyle w:val="CommentReference"/>
          <w:lang w:val="en-CA" w:bidi="he-IL"/>
        </w:rPr>
        <w:commentReference w:id="240"/>
      </w:r>
      <w:r>
        <w:rPr>
          <w:rFonts w:cstheme="minorHAnsi"/>
          <w:lang w:val="en-US"/>
        </w:rPr>
        <w:t>, see table S2 in Supplements</w:t>
      </w:r>
      <w:r w:rsidRPr="006D69C5">
        <w:rPr>
          <w:rFonts w:cstheme="minorHAnsi"/>
          <w:lang w:val="en-US"/>
        </w:rPr>
        <w:t xml:space="preserve">). </w:t>
      </w:r>
      <w:commentRangeStart w:id="241"/>
      <w:r w:rsidRPr="006D69C5">
        <w:rPr>
          <w:rFonts w:cstheme="minorHAnsi"/>
          <w:lang w:val="en-US"/>
        </w:rPr>
        <w:t xml:space="preserve">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w:t>
      </w:r>
      <w:del w:id="242" w:author="Margaret Crofoot" w:date="2022-02-11T09:27:00Z">
        <w:r w:rsidRPr="006D69C5" w:rsidDel="00180FD5">
          <w:rPr>
            <w:rFonts w:cstheme="minorHAnsi"/>
            <w:lang w:val="en-US"/>
          </w:rPr>
          <w:delText xml:space="preserve">better and </w:delText>
        </w:r>
      </w:del>
      <w:r w:rsidRPr="006D69C5">
        <w:rPr>
          <w:rFonts w:cstheme="minorHAnsi"/>
          <w:lang w:val="en-US"/>
        </w:rPr>
        <w:t xml:space="preserve">better established within </w:t>
      </w:r>
      <w:ins w:id="243" w:author="Margaret Crofoot" w:date="2022-02-11T09:27:00Z">
        <w:r w:rsidR="00180FD5">
          <w:rPr>
            <w:rFonts w:cstheme="minorHAnsi"/>
            <w:lang w:val="en-US"/>
          </w:rPr>
          <w:t>her</w:t>
        </w:r>
      </w:ins>
      <w:del w:id="244" w:author="Margaret Crofoot" w:date="2022-02-11T09:27:00Z">
        <w:r w:rsidRPr="006D69C5" w:rsidDel="00180FD5">
          <w:rPr>
            <w:rFonts w:cstheme="minorHAnsi"/>
            <w:lang w:val="en-US"/>
          </w:rPr>
          <w:delText>a</w:delText>
        </w:r>
      </w:del>
      <w:r w:rsidRPr="006D69C5">
        <w:rPr>
          <w:rFonts w:cstheme="minorHAnsi"/>
          <w:lang w:val="en-US"/>
        </w:rPr>
        <w:t xml:space="preserve"> group, </w:t>
      </w:r>
      <w:r>
        <w:rPr>
          <w:rFonts w:cstheme="minorHAnsi"/>
          <w:lang w:val="en-US"/>
        </w:rPr>
        <w:t>she</w:t>
      </w:r>
      <w:r w:rsidRPr="006D69C5">
        <w:rPr>
          <w:rFonts w:cstheme="minorHAnsi"/>
          <w:lang w:val="en-US"/>
        </w:rPr>
        <w:t xml:space="preserve"> might become </w:t>
      </w:r>
      <w:del w:id="245" w:author="Margaret Crofoot" w:date="2022-02-11T09:28:00Z">
        <w:r w:rsidRPr="006D69C5" w:rsidDel="00180FD5">
          <w:rPr>
            <w:rFonts w:cstheme="minorHAnsi"/>
            <w:lang w:val="en-US"/>
          </w:rPr>
          <w:delText xml:space="preserve">more and </w:delText>
        </w:r>
      </w:del>
      <w:r w:rsidRPr="006D69C5">
        <w:rPr>
          <w:rFonts w:cstheme="minorHAnsi"/>
          <w:lang w:val="en-US"/>
        </w:rPr>
        <w:t xml:space="preserve">more able to influence the group from any position. </w:t>
      </w:r>
      <w:commentRangeEnd w:id="241"/>
      <w:r w:rsidR="00180FD5">
        <w:rPr>
          <w:rStyle w:val="CommentReference"/>
          <w:lang w:val="en-CA" w:bidi="he-IL"/>
        </w:rPr>
        <w:commentReference w:id="241"/>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126680CC" w:rsidR="00CC6EA4" w:rsidRDefault="00CC6EA4" w:rsidP="00CC6EA4">
      <w:pPr>
        <w:spacing w:line="360" w:lineRule="auto"/>
        <w:jc w:val="both"/>
        <w:rPr>
          <w:rFonts w:cstheme="minorHAnsi"/>
          <w:lang w:val="en-US"/>
        </w:rPr>
      </w:pPr>
      <w:commentRangeStart w:id="246"/>
      <w:r>
        <w:rPr>
          <w:rFonts w:cstheme="minorHAnsi"/>
          <w:lang w:val="en-US"/>
        </w:rPr>
        <w:t>O</w:t>
      </w:r>
      <w:commentRangeEnd w:id="246"/>
      <w:r w:rsidR="005C0A86">
        <w:rPr>
          <w:rStyle w:val="CommentReference"/>
          <w:lang w:val="en-CA" w:bidi="he-IL"/>
        </w:rPr>
        <w:commentReference w:id="246"/>
      </w:r>
      <w:del w:id="247" w:author="Margaret Crofoot" w:date="2022-02-11T09:35:00Z">
        <w:r w:rsidDel="005C0A86">
          <w:rPr>
            <w:rFonts w:cstheme="minorHAnsi"/>
            <w:lang w:val="en-US"/>
          </w:rPr>
          <w:delText>verall o</w:delText>
        </w:r>
      </w:del>
      <w:r>
        <w:rPr>
          <w:rFonts w:cstheme="minorHAnsi"/>
          <w:lang w:val="en-US"/>
        </w:rPr>
        <w:t xml:space="preserve">ur results </w:t>
      </w:r>
      <w:r w:rsidR="005C09DE">
        <w:rPr>
          <w:rFonts w:cstheme="minorHAnsi"/>
          <w:lang w:val="en-US"/>
        </w:rPr>
        <w:t>show that d</w:t>
      </w:r>
      <w:r>
        <w:rPr>
          <w:rFonts w:cstheme="minorHAnsi"/>
          <w:lang w:val="en-US"/>
        </w:rPr>
        <w:t xml:space="preserve">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w:t>
      </w:r>
      <w:del w:id="248" w:author="Margaret Crofoot" w:date="2022-02-11T09:35:00Z">
        <w:r w:rsidDel="005C0A86">
          <w:rPr>
            <w:rFonts w:cstheme="minorHAnsi"/>
            <w:lang w:val="en-US"/>
          </w:rPr>
          <w:delText xml:space="preserve">take the </w:delText>
        </w:r>
      </w:del>
      <w:r>
        <w:rPr>
          <w:rFonts w:cstheme="minorHAnsi"/>
          <w:lang w:val="en-US"/>
        </w:rPr>
        <w:t>lead.</w:t>
      </w:r>
    </w:p>
    <w:p w14:paraId="3A809607" w14:textId="77777777" w:rsidR="00CC6EA4" w:rsidRDefault="00CC6EA4" w:rsidP="00CC6EA4">
      <w:pPr>
        <w:spacing w:line="360" w:lineRule="auto"/>
        <w:jc w:val="both"/>
        <w:rPr>
          <w:rFonts w:cstheme="minorHAnsi"/>
          <w:lang w:val="en-US"/>
        </w:rPr>
      </w:pPr>
      <w:commentRangeStart w:id="249"/>
      <w:r>
        <w:rPr>
          <w:rFonts w:cstheme="minorHAnsi"/>
          <w:lang w:val="en-US"/>
        </w:rPr>
        <w:t>The methodological approach developed here is</w:t>
      </w:r>
      <w:commentRangeEnd w:id="249"/>
      <w:r w:rsidR="005C0A86">
        <w:rPr>
          <w:rStyle w:val="CommentReference"/>
          <w:lang w:val="en-CA" w:bidi="he-IL"/>
        </w:rPr>
        <w:commentReference w:id="249"/>
      </w:r>
      <w:r>
        <w:rPr>
          <w:rFonts w:cstheme="minorHAnsi"/>
          <w:lang w:val="en-US"/>
        </w:rPr>
        <w:t xml:space="preserve">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15A60FC7" w14:textId="77777777" w:rsidR="0052681C" w:rsidRDefault="0052681C" w:rsidP="00614F18">
      <w:pPr>
        <w:spacing w:line="360" w:lineRule="auto"/>
        <w:jc w:val="both"/>
        <w:rPr>
          <w:rFonts w:cstheme="minorHAnsi"/>
          <w:b/>
          <w:sz w:val="28"/>
          <w:lang w:val="en-US"/>
        </w:rPr>
      </w:pPr>
    </w:p>
    <w:p w14:paraId="575D1A0D"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commentRangeStart w:id="250"/>
      <w:r w:rsidRPr="00D87226">
        <w:rPr>
          <w:rFonts w:cstheme="minorHAnsi"/>
          <w:b/>
          <w:sz w:val="28"/>
          <w:lang w:val="en-US"/>
        </w:rPr>
        <w:t>ACKNOWLEDGMENTS</w:t>
      </w:r>
      <w:commentRangeEnd w:id="250"/>
      <w:r w:rsidR="005C0A86">
        <w:rPr>
          <w:rStyle w:val="CommentReference"/>
          <w:lang w:val="en-CA" w:bidi="he-IL"/>
        </w:rPr>
        <w:commentReference w:id="250"/>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w:t>
      </w:r>
      <w:r>
        <w:rPr>
          <w:rFonts w:cstheme="minorHAnsi"/>
          <w:lang w:val="en-US"/>
        </w:rPr>
        <w:lastRenderedPageBreak/>
        <w:t xml:space="preserve">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Gersick</w:t>
      </w:r>
      <w:r w:rsidR="00121BD1">
        <w:rPr>
          <w:rFonts w:cstheme="minorHAnsi"/>
          <w:lang w:val="en-US"/>
        </w:rPr>
        <w:t>,</w:t>
      </w:r>
      <w:r>
        <w:rPr>
          <w:rFonts w:cstheme="minorHAnsi"/>
          <w:lang w:val="en-US"/>
        </w:rPr>
        <w:t xml:space="preserve"> Ben Hirsh, Kay Holekamp, Frants Jensen, Marie Roch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2ED2BFBF"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fund</w:t>
      </w:r>
      <w:ins w:id="251" w:author="Margaret Crofoot" w:date="2022-02-11T09:40:00Z">
        <w:r w:rsidR="005C0A86">
          <w:rPr>
            <w:lang w:val="en-US"/>
          </w:rPr>
          <w:t>ing from</w:t>
        </w:r>
      </w:ins>
      <w:del w:id="252" w:author="Margaret Crofoot" w:date="2022-02-11T09:40:00Z">
        <w:r w:rsidR="008C0D77" w:rsidRPr="00B06060" w:rsidDel="005C0A86">
          <w:rPr>
            <w:lang w:val="en-US"/>
          </w:rPr>
          <w:delText>ed by</w:delText>
        </w:r>
      </w:del>
      <w:r w:rsidR="008C0D77" w:rsidRPr="00B06060">
        <w:rPr>
          <w:lang w:val="en-US"/>
        </w:rPr>
        <w:t xml:space="preserve">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253"/>
      <w:r w:rsidR="008C0D77">
        <w:rPr>
          <w:lang w:val="en-US"/>
        </w:rPr>
        <w:t>MM acknowledges support from…</w:t>
      </w:r>
      <w:commentRangeEnd w:id="253"/>
      <w:r w:rsidR="008C0D77">
        <w:rPr>
          <w:rStyle w:val="CommentReference"/>
          <w:lang w:val="en-CA" w:bidi="he-IL"/>
        </w:rPr>
        <w:commentReference w:id="253"/>
      </w:r>
    </w:p>
    <w:p w14:paraId="5FCA34D6" w14:textId="14A1270D" w:rsidR="006D6297" w:rsidRPr="00970377" w:rsidRDefault="006D6297" w:rsidP="00614F18">
      <w:pPr>
        <w:spacing w:line="360" w:lineRule="auto"/>
        <w:jc w:val="both"/>
        <w:rPr>
          <w:rFonts w:cstheme="minorHAnsi"/>
          <w:bCs/>
          <w:lang w:val="en-US"/>
        </w:rPr>
      </w:pPr>
      <w:bookmarkStart w:id="254" w:name="_GoBack"/>
      <w:bookmarkEnd w:id="254"/>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255"/>
      <w:r w:rsidRPr="00C058F3">
        <w:rPr>
          <w:rFonts w:cstheme="minorHAnsi"/>
          <w:color w:val="231F20"/>
          <w:szCs w:val="16"/>
          <w:lang w:val="en-US"/>
        </w:rPr>
        <w:t>EC031-1</w:t>
      </w:r>
      <w:r w:rsidR="00F10799">
        <w:rPr>
          <w:rFonts w:cstheme="minorHAnsi"/>
          <w:color w:val="231F20"/>
          <w:szCs w:val="16"/>
          <w:lang w:val="en-US"/>
        </w:rPr>
        <w:t>7</w:t>
      </w:r>
      <w:commentRangeEnd w:id="255"/>
      <w:r w:rsidR="00F10799">
        <w:rPr>
          <w:rStyle w:val="CommentReference"/>
          <w:lang w:val="en-CA" w:bidi="he-IL"/>
        </w:rPr>
        <w:commentReference w:id="255"/>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256"/>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256"/>
      <w:r w:rsidR="00F10799">
        <w:rPr>
          <w:rStyle w:val="CommentReference"/>
          <w:lang w:val="en-CA" w:bidi="he-IL"/>
        </w:rPr>
        <w:commentReference w:id="256"/>
      </w:r>
      <w:r w:rsidRPr="00C058F3">
        <w:rPr>
          <w:rFonts w:cstheme="minorHAnsi"/>
          <w:color w:val="231F20"/>
          <w:szCs w:val="16"/>
          <w:lang w:val="en-US"/>
        </w:rPr>
        <w:t>), South Africa.</w:t>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77048A" w:rsidRPr="0077048A">
        <w:rPr>
          <w:rFonts w:ascii="Calibri" w:hAnsi="Calibri" w:cs="Calibri"/>
          <w:sz w:val="28"/>
          <w:lang w:val="en-US"/>
        </w:rPr>
        <w:t>Barelli C, Reichard U, Boesch C, Heistermann M. 2008. 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Manser MB. 2011. Resolution of experimentally induced symmetrical conflicts of interest in meerkats. Animal Behaviour. 81(6):1101–1107. doi:10.1016/j.anbehav.2011.02.030.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Conradt L, Roper TJ. 2005. Consensus decision making in animals. Trends in Ecology &amp; Evolution. 20(8):449–456. doi:10.1016/j.tree.2005.05.008.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2010. Deciding group movements: where and when to go. Behavioural processes. 84:675–677. doi:10.1016/j.beproc.2010.03.005.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Manser MB. 2022. Collective close calling mediates group cohesion in foraging meerkats via spatially determined differences in call rates. Animal Behaviour. 185:73–82. doi:10.1016/j.anbehav.2021.12.014.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Manser MB. 2017. Group cohesion in foraging meerkats :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Strandburg-Peshkin A, Clutton-brock T, Manser MB. 2017. As dusk falls :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11(3):e1004089. doi:10.1371/journal.pcbi.1004089.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King AJ, Douglas CMS, Huchard E, Isaac NJB, Cowlishaw G. 2008. Dominance and Affiliation Mediate Despotism in a Social Primate. Current Biology. 18(23):1833–1838. doi:10.1016/j.cub.2008.10.048.</w:t>
      </w:r>
    </w:p>
    <w:p w14:paraId="30BF0C8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Science Advances. 6(48):eaba5881. doi:10.1126/sciadv.aba5881.</w:t>
      </w:r>
    </w:p>
    <w:p w14:paraId="280CE22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rPr>
        <w:t xml:space="preserve">Pettit B, Ákos Z, Vicsek T, Biro D. 2015. </w:t>
      </w:r>
      <w:r w:rsidRPr="0077048A">
        <w:rPr>
          <w:rFonts w:ascii="Calibri" w:hAnsi="Calibri" w:cs="Calibri"/>
          <w:sz w:val="28"/>
          <w:lang w:val="en-US"/>
        </w:rPr>
        <w:t>Speed Determines Leadership and Leadership Determines Learning during Pigeon Flocking. Current Biology. 25(23):3132–3137. doi:10.1016/j.cub.2015.10.044.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Smith JE, Estrada JR, Richards HR, Dawes SE, Mitsos K, Holekamp KE. 2015. Collective movements, leadership and consensus costs at reunions in spotted hyaenas. Animal Behaviour. 105:187–200. doi:10.1016/j.anbehav.2015.04.023.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r w:rsidRPr="0077048A">
        <w:rPr>
          <w:rFonts w:ascii="Calibri" w:hAnsi="Calibri" w:cs="Calibri"/>
          <w:sz w:val="28"/>
        </w:rPr>
        <w:t>Behav Ecol Sociobiol. 67(1):31–41. doi:10.1007/s00265-012-1421-5.</w:t>
      </w:r>
    </w:p>
    <w:p w14:paraId="56288958" w14:textId="4C36C71C"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9B17DE" w:rsidRDefault="009B17DE">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 guess in this case the work was partially done there so it could make sense – it’s just a lot of affiliations!</w:t>
      </w:r>
    </w:p>
  </w:comment>
  <w:comment w:id="2" w:author="Margaret Crofoot" w:date="2022-02-07T12:46:00Z" w:initials="MC">
    <w:p w14:paraId="352C0154" w14:textId="68B7A277" w:rsidR="009B17DE" w:rsidRDefault="009B17DE">
      <w:pPr>
        <w:pStyle w:val="CommentText"/>
      </w:pPr>
      <w:r>
        <w:rPr>
          <w:rStyle w:val="CommentReference"/>
        </w:rPr>
        <w:annotationRef/>
      </w:r>
      <w:r>
        <w:t>I would say you come to consensus ‘about’ rather than ‘on’</w:t>
      </w:r>
    </w:p>
  </w:comment>
  <w:comment w:id="3" w:author="Margaret Crofoot" w:date="2022-02-07T12:48:00Z" w:initials="MC">
    <w:p w14:paraId="5D90F695" w14:textId="110604F6" w:rsidR="009B17DE" w:rsidRDefault="009B17DE">
      <w:pPr>
        <w:pStyle w:val="CommentText"/>
      </w:pPr>
      <w:r>
        <w:rPr>
          <w:rStyle w:val="CommentReference"/>
        </w:rPr>
        <w:annotationRef/>
      </w:r>
      <w:r>
        <w:t xml:space="preserve">Possibly clearer if this read ‘quantify individual influence’ (i.e. the method is about quantifying a thing—individual influence). Alternately, it could read ‘. . .from five meerkat groups during foraging and quantified individuals’ influence over both group direction and speed) (although </w:t>
      </w:r>
    </w:p>
  </w:comment>
  <w:comment w:id="5" w:author="Margaret Crofoot" w:date="2022-02-10T12:28:00Z" w:initials="MC">
    <w:p w14:paraId="39E791F9" w14:textId="135D3746" w:rsidR="009B17DE" w:rsidRDefault="009B17DE">
      <w:pPr>
        <w:pStyle w:val="CommentText"/>
      </w:pPr>
      <w:r>
        <w:rPr>
          <w:rStyle w:val="CommentReference"/>
        </w:rPr>
        <w:annotationRef/>
      </w:r>
      <w:r>
        <w:t xml:space="preserve">General Comments: This is a really nice intro that does everything it needs to do. Lots of comments below, but all are high-level suggestions—meaning aimed at making something that is already good, better. The one thing that seemed missing from this section was a clear definition of/description of shared vs. unshared decisions. While probably not absolutely necessary, it could probably be accomplished in a single sentence and avoid any questions a more naïve reader might have. </w:t>
      </w:r>
    </w:p>
  </w:comment>
  <w:comment w:id="7" w:author="Margaret Crofoot" w:date="2022-02-10T08:37:00Z" w:initials="MC">
    <w:p w14:paraId="1129EDD3" w14:textId="6046827A" w:rsidR="009B17DE" w:rsidRDefault="009B17DE">
      <w:pPr>
        <w:pStyle w:val="CommentText"/>
      </w:pPr>
      <w:r>
        <w:rPr>
          <w:rStyle w:val="CommentReference"/>
        </w:rPr>
        <w:annotationRef/>
      </w:r>
      <w:r>
        <w:t>This is a general statement—it doesn’t need to be limited to social animals in the wild.</w:t>
      </w:r>
    </w:p>
  </w:comment>
  <w:comment w:id="9" w:author="Margaret Crofoot" w:date="2022-02-10T08:38:00Z" w:initials="MC">
    <w:p w14:paraId="5B268642" w14:textId="55BED175" w:rsidR="009B17DE" w:rsidRDefault="009B17DE">
      <w:pPr>
        <w:pStyle w:val="CommentText"/>
      </w:pPr>
      <w:r>
        <w:rPr>
          <w:rStyle w:val="CommentReference"/>
        </w:rPr>
        <w:annotationRef/>
      </w:r>
      <w:r>
        <w:t xml:space="preserve">I don’t like this wording, as its meaning is not very clear. What is a ‘heterogenous contribution’—I don’t have any intuitive understanding of what you are talking about. This weakens the opening of the paper. Ideally, you want your opening sentences to invite readers in—they should be as simple/easily understood as possible. </w:t>
      </w:r>
    </w:p>
  </w:comment>
  <w:comment w:id="11" w:author="Margaret Crofoot" w:date="2022-02-10T08:41:00Z" w:initials="MC">
    <w:p w14:paraId="1864B164" w14:textId="77777777" w:rsidR="009B17DE" w:rsidRDefault="009B17DE" w:rsidP="00E7799C">
      <w:pPr>
        <w:pStyle w:val="CommentText"/>
      </w:pPr>
      <w:r>
        <w:rPr>
          <w:rStyle w:val="CommentReference"/>
        </w:rPr>
        <w:annotationRef/>
      </w:r>
      <w:r>
        <w:t>I’m not sure I’m right about this, but my instinct is that you have:</w:t>
      </w:r>
    </w:p>
    <w:p w14:paraId="30E25564" w14:textId="64666BEA" w:rsidR="009B17DE" w:rsidRPr="00E7799C" w:rsidRDefault="009B17DE" w:rsidP="00E7799C">
      <w:pPr>
        <w:pStyle w:val="CommentText"/>
        <w:numPr>
          <w:ilvl w:val="0"/>
          <w:numId w:val="14"/>
        </w:numPr>
      </w:pPr>
      <w:r>
        <w:t xml:space="preserve">Influence </w:t>
      </w:r>
      <w:r>
        <w:rPr>
          <w:b/>
        </w:rPr>
        <w:t xml:space="preserve">over </w:t>
      </w:r>
      <w:r>
        <w:t xml:space="preserve">collective movement </w:t>
      </w:r>
      <w:r>
        <w:rPr>
          <w:b/>
        </w:rPr>
        <w:t>decisions</w:t>
      </w:r>
    </w:p>
    <w:p w14:paraId="0700A8FB" w14:textId="77777777" w:rsidR="009B17DE" w:rsidRDefault="009B17DE" w:rsidP="00E7799C">
      <w:pPr>
        <w:pStyle w:val="CommentText"/>
        <w:numPr>
          <w:ilvl w:val="0"/>
          <w:numId w:val="14"/>
        </w:numPr>
      </w:pPr>
      <w:r>
        <w:t xml:space="preserve">Influence </w:t>
      </w:r>
      <w:r>
        <w:rPr>
          <w:b/>
        </w:rPr>
        <w:t xml:space="preserve">in (or on) </w:t>
      </w:r>
      <w:r>
        <w:t xml:space="preserve">collective movement </w:t>
      </w:r>
    </w:p>
    <w:p w14:paraId="5C42BF22" w14:textId="77777777" w:rsidR="009B17DE" w:rsidRDefault="009B17DE" w:rsidP="00E7799C">
      <w:pPr>
        <w:pStyle w:val="CommentText"/>
      </w:pPr>
    </w:p>
    <w:p w14:paraId="4A89F05C" w14:textId="40134E22" w:rsidR="009B17DE" w:rsidRDefault="009B17DE" w:rsidP="00E7799C">
      <w:pPr>
        <w:pStyle w:val="CommentText"/>
      </w:pPr>
      <w:r>
        <w:t>Regardless—this wording tripped up the flow of my reading.</w:t>
      </w:r>
    </w:p>
  </w:comment>
  <w:comment w:id="12" w:author="Margaret Crofoot" w:date="2022-02-10T08:47:00Z" w:initials="MC">
    <w:p w14:paraId="3F4FFECD" w14:textId="77777777" w:rsidR="009B17DE" w:rsidRDefault="009B17DE">
      <w:pPr>
        <w:pStyle w:val="CommentText"/>
      </w:pPr>
      <w:r>
        <w:rPr>
          <w:rStyle w:val="CommentReference"/>
        </w:rPr>
        <w:annotationRef/>
      </w:r>
      <w:r>
        <w:t>This wording weakens the point (I think) you want to make. Maybe revise to read something like:</w:t>
      </w:r>
    </w:p>
    <w:p w14:paraId="16E7586B" w14:textId="77777777" w:rsidR="009B17DE" w:rsidRDefault="009B17DE">
      <w:pPr>
        <w:pStyle w:val="CommentText"/>
      </w:pPr>
    </w:p>
    <w:p w14:paraId="5E14F970" w14:textId="5A61C561" w:rsidR="009B17DE" w:rsidRDefault="009B17DE">
      <w:pPr>
        <w:pStyle w:val="CommentText"/>
      </w:pPr>
      <w:r>
        <w:t xml:space="preserve">Have generally(/traditionally) focused on single dimensions of influence, such as who determines the direction of travel, the timing of travel, or who leads in the front of the group.  </w:t>
      </w:r>
    </w:p>
  </w:comment>
  <w:comment w:id="13" w:author="Margaret Crofoot" w:date="2022-02-10T09:34:00Z" w:initials="MC">
    <w:p w14:paraId="742DB03F" w14:textId="4091EB58" w:rsidR="009B17DE" w:rsidRDefault="009B17DE">
      <w:pPr>
        <w:pStyle w:val="CommentText"/>
      </w:pPr>
      <w:r>
        <w:rPr>
          <w:rStyle w:val="CommentReference"/>
        </w:rPr>
        <w:annotationRef/>
      </w:r>
      <w:r>
        <w:t>Maybe cite Ari’s baboon Science paper here</w:t>
      </w:r>
    </w:p>
  </w:comment>
  <w:comment w:id="15" w:author="Margaret Crofoot" w:date="2022-02-10T09:35:00Z" w:initials="MC">
    <w:p w14:paraId="56C44622" w14:textId="55B0618C" w:rsidR="009B17DE" w:rsidRDefault="009B17DE">
      <w:pPr>
        <w:pStyle w:val="CommentText"/>
      </w:pPr>
      <w:r>
        <w:rPr>
          <w:rStyle w:val="CommentReference"/>
        </w:rPr>
        <w:annotationRef/>
      </w:r>
      <w:r>
        <w:t xml:space="preserve">This is a preference, but I find use of the present tense simpler/more compelling. i.e., ‘Such studies highlight the </w:t>
      </w:r>
      <w:proofErr w:type="spellStart"/>
      <w:r>
        <w:t>diveristy</w:t>
      </w:r>
      <w:proofErr w:type="spellEnd"/>
      <w:r>
        <w:t>’</w:t>
      </w:r>
    </w:p>
  </w:comment>
  <w:comment w:id="14" w:author="Margaret Crofoot" w:date="2022-02-10T09:36:00Z" w:initials="MC">
    <w:p w14:paraId="1CEA34B4" w14:textId="115FB7A5" w:rsidR="009B17DE" w:rsidRDefault="009B17DE">
      <w:pPr>
        <w:pStyle w:val="CommentText"/>
      </w:pPr>
      <w:r>
        <w:rPr>
          <w:rStyle w:val="CommentReference"/>
        </w:rPr>
        <w:annotationRef/>
      </w:r>
      <w:r>
        <w:t>There is too much going on in this sentence—I’d recommend shortening/simplifying or splitting in 2.</w:t>
      </w:r>
    </w:p>
  </w:comment>
  <w:comment w:id="16" w:author="Margaret Crofoot" w:date="2022-02-10T09:37:00Z" w:initials="MC">
    <w:p w14:paraId="618FE921" w14:textId="1CFCB6AB" w:rsidR="009B17DE" w:rsidRDefault="009B17DE">
      <w:pPr>
        <w:pStyle w:val="CommentText"/>
      </w:pPr>
      <w:r>
        <w:rPr>
          <w:rStyle w:val="CommentReference"/>
        </w:rPr>
        <w:annotationRef/>
      </w:r>
      <w:r>
        <w:t>Just a preference, but I find ‘patterns of influence’ clearer than ‘influence patterns’ (I don’t know/have to stop and think about what influence patterns are, whereas I know what patterns of influence are)</w:t>
      </w:r>
    </w:p>
  </w:comment>
  <w:comment w:id="17" w:author="Margaret Crofoot" w:date="2022-02-10T09:40:00Z" w:initials="MC">
    <w:p w14:paraId="1097CDC3" w14:textId="77777777" w:rsidR="009B17DE" w:rsidRDefault="009B17DE">
      <w:pPr>
        <w:pStyle w:val="CommentText"/>
      </w:pPr>
      <w:r>
        <w:rPr>
          <w:rStyle w:val="CommentReference"/>
        </w:rPr>
        <w:annotationRef/>
      </w:r>
      <w:r>
        <w:t>Convoluted structure makes this hard to follow. Maybe simplify to read something like:</w:t>
      </w:r>
    </w:p>
    <w:p w14:paraId="2271E627" w14:textId="77777777" w:rsidR="009B17DE" w:rsidRDefault="009B17DE">
      <w:pPr>
        <w:pStyle w:val="CommentText"/>
      </w:pPr>
    </w:p>
    <w:p w14:paraId="0F0E0375" w14:textId="2EC028DE" w:rsidR="009B17DE" w:rsidRDefault="009B17DE">
      <w:pPr>
        <w:pStyle w:val="CommentText"/>
      </w:pPr>
      <w:r>
        <w:t xml:space="preserve">‘and the social cues that impact behavioral decisions’ </w:t>
      </w:r>
    </w:p>
  </w:comment>
  <w:comment w:id="18" w:author="Margaret Crofoot" w:date="2022-02-10T09:50:00Z" w:initials="MC">
    <w:p w14:paraId="3C7A805B" w14:textId="33BE59E2" w:rsidR="009B17DE" w:rsidRDefault="009B17DE">
      <w:pPr>
        <w:pStyle w:val="CommentText"/>
      </w:pPr>
      <w:r>
        <w:rPr>
          <w:rStyle w:val="CommentReference"/>
        </w:rPr>
        <w:annotationRef/>
      </w:r>
      <w:r>
        <w:t xml:space="preserve">How much influence an individual is able to exert may also vary depending on the type of decision being made: influence over one type of group decision does not necessarily translate into influence over other types of decisions. </w:t>
      </w:r>
    </w:p>
  </w:comment>
  <w:comment w:id="20" w:author="Margaret Crofoot" w:date="2022-02-10T09:52:00Z" w:initials="MC">
    <w:p w14:paraId="60F01CFF" w14:textId="2BDF83AF" w:rsidR="009B17DE" w:rsidRDefault="009B17DE">
      <w:pPr>
        <w:pStyle w:val="CommentText"/>
      </w:pPr>
      <w:r>
        <w:rPr>
          <w:rStyle w:val="CommentReference"/>
        </w:rPr>
        <w:annotationRef/>
      </w:r>
      <w:r>
        <w:t xml:space="preserve">This is the second time you’ve talked about shared vs. unshared decisions, but you haven’t explained what those terms mean yet. </w:t>
      </w:r>
    </w:p>
  </w:comment>
  <w:comment w:id="19" w:author="Margaret Crofoot" w:date="2022-02-10T09:52:00Z" w:initials="MC">
    <w:p w14:paraId="6BC965BD" w14:textId="08F26867" w:rsidR="009B17DE" w:rsidRDefault="009B17DE">
      <w:pPr>
        <w:pStyle w:val="CommentText"/>
      </w:pPr>
      <w:r>
        <w:rPr>
          <w:rStyle w:val="CommentReference"/>
        </w:rPr>
        <w:annotationRef/>
      </w:r>
      <w:r>
        <w:t>Split into 2 sentences</w:t>
      </w:r>
    </w:p>
  </w:comment>
  <w:comment w:id="21" w:author="Margaret Crofoot" w:date="2022-02-10T09:53:00Z" w:initials="MC">
    <w:p w14:paraId="4521D2E9" w14:textId="5E827AB6" w:rsidR="009B17DE" w:rsidRDefault="009B17DE">
      <w:pPr>
        <w:pStyle w:val="CommentText"/>
      </w:pPr>
      <w:r>
        <w:rPr>
          <w:rStyle w:val="CommentReference"/>
        </w:rPr>
        <w:annotationRef/>
      </w:r>
      <w:r>
        <w:t xml:space="preserve">Are these different ‘types’ of influence or influence exerted in different domains? I would have thought the latter, but if the former, I need more explanation of why/how the influence itself differs, not just the context of the decision. </w:t>
      </w:r>
    </w:p>
  </w:comment>
  <w:comment w:id="22" w:author="Margaret Crofoot" w:date="2022-02-10T10:02:00Z" w:initials="MC">
    <w:p w14:paraId="5D052921" w14:textId="4B3A7C06" w:rsidR="009B17DE" w:rsidRDefault="009B17DE">
      <w:pPr>
        <w:pStyle w:val="CommentText"/>
      </w:pPr>
      <w:r>
        <w:rPr>
          <w:rStyle w:val="CommentReference"/>
        </w:rPr>
        <w:annotationRef/>
      </w:r>
      <w:r>
        <w:t>By including so many caveats, you really restrict the novelty of your study to a very small parameter space. Do you need all of these caveats? A more general statement would more strongly emphasize the novelty of yours. E.g.,</w:t>
      </w:r>
    </w:p>
    <w:p w14:paraId="299F8690" w14:textId="77777777" w:rsidR="009B17DE" w:rsidRDefault="009B17DE">
      <w:pPr>
        <w:pStyle w:val="CommentText"/>
      </w:pPr>
    </w:p>
    <w:p w14:paraId="383C021E" w14:textId="58C1EED5" w:rsidR="009B17DE" w:rsidRDefault="009B17DE">
      <w:pPr>
        <w:pStyle w:val="CommentText"/>
      </w:pPr>
      <w:r>
        <w:t>‘Few studies have simultaneously looked at multiple measures of influence in the same system, to evaluate if influence in one domain necessarily translate to influence in other domains.”</w:t>
      </w:r>
    </w:p>
  </w:comment>
  <w:comment w:id="28" w:author="Margaret Crofoot" w:date="2022-02-10T09:56:00Z" w:initials="MC">
    <w:p w14:paraId="5D316947" w14:textId="2C33FAFC" w:rsidR="009B17DE" w:rsidRDefault="009B17DE">
      <w:pPr>
        <w:pStyle w:val="CommentText"/>
      </w:pPr>
      <w:r>
        <w:rPr>
          <w:rStyle w:val="CommentReference"/>
        </w:rPr>
        <w:annotationRef/>
      </w:r>
      <w:r>
        <w:t>‘in order’ is almost always unnecessary/superfluous</w:t>
      </w:r>
    </w:p>
  </w:comment>
  <w:comment w:id="42" w:author="Margaret Crofoot" w:date="2022-02-10T10:08:00Z" w:initials="MC">
    <w:p w14:paraId="7F11126C" w14:textId="5E4B67DC" w:rsidR="009B17DE" w:rsidRDefault="009B17DE">
      <w:pPr>
        <w:pStyle w:val="CommentText"/>
      </w:pPr>
      <w:r>
        <w:rPr>
          <w:rStyle w:val="CommentReference"/>
        </w:rPr>
        <w:annotationRef/>
      </w:r>
      <w:r>
        <w:t xml:space="preserve">Word choice? Broad? Poorly defined? </w:t>
      </w:r>
    </w:p>
  </w:comment>
  <w:comment w:id="43" w:author="Margaret Crofoot" w:date="2022-02-10T10:09:00Z" w:initials="MC">
    <w:p w14:paraId="1E2C1A92" w14:textId="2BE208ED" w:rsidR="009B17DE" w:rsidRDefault="009B17DE">
      <w:pPr>
        <w:pStyle w:val="CommentText"/>
      </w:pPr>
      <w:r>
        <w:rPr>
          <w:rStyle w:val="CommentReference"/>
        </w:rPr>
        <w:annotationRef/>
      </w:r>
      <w:r>
        <w:t>Sentence structure could be simplified for greater impact</w:t>
      </w:r>
    </w:p>
  </w:comment>
  <w:comment w:id="44" w:author="Margaret Crofoot" w:date="2022-02-10T10:10:00Z" w:initials="MC">
    <w:p w14:paraId="641B2BFC" w14:textId="70D7E085" w:rsidR="009B17DE" w:rsidRDefault="009B17DE">
      <w:pPr>
        <w:pStyle w:val="CommentText"/>
      </w:pPr>
      <w:r>
        <w:rPr>
          <w:rStyle w:val="CommentReference"/>
        </w:rPr>
        <w:annotationRef/>
      </w:r>
      <w:r>
        <w:t xml:space="preserve">I don’t know what this is. It is very concise, but I think it is worth ‘spending’ more words to really clearly communicate what you mean. </w:t>
      </w:r>
    </w:p>
  </w:comment>
  <w:comment w:id="45" w:author="Margaret Crofoot" w:date="2022-02-10T10:11:00Z" w:initials="MC">
    <w:p w14:paraId="0C2E3EF5" w14:textId="368FBD35" w:rsidR="009B17DE" w:rsidRDefault="009B17DE">
      <w:pPr>
        <w:pStyle w:val="CommentText"/>
      </w:pPr>
      <w:r>
        <w:rPr>
          <w:rStyle w:val="CommentReference"/>
        </w:rPr>
        <w:annotationRef/>
      </w:r>
      <w:r>
        <w:t>dispersed</w:t>
      </w:r>
    </w:p>
  </w:comment>
  <w:comment w:id="48" w:author="Margaret Crofoot" w:date="2022-02-10T10:12:00Z" w:initials="MC">
    <w:p w14:paraId="25ECBC79" w14:textId="42E969FB" w:rsidR="009B17DE" w:rsidRDefault="009B17DE">
      <w:pPr>
        <w:pStyle w:val="CommentText"/>
      </w:pPr>
      <w:r>
        <w:rPr>
          <w:rStyle w:val="CommentReference"/>
        </w:rPr>
        <w:annotationRef/>
      </w:r>
      <w:r>
        <w:t>maybe include name? i.e. ‘specific ‘xxx’ calls’</w:t>
      </w:r>
    </w:p>
  </w:comment>
  <w:comment w:id="50" w:author="Margaret Crofoot" w:date="2022-02-10T10:15:00Z" w:initials="MC">
    <w:p w14:paraId="61E8400C" w14:textId="77777777" w:rsidR="009B17DE" w:rsidRDefault="009B17DE">
      <w:pPr>
        <w:pStyle w:val="CommentText"/>
      </w:pPr>
      <w:r>
        <w:rPr>
          <w:rStyle w:val="CommentReference"/>
        </w:rPr>
        <w:annotationRef/>
      </w:r>
      <w:r>
        <w:t>simplify for impact. E.g., ‘little evidence suggests that dominance translates into influence over group movement decisions’</w:t>
      </w:r>
    </w:p>
    <w:p w14:paraId="53158A40" w14:textId="77777777" w:rsidR="009B17DE" w:rsidRDefault="009B17DE">
      <w:pPr>
        <w:pStyle w:val="CommentText"/>
      </w:pPr>
    </w:p>
    <w:p w14:paraId="14FDA96B" w14:textId="77777777" w:rsidR="009B17DE" w:rsidRDefault="009B17DE">
      <w:pPr>
        <w:pStyle w:val="CommentText"/>
      </w:pPr>
      <w:r>
        <w:t xml:space="preserve">or </w:t>
      </w:r>
    </w:p>
    <w:p w14:paraId="376D8159" w14:textId="77777777" w:rsidR="009B17DE" w:rsidRDefault="009B17DE">
      <w:pPr>
        <w:pStyle w:val="CommentText"/>
      </w:pPr>
    </w:p>
    <w:p w14:paraId="6AC2902F" w14:textId="60F69108" w:rsidR="009B17DE" w:rsidRDefault="009B17DE">
      <w:pPr>
        <w:pStyle w:val="CommentText"/>
      </w:pPr>
      <w:r>
        <w:t>‘evidence that high-ranking individuals exert outsized influence over group movement decisions is limited.”</w:t>
      </w:r>
    </w:p>
  </w:comment>
  <w:comment w:id="51" w:author="Margaret Crofoot" w:date="2022-02-10T10:18:00Z" w:initials="MC">
    <w:p w14:paraId="7CA8388D" w14:textId="7F1EF056" w:rsidR="009B17DE" w:rsidRDefault="009B17DE">
      <w:pPr>
        <w:pStyle w:val="CommentText"/>
      </w:pPr>
      <w:r>
        <w:rPr>
          <w:rStyle w:val="CommentReference"/>
        </w:rPr>
        <w:annotationRef/>
      </w:r>
      <w:r>
        <w:t>I don’t know what this is/means</w:t>
      </w:r>
    </w:p>
  </w:comment>
  <w:comment w:id="52" w:author="Margaret Crofoot" w:date="2022-02-10T10:19:00Z" w:initials="MC">
    <w:p w14:paraId="4E55471E" w14:textId="2F680CAD" w:rsidR="009B17DE" w:rsidRDefault="009B17DE">
      <w:pPr>
        <w:pStyle w:val="CommentText"/>
      </w:pPr>
      <w:r>
        <w:rPr>
          <w:rStyle w:val="CommentReference"/>
        </w:rPr>
        <w:annotationRef/>
      </w:r>
      <w:r>
        <w:t>This strikes me as unnecessarily weak. I suggest revising the wording to make a stronger/more confident statement (e.g., something like ‘which can be applied to any species that moves as a coordinated unit’)</w:t>
      </w:r>
    </w:p>
  </w:comment>
  <w:comment w:id="53" w:author="Margaret Crofoot" w:date="2022-02-10T10:21:00Z" w:initials="MC">
    <w:p w14:paraId="20A8B36E" w14:textId="07E546BE" w:rsidR="009B17DE" w:rsidRDefault="009B17DE">
      <w:pPr>
        <w:pStyle w:val="CommentText"/>
      </w:pPr>
      <w:r>
        <w:rPr>
          <w:rStyle w:val="CommentReference"/>
        </w:rPr>
        <w:annotationRef/>
      </w:r>
      <w:r>
        <w:t>Don’t use a long word if a short one will do</w:t>
      </w:r>
    </w:p>
  </w:comment>
  <w:comment w:id="58" w:author="Margaret Crofoot" w:date="2022-02-10T10:22:00Z" w:initials="MC">
    <w:p w14:paraId="621F438D" w14:textId="5F994F22" w:rsidR="009B17DE" w:rsidRDefault="009B17DE">
      <w:pPr>
        <w:pStyle w:val="CommentText"/>
      </w:pPr>
      <w:r>
        <w:rPr>
          <w:rStyle w:val="CommentReference"/>
        </w:rPr>
        <w:annotationRef/>
      </w:r>
      <w:r>
        <w:t>Are these really different ‘types’ of influence or are they ‘domains’ of influence?</w:t>
      </w:r>
    </w:p>
  </w:comment>
  <w:comment w:id="59" w:author="Margaret Crofoot" w:date="2022-02-10T12:26:00Z" w:initials="MC">
    <w:p w14:paraId="0101179E" w14:textId="5FE212FC" w:rsidR="009B17DE" w:rsidRDefault="009B17DE">
      <w:pPr>
        <w:pStyle w:val="CommentText"/>
      </w:pPr>
      <w:r>
        <w:rPr>
          <w:rStyle w:val="CommentReference"/>
        </w:rPr>
        <w:annotationRef/>
      </w:r>
      <w:r>
        <w:t>I like this—it is so much better than ‘frontal’ which is (I think) the word we ended up using because we failed to come up with something better!</w:t>
      </w:r>
    </w:p>
  </w:comment>
  <w:comment w:id="60" w:author="Margaret Crofoot" w:date="2022-02-10T12:27:00Z" w:initials="MC">
    <w:p w14:paraId="082E1AC1" w14:textId="77777777" w:rsidR="009B17DE" w:rsidRDefault="009B17DE">
      <w:pPr>
        <w:pStyle w:val="CommentText"/>
      </w:pPr>
      <w:r>
        <w:rPr>
          <w:rStyle w:val="CommentReference"/>
        </w:rPr>
        <w:annotationRef/>
      </w:r>
    </w:p>
    <w:p w14:paraId="20790541" w14:textId="77777777" w:rsidR="009B17DE" w:rsidRDefault="009B17DE">
      <w:pPr>
        <w:pStyle w:val="CommentText"/>
      </w:pPr>
      <w:r>
        <w:t>More/less influence</w:t>
      </w:r>
    </w:p>
    <w:p w14:paraId="3CBC2F4F" w14:textId="77777777" w:rsidR="009B17DE" w:rsidRDefault="009B17DE">
      <w:pPr>
        <w:pStyle w:val="CommentText"/>
      </w:pPr>
    </w:p>
    <w:p w14:paraId="74D844A7" w14:textId="074A6157" w:rsidR="009B17DE" w:rsidRDefault="009B17DE">
      <w:pPr>
        <w:pStyle w:val="CommentText"/>
      </w:pPr>
      <w:r>
        <w:t>Higher/lower levels of influence</w:t>
      </w:r>
    </w:p>
  </w:comment>
  <w:comment w:id="62" w:author="Margaret Crofoot" w:date="2022-02-10T13:59:00Z" w:initials="MC">
    <w:p w14:paraId="05B48682" w14:textId="05AC3F51" w:rsidR="009B17DE" w:rsidRDefault="009B17DE">
      <w:pPr>
        <w:pStyle w:val="CommentText"/>
      </w:pPr>
      <w:r>
        <w:rPr>
          <w:rStyle w:val="CommentReference"/>
        </w:rPr>
        <w:annotationRef/>
      </w:r>
      <w:r>
        <w:t xml:space="preserve">My major comment on this section is that methods are always challenging to read, and the easier you can make your reader’s job, the more they will enjoy (be influenced by, cite) your paper. Particularly in the Analysis section, and I think another pass through with this idea solidly in mind--how can I make things clearer, simpler, easier to understand—would be worthwhile. </w:t>
      </w:r>
    </w:p>
  </w:comment>
  <w:comment w:id="64" w:author="Margaret Crofoot" w:date="2022-02-10T12:31:00Z" w:initials="MC">
    <w:p w14:paraId="04DD062F" w14:textId="10DBADDE" w:rsidR="009B17DE" w:rsidRDefault="009B17DE">
      <w:pPr>
        <w:pStyle w:val="CommentText"/>
      </w:pPr>
      <w:r>
        <w:rPr>
          <w:rStyle w:val="CommentReference"/>
        </w:rPr>
        <w:annotationRef/>
      </w:r>
      <w:r>
        <w:t>This is pretty vague—any way to be more explicit?</w:t>
      </w:r>
    </w:p>
  </w:comment>
  <w:comment w:id="65" w:author="Margaret Crofoot" w:date="2022-02-10T12:32:00Z" w:initials="MC">
    <w:p w14:paraId="3DFC8CF5" w14:textId="77777777" w:rsidR="009B17DE" w:rsidRDefault="009B17DE">
      <w:pPr>
        <w:pStyle w:val="CommentText"/>
      </w:pPr>
      <w:r>
        <w:rPr>
          <w:rStyle w:val="CommentReference"/>
        </w:rPr>
        <w:annotationRef/>
      </w:r>
      <w:r>
        <w:t xml:space="preserve">Producer/company information? Or (as I see you do this below) revise to read, </w:t>
      </w:r>
    </w:p>
    <w:p w14:paraId="590C555D" w14:textId="77777777" w:rsidR="009B17DE" w:rsidRDefault="009B17DE">
      <w:pPr>
        <w:pStyle w:val="CommentText"/>
      </w:pPr>
    </w:p>
    <w:p w14:paraId="5260BAB6" w14:textId="7BEEE631" w:rsidR="009B17DE" w:rsidRDefault="009B17DE">
      <w:pPr>
        <w:pStyle w:val="CommentText"/>
      </w:pPr>
      <w:r>
        <w:t>“We collected simultaneous, high resolution (1Hz) GPS movement data on the majority. . .”</w:t>
      </w:r>
    </w:p>
  </w:comment>
  <w:comment w:id="67" w:author="Margaret Crofoot" w:date="2022-02-10T12:34:00Z" w:initials="MC">
    <w:p w14:paraId="53354746" w14:textId="56F5B12D" w:rsidR="009B17DE" w:rsidRDefault="009B17DE">
      <w:pPr>
        <w:pStyle w:val="CommentText"/>
      </w:pPr>
      <w:r>
        <w:rPr>
          <w:rStyle w:val="CommentReference"/>
        </w:rPr>
        <w:annotationRef/>
      </w:r>
      <w:r>
        <w:t>For what? Be explicit</w:t>
      </w:r>
    </w:p>
  </w:comment>
  <w:comment w:id="68" w:author="Margaret Crofoot" w:date="2022-02-10T12:35:00Z" w:initials="MC">
    <w:p w14:paraId="234C83D2" w14:textId="1D8CC75A" w:rsidR="009B17DE" w:rsidRDefault="009B17DE">
      <w:pPr>
        <w:pStyle w:val="CommentText"/>
      </w:pPr>
      <w:r>
        <w:rPr>
          <w:rStyle w:val="CommentReference"/>
        </w:rPr>
        <w:annotationRef/>
      </w:r>
      <w:r>
        <w:t xml:space="preserve">What is this number? </w:t>
      </w:r>
    </w:p>
  </w:comment>
  <w:comment w:id="75" w:author="Margaret Crofoot" w:date="2022-02-10T12:37:00Z" w:initials="MC">
    <w:p w14:paraId="09FD9753" w14:textId="51BAC0DC" w:rsidR="009B17DE" w:rsidRDefault="009B17DE">
      <w:pPr>
        <w:pStyle w:val="CommentText"/>
      </w:pPr>
      <w:r>
        <w:rPr>
          <w:rStyle w:val="CommentReference"/>
        </w:rPr>
        <w:annotationRef/>
      </w:r>
      <w:r>
        <w:t>Data in Supplement? If so, say so. If not, why not?</w:t>
      </w:r>
    </w:p>
  </w:comment>
  <w:comment w:id="77" w:author="Margaret Crofoot" w:date="2022-02-10T12:38:00Z" w:initials="MC">
    <w:p w14:paraId="57BFD522" w14:textId="05A4013C" w:rsidR="009B17DE" w:rsidRDefault="009B17DE">
      <w:pPr>
        <w:pStyle w:val="CommentText"/>
      </w:pPr>
      <w:r>
        <w:rPr>
          <w:rStyle w:val="CommentReference"/>
        </w:rPr>
        <w:annotationRef/>
      </w:r>
      <w:r>
        <w:t>Not non-invasive—minimally invasive? Or without the need for physical or chemical restraint?</w:t>
      </w:r>
    </w:p>
  </w:comment>
  <w:comment w:id="78" w:author="Margaret Crofoot" w:date="2022-02-10T12:39:00Z" w:initials="MC">
    <w:p w14:paraId="6EDA3DFB" w14:textId="01FFB348" w:rsidR="009B17DE" w:rsidRDefault="009B17DE">
      <w:pPr>
        <w:pStyle w:val="CommentText"/>
      </w:pPr>
      <w:r>
        <w:rPr>
          <w:rStyle w:val="CommentReference"/>
        </w:rPr>
        <w:annotationRef/>
      </w:r>
      <w:r>
        <w:t xml:space="preserve">Grammatically, this is 2 sentences, so either separate with a semi-colon, break into two sentences or revise wording. </w:t>
      </w:r>
    </w:p>
  </w:comment>
  <w:comment w:id="85" w:author="Margaret Crofoot" w:date="2022-02-10T12:50:00Z" w:initials="MC">
    <w:p w14:paraId="666FF37D" w14:textId="00BDB119" w:rsidR="009B17DE" w:rsidRDefault="009B17DE">
      <w:pPr>
        <w:pStyle w:val="CommentText"/>
      </w:pPr>
      <w:r>
        <w:rPr>
          <w:rStyle w:val="CommentReference"/>
        </w:rPr>
        <w:annotationRef/>
      </w:r>
      <w:r>
        <w:t>Active voice will make this sentence easier to understand.</w:t>
      </w:r>
    </w:p>
  </w:comment>
  <w:comment w:id="87" w:author="Margaret Crofoot" w:date="2022-02-10T12:51:00Z" w:initials="MC">
    <w:p w14:paraId="5184D909" w14:textId="7A2B0046" w:rsidR="009B17DE" w:rsidRDefault="009B17DE">
      <w:pPr>
        <w:pStyle w:val="CommentText"/>
      </w:pPr>
      <w:r>
        <w:rPr>
          <w:rStyle w:val="CommentReference"/>
        </w:rPr>
        <w:annotationRef/>
      </w:r>
      <w:r>
        <w:t>Word choice—irrelevant doesn’t seem right</w:t>
      </w:r>
    </w:p>
  </w:comment>
  <w:comment w:id="89" w:author="Margaret Crofoot" w:date="2022-02-10T12:52:00Z" w:initials="MC">
    <w:p w14:paraId="407E3B1E" w14:textId="43C5D007" w:rsidR="009B17DE" w:rsidRDefault="009B17DE">
      <w:pPr>
        <w:pStyle w:val="CommentText"/>
      </w:pPr>
      <w:r>
        <w:rPr>
          <w:rStyle w:val="CommentReference"/>
        </w:rPr>
        <w:annotationRef/>
      </w:r>
      <w:r>
        <w:t xml:space="preserve">Usable (why use a complicated word </w:t>
      </w:r>
      <w:proofErr w:type="gramStart"/>
      <w:r>
        <w:t>when  simple</w:t>
      </w:r>
      <w:proofErr w:type="gramEnd"/>
      <w:r>
        <w:t xml:space="preserve"> one will do?)</w:t>
      </w:r>
    </w:p>
  </w:comment>
  <w:comment w:id="90" w:author="Margaret Crofoot" w:date="2022-02-10T13:03:00Z" w:initials="MC">
    <w:p w14:paraId="27E3E92E" w14:textId="7781AAF5" w:rsidR="009B17DE" w:rsidRDefault="009B17DE">
      <w:pPr>
        <w:pStyle w:val="CommentText"/>
      </w:pPr>
      <w:r>
        <w:rPr>
          <w:rStyle w:val="CommentReference"/>
        </w:rPr>
        <w:annotationRef/>
      </w:r>
      <w:r>
        <w:t>This sentence is central, but hard to understand. I suggest re-wording for clarity (but didn’t see an easy fix myself)</w:t>
      </w:r>
    </w:p>
  </w:comment>
  <w:comment w:id="97" w:author="Margaret Crofoot" w:date="2022-02-10T13:05:00Z" w:initials="MC">
    <w:p w14:paraId="60E3C833" w14:textId="021E388C" w:rsidR="009B17DE" w:rsidRDefault="009B17DE">
      <w:pPr>
        <w:pStyle w:val="CommentText"/>
      </w:pPr>
      <w:r>
        <w:rPr>
          <w:rStyle w:val="CommentReference"/>
        </w:rPr>
        <w:annotationRef/>
      </w:r>
      <w:r>
        <w:t>Confusing wording. For each individual, for each metric?</w:t>
      </w:r>
    </w:p>
  </w:comment>
  <w:comment w:id="98" w:author="Margaret Crofoot" w:date="2022-02-10T13:06:00Z" w:initials="MC">
    <w:p w14:paraId="5FBED906" w14:textId="03469480" w:rsidR="009B17DE" w:rsidRDefault="009B17DE">
      <w:pPr>
        <w:pStyle w:val="CommentText"/>
      </w:pPr>
      <w:r>
        <w:rPr>
          <w:rStyle w:val="CommentReference"/>
        </w:rPr>
        <w:annotationRef/>
      </w:r>
      <w:r>
        <w:t xml:space="preserve">I imagine you are going to explain to me what this means below, but right now, this wording is confusing and raises more questions than it answers. </w:t>
      </w:r>
    </w:p>
  </w:comment>
  <w:comment w:id="99" w:author="Margaret Crofoot" w:date="2022-02-10T13:07:00Z" w:initials="MC">
    <w:p w14:paraId="3C4466FA" w14:textId="77777777" w:rsidR="009B17DE" w:rsidRDefault="009B17DE">
      <w:pPr>
        <w:pStyle w:val="CommentText"/>
      </w:pPr>
      <w:r>
        <w:rPr>
          <w:rStyle w:val="CommentReference"/>
        </w:rPr>
        <w:annotationRef/>
      </w:r>
      <w:r>
        <w:t xml:space="preserve">Clearer to just write it out: </w:t>
      </w:r>
    </w:p>
    <w:p w14:paraId="101F33E5" w14:textId="77777777" w:rsidR="009B17DE" w:rsidRDefault="009B17DE">
      <w:pPr>
        <w:pStyle w:val="CommentText"/>
      </w:pPr>
    </w:p>
    <w:p w14:paraId="3509C997" w14:textId="4454E32D" w:rsidR="009B17DE" w:rsidRDefault="009B17DE">
      <w:pPr>
        <w:pStyle w:val="CommentText"/>
      </w:pPr>
      <w:r>
        <w:t>To attribute a ‘turning influence score’ and ‘speed influence score’ for each individual</w:t>
      </w:r>
    </w:p>
  </w:comment>
  <w:comment w:id="100" w:author="Margaret Crofoot" w:date="2022-02-10T13:08:00Z" w:initials="MC">
    <w:p w14:paraId="6F858A14" w14:textId="75F72F29" w:rsidR="009B17DE" w:rsidRDefault="009B17DE">
      <w:pPr>
        <w:pStyle w:val="CommentText"/>
      </w:pPr>
      <w:r>
        <w:rPr>
          <w:rStyle w:val="CommentReference"/>
        </w:rPr>
        <w:annotationRef/>
      </w:r>
      <w:r>
        <w:t xml:space="preserve">Classes of what? Clarify? I assume you mean age/sex/rank classes of meerkats, right? Of so, ‘between classes of individuals’ would be enough to resolve my confusion. </w:t>
      </w:r>
    </w:p>
  </w:comment>
  <w:comment w:id="102" w:author="Margaret Crofoot" w:date="2022-02-10T13:10:00Z" w:initials="MC">
    <w:p w14:paraId="49442314" w14:textId="5A80980B" w:rsidR="009B17DE" w:rsidRDefault="009B17DE">
      <w:pPr>
        <w:pStyle w:val="CommentText"/>
      </w:pPr>
      <w:r>
        <w:rPr>
          <w:rStyle w:val="CommentReference"/>
        </w:rPr>
        <w:annotationRef/>
      </w:r>
      <w:r>
        <w:t>Track of the group centroid might be clearer</w:t>
      </w:r>
    </w:p>
  </w:comment>
  <w:comment w:id="104" w:author="Margaret Crofoot" w:date="2022-02-10T13:12:00Z" w:initials="MC">
    <w:p w14:paraId="1899E92A" w14:textId="77C45BAB" w:rsidR="009B17DE" w:rsidRDefault="009B17DE">
      <w:pPr>
        <w:pStyle w:val="CommentText"/>
      </w:pPr>
      <w:r>
        <w:rPr>
          <w:rStyle w:val="CommentReference"/>
        </w:rPr>
        <w:annotationRef/>
      </w:r>
      <w:r>
        <w:t>I don’t know what this means.</w:t>
      </w:r>
    </w:p>
  </w:comment>
  <w:comment w:id="105" w:author="Margaret Crofoot" w:date="2022-02-10T13:13:00Z" w:initials="MC">
    <w:p w14:paraId="580758D3" w14:textId="708A396F" w:rsidR="009B17DE" w:rsidRDefault="009B17DE">
      <w:pPr>
        <w:pStyle w:val="CommentText"/>
      </w:pPr>
      <w:r>
        <w:rPr>
          <w:rStyle w:val="CommentReference"/>
        </w:rPr>
        <w:annotationRef/>
      </w:r>
      <w:r>
        <w:t>I’ve heard of/am familiar with ‘frames of reference’ but not ‘reference frame’. Consider the cognitive load on your reader—for me at least, having to invert ‘reference frame’ to ‘frame of reference’ in my head is irritating and unnecessary additional work.</w:t>
      </w:r>
    </w:p>
  </w:comment>
  <w:comment w:id="103" w:author="Margaret Crofoot" w:date="2022-02-10T13:19:00Z" w:initials="MC">
    <w:p w14:paraId="54979C9E" w14:textId="1C4652FC" w:rsidR="009B17DE" w:rsidRDefault="009B17DE">
      <w:pPr>
        <w:pStyle w:val="CommentText"/>
      </w:pPr>
      <w:r>
        <w:rPr>
          <w:rStyle w:val="CommentReference"/>
        </w:rPr>
        <w:annotationRef/>
      </w:r>
      <w:r>
        <w:t xml:space="preserve">Some/all of this might be more easily explained in the caption of a figure illustrating what you are talking about. </w:t>
      </w:r>
    </w:p>
  </w:comment>
  <w:comment w:id="106" w:author="Margaret Crofoot" w:date="2022-02-10T13:22:00Z" w:initials="MC">
    <w:p w14:paraId="374320ED" w14:textId="3CDC0DED" w:rsidR="009B17DE" w:rsidRDefault="009B17DE">
      <w:pPr>
        <w:pStyle w:val="CommentText"/>
      </w:pPr>
      <w:r>
        <w:rPr>
          <w:rStyle w:val="CommentReference"/>
        </w:rPr>
        <w:annotationRef/>
      </w:r>
      <w:r>
        <w:t>Yup—definitely need a figure to help your reader visualize this!</w:t>
      </w:r>
    </w:p>
  </w:comment>
  <w:comment w:id="108" w:author="Margaret Crofoot" w:date="2022-02-10T13:23:00Z" w:initials="MC">
    <w:p w14:paraId="4A9FF13E" w14:textId="051476FE" w:rsidR="009B17DE" w:rsidRDefault="009B17DE">
      <w:pPr>
        <w:pStyle w:val="CommentText"/>
      </w:pPr>
      <w:r>
        <w:rPr>
          <w:rStyle w:val="CommentReference"/>
        </w:rPr>
        <w:annotationRef/>
      </w:r>
      <w:r>
        <w:t xml:space="preserve">This figure is really jam full. </w:t>
      </w:r>
    </w:p>
  </w:comment>
  <w:comment w:id="111" w:author="Margaret Crofoot" w:date="2022-02-10T13:26:00Z" w:initials="MC">
    <w:p w14:paraId="18331681" w14:textId="1816ECFC" w:rsidR="009B17DE" w:rsidRDefault="009B17DE">
      <w:pPr>
        <w:pStyle w:val="CommentText"/>
      </w:pPr>
      <w:r>
        <w:rPr>
          <w:rStyle w:val="CommentReference"/>
        </w:rPr>
        <w:annotationRef/>
      </w:r>
      <w:r>
        <w:t>Put this information up front. Otherwise the reader is struggling to understand, looking back and forth from the text to the figure and then, at the very end, is like ‘ah!  Wish I’d known that XX seconds ago’</w:t>
      </w:r>
    </w:p>
  </w:comment>
  <w:comment w:id="112" w:author="Margaret Crofoot" w:date="2022-02-10T13:27:00Z" w:initials="MC">
    <w:p w14:paraId="5C6179AC" w14:textId="47235954" w:rsidR="009B17DE" w:rsidRDefault="009B17DE">
      <w:pPr>
        <w:pStyle w:val="CommentText"/>
      </w:pPr>
      <w:r>
        <w:rPr>
          <w:rStyle w:val="CommentReference"/>
        </w:rPr>
        <w:annotationRef/>
      </w:r>
      <w:r>
        <w:t>Previous step?</w:t>
      </w:r>
    </w:p>
  </w:comment>
  <w:comment w:id="113" w:author="Margaret Crofoot" w:date="2022-02-10T13:28:00Z" w:initials="MC">
    <w:p w14:paraId="398B68B4" w14:textId="56F5CDC2" w:rsidR="009B17DE" w:rsidRDefault="009B17DE">
      <w:pPr>
        <w:pStyle w:val="CommentText"/>
      </w:pPr>
      <w:r>
        <w:rPr>
          <w:rStyle w:val="CommentReference"/>
        </w:rPr>
        <w:annotationRef/>
      </w:r>
      <w:r>
        <w:t xml:space="preserve">This needs to b visually identifiable—maybe a different line thickness? I really think there is too much going on in this figure. </w:t>
      </w:r>
    </w:p>
  </w:comment>
  <w:comment w:id="118" w:author="Margaret Crofoot" w:date="2022-02-10T13:40:00Z" w:initials="MC">
    <w:p w14:paraId="240F35C8" w14:textId="77777777" w:rsidR="009B17DE" w:rsidRDefault="009B17DE">
      <w:pPr>
        <w:pStyle w:val="CommentText"/>
      </w:pPr>
      <w:r>
        <w:rPr>
          <w:rStyle w:val="CommentReference"/>
        </w:rPr>
        <w:annotationRef/>
      </w:r>
      <w:r>
        <w:t>Which individual? An individual? All individuals? I’m a bit confused</w:t>
      </w:r>
    </w:p>
    <w:p w14:paraId="60BEFC24" w14:textId="4FF5CEE6" w:rsidR="009B17DE" w:rsidRDefault="009B17DE">
      <w:pPr>
        <w:pStyle w:val="CommentText"/>
      </w:pPr>
    </w:p>
  </w:comment>
  <w:comment w:id="119" w:author="Margaret Crofoot" w:date="2022-02-10T13:40:00Z" w:initials="MC">
    <w:p w14:paraId="1E641CC1" w14:textId="3B26FA72" w:rsidR="009B17DE" w:rsidRDefault="009B17DE">
      <w:pPr>
        <w:pStyle w:val="CommentText"/>
      </w:pPr>
      <w:r>
        <w:rPr>
          <w:rStyle w:val="CommentReference"/>
        </w:rPr>
        <w:annotationRef/>
      </w:r>
      <w:r>
        <w:t>I think you called it speed influence above (and if not, I recommend changing it to ‘speed’ rather than ‘speeding’, as the latter makes one think of a car driving to fast)</w:t>
      </w:r>
    </w:p>
  </w:comment>
  <w:comment w:id="128" w:author="Margaret Crofoot" w:date="2022-02-10T13:43:00Z" w:initials="MC">
    <w:p w14:paraId="1EB1751B" w14:textId="23B6FC86" w:rsidR="009B17DE" w:rsidRDefault="009B17DE">
      <w:pPr>
        <w:pStyle w:val="CommentText"/>
      </w:pPr>
      <w:r>
        <w:rPr>
          <w:rStyle w:val="CommentReference"/>
        </w:rPr>
        <w:annotationRef/>
      </w:r>
      <w:r>
        <w:t>If you are going to say it is modified, clearly point out how—don’t make me work to figure it out!</w:t>
      </w:r>
    </w:p>
  </w:comment>
  <w:comment w:id="131" w:author="Margaret Crofoot" w:date="2022-02-10T13:44:00Z" w:initials="MC">
    <w:p w14:paraId="74D10BA6" w14:textId="78BD7040" w:rsidR="009B17DE" w:rsidRDefault="009B17DE">
      <w:pPr>
        <w:pStyle w:val="CommentText"/>
      </w:pPr>
      <w:r>
        <w:rPr>
          <w:rStyle w:val="CommentReference"/>
        </w:rPr>
        <w:annotationRef/>
      </w:r>
      <w:r>
        <w:t>Behavior?</w:t>
      </w:r>
    </w:p>
  </w:comment>
  <w:comment w:id="132" w:author="Margaret Crofoot" w:date="2022-02-10T13:45:00Z" w:initials="MC">
    <w:p w14:paraId="347E4446" w14:textId="72E16348" w:rsidR="009B17DE" w:rsidRDefault="009B17DE">
      <w:pPr>
        <w:pStyle w:val="CommentText"/>
      </w:pPr>
      <w:r>
        <w:rPr>
          <w:rStyle w:val="CommentReference"/>
        </w:rPr>
        <w:annotationRef/>
      </w:r>
      <w:r>
        <w:t>Describe what they are before telling me how you determined what values they would take?</w:t>
      </w:r>
    </w:p>
  </w:comment>
  <w:comment w:id="136" w:author="Margaret Crofoot" w:date="2022-02-10T13:49:00Z" w:initials="MC">
    <w:p w14:paraId="712A0737" w14:textId="32C3210E" w:rsidR="009B17DE" w:rsidRDefault="009B17DE">
      <w:pPr>
        <w:pStyle w:val="CommentText"/>
      </w:pPr>
      <w:r>
        <w:rPr>
          <w:rStyle w:val="CommentReference"/>
        </w:rPr>
        <w:annotationRef/>
      </w:r>
      <w:r>
        <w:t>I don’t understand this</w:t>
      </w:r>
    </w:p>
  </w:comment>
  <w:comment w:id="137" w:author="Margaret Crofoot" w:date="2022-02-10T13:50:00Z" w:initials="MC">
    <w:p w14:paraId="2A295FA8" w14:textId="47FED1B3" w:rsidR="009B17DE" w:rsidRDefault="009B17DE">
      <w:pPr>
        <w:pStyle w:val="CommentText"/>
      </w:pPr>
      <w:r>
        <w:rPr>
          <w:rStyle w:val="CommentReference"/>
        </w:rPr>
        <w:annotationRef/>
      </w:r>
      <w:r>
        <w:t>I’m confused—what is a status type?</w:t>
      </w:r>
    </w:p>
  </w:comment>
  <w:comment w:id="146" w:author="Margaret Crofoot" w:date="2022-02-11T07:13:00Z" w:initials="MC">
    <w:p w14:paraId="1CF3E13B" w14:textId="77777777" w:rsidR="009B17DE" w:rsidRDefault="009B17DE">
      <w:pPr>
        <w:pStyle w:val="CommentText"/>
      </w:pPr>
      <w:r>
        <w:rPr>
          <w:rStyle w:val="CommentReference"/>
        </w:rPr>
        <w:annotationRef/>
      </w:r>
      <w:r>
        <w:t xml:space="preserve">Super interesting results!  </w:t>
      </w:r>
    </w:p>
    <w:p w14:paraId="3882E398" w14:textId="77777777" w:rsidR="009B17DE" w:rsidRDefault="009B17DE">
      <w:pPr>
        <w:pStyle w:val="CommentText"/>
      </w:pPr>
    </w:p>
    <w:p w14:paraId="7E527A2B" w14:textId="77777777" w:rsidR="009B17DE" w:rsidRDefault="009B17DE">
      <w:pPr>
        <w:pStyle w:val="CommentText"/>
      </w:pPr>
      <w:r>
        <w:t xml:space="preserve">In current form, writing style/word choice is not conveying how cool/exciting these results are, though. </w:t>
      </w:r>
    </w:p>
    <w:p w14:paraId="79E998BD" w14:textId="77777777" w:rsidR="009B17DE" w:rsidRDefault="009B17DE">
      <w:pPr>
        <w:pStyle w:val="CommentText"/>
      </w:pPr>
    </w:p>
    <w:p w14:paraId="32568B88" w14:textId="77777777" w:rsidR="009B17DE" w:rsidRDefault="009B17DE">
      <w:pPr>
        <w:pStyle w:val="CommentText"/>
      </w:pPr>
      <w:r>
        <w:t>A couple of general comments:</w:t>
      </w:r>
    </w:p>
    <w:p w14:paraId="355DD91D" w14:textId="1B6B084D" w:rsidR="009B17DE" w:rsidRDefault="009B17DE" w:rsidP="00A60DC7">
      <w:pPr>
        <w:pStyle w:val="CommentText"/>
        <w:numPr>
          <w:ilvl w:val="0"/>
          <w:numId w:val="15"/>
        </w:numPr>
      </w:pPr>
      <w:r>
        <w:t xml:space="preserve"> I like sub-headings in the results section that summarize/communicate the main finding of the sub-section, rather than describe the data / analyses being reported. That way, if someone wants to skim—and they only read the bolded sub-headings—they still come away with the main take-aways from the analysis. Also, for me at least, it helps me to organize my thinking as I read through and try to evaluate the results. </w:t>
      </w:r>
    </w:p>
    <w:p w14:paraId="111FAD87" w14:textId="77777777" w:rsidR="009B17DE" w:rsidRDefault="009B17DE" w:rsidP="00A60DC7">
      <w:pPr>
        <w:pStyle w:val="CommentText"/>
        <w:numPr>
          <w:ilvl w:val="0"/>
          <w:numId w:val="15"/>
        </w:numPr>
      </w:pPr>
      <w:r>
        <w:t xml:space="preserve"> Too much passive voice! This really makes the writing feel heavy—like a slog to read through—and also takes away agency from these animals. Dominant females influence vs. Dominant females are influential. </w:t>
      </w:r>
    </w:p>
    <w:p w14:paraId="10A9A4C6" w14:textId="77777777" w:rsidR="009B17DE" w:rsidRDefault="009B17DE" w:rsidP="00A60DC7">
      <w:pPr>
        <w:pStyle w:val="CommentText"/>
      </w:pPr>
    </w:p>
    <w:p w14:paraId="4CBF8832" w14:textId="77777777" w:rsidR="009B17DE" w:rsidRDefault="009B17DE" w:rsidP="00A60DC7">
      <w:pPr>
        <w:pStyle w:val="CommentText"/>
      </w:pPr>
      <w:r>
        <w:t xml:space="preserve">You are in a good place with this section—all the critical information is </w:t>
      </w:r>
      <w:proofErr w:type="gramStart"/>
      <w:r>
        <w:t>there,</w:t>
      </w:r>
      <w:proofErr w:type="gramEnd"/>
      <w:r>
        <w:t xml:space="preserve"> all the statistical results are written out. </w:t>
      </w:r>
    </w:p>
    <w:p w14:paraId="2697DB58" w14:textId="77777777" w:rsidR="009B17DE" w:rsidRDefault="009B17DE" w:rsidP="00A60DC7">
      <w:pPr>
        <w:pStyle w:val="CommentText"/>
      </w:pPr>
    </w:p>
    <w:p w14:paraId="42F25C6D" w14:textId="5794FA4B" w:rsidR="009B17DE" w:rsidRDefault="009B17DE" w:rsidP="00A60DC7">
      <w:pPr>
        <w:pStyle w:val="CommentText"/>
      </w:pPr>
      <w:r>
        <w:t xml:space="preserve">My suggestion would be to spend some time revising, specifically with the story you are trying to tell in mind. I’m not saying that you should put interpretation in there (your editor will make you take it out anyway), but just think about presenting these results as part of a story. Right now, you are making your reader do the work of tying the connections between your results, and making a coherent story in their minds. Do this work for them, and the paper will have a much larger impact.  </w:t>
      </w:r>
    </w:p>
  </w:comment>
  <w:comment w:id="147" w:author="Margaret Crofoot" w:date="2022-02-11T06:41:00Z" w:initials="MC">
    <w:p w14:paraId="0BC872FB" w14:textId="77777777" w:rsidR="009B17DE" w:rsidRDefault="009B17DE">
      <w:pPr>
        <w:pStyle w:val="CommentText"/>
      </w:pPr>
      <w:r>
        <w:rPr>
          <w:rStyle w:val="CommentReference"/>
        </w:rPr>
        <w:annotationRef/>
      </w:r>
      <w:r>
        <w:t>This is very much a personal preference thing, but I really like the headers of Results sections to tell me the take away message/main result of the sub-section—that way I go into it with my mind prepped to evaluate the evidence. So, for example, this might read:</w:t>
      </w:r>
    </w:p>
    <w:p w14:paraId="6F12B1CE" w14:textId="77777777" w:rsidR="009B17DE" w:rsidRDefault="009B17DE">
      <w:pPr>
        <w:pStyle w:val="CommentText"/>
      </w:pPr>
    </w:p>
    <w:p w14:paraId="521F53C5" w14:textId="3A84E3A8" w:rsidR="009B17DE" w:rsidRDefault="009B17DE">
      <w:pPr>
        <w:pStyle w:val="CommentText"/>
      </w:pPr>
      <w:r>
        <w:t>Turning influence and speed influence scores vary as a function of social status</w:t>
      </w:r>
    </w:p>
  </w:comment>
  <w:comment w:id="157" w:author="Margaret Crofoot" w:date="2022-02-11T06:45:00Z" w:initials="MC">
    <w:p w14:paraId="1AED41D0" w14:textId="01A1402B" w:rsidR="009B17DE" w:rsidRDefault="009B17DE">
      <w:pPr>
        <w:pStyle w:val="CommentText"/>
      </w:pPr>
      <w:r>
        <w:rPr>
          <w:rStyle w:val="CommentReference"/>
        </w:rPr>
        <w:annotationRef/>
      </w:r>
      <w:r>
        <w:t>Did not differ significantly (active vs. passive voice)</w:t>
      </w:r>
    </w:p>
  </w:comment>
  <w:comment w:id="158" w:author="Margaret Crofoot" w:date="2022-02-11T06:52:00Z" w:initials="MC">
    <w:p w14:paraId="5ABAD05C" w14:textId="34870C9B" w:rsidR="009B17DE" w:rsidRDefault="009B17DE">
      <w:pPr>
        <w:pStyle w:val="CommentText"/>
      </w:pPr>
      <w:r>
        <w:rPr>
          <w:rStyle w:val="CommentReference"/>
        </w:rPr>
        <w:annotationRef/>
      </w:r>
      <w:r>
        <w:t>Too much passive voice—makes reading this less exciting than it should be. Revise wording to put these sentences in active voice</w:t>
      </w:r>
    </w:p>
  </w:comment>
  <w:comment w:id="167" w:author="Margaret Crofoot" w:date="2022-02-11T06:56:00Z" w:initials="MC">
    <w:p w14:paraId="21D250BC" w14:textId="08DD36E0" w:rsidR="009B17DE" w:rsidRDefault="009B17DE">
      <w:pPr>
        <w:pStyle w:val="CommentText"/>
      </w:pPr>
      <w:r>
        <w:rPr>
          <w:rStyle w:val="CommentReference"/>
        </w:rPr>
        <w:annotationRef/>
      </w:r>
      <w:r>
        <w:t>What are the horizontal dotted lines? Are there no error bars on your influence estimates?</w:t>
      </w:r>
    </w:p>
  </w:comment>
  <w:comment w:id="170" w:author="Margaret Crofoot" w:date="2022-02-11T06:55:00Z" w:initials="MC">
    <w:p w14:paraId="6239AEBB" w14:textId="51F376EA" w:rsidR="009B17DE" w:rsidRDefault="009B17DE">
      <w:pPr>
        <w:pStyle w:val="CommentText"/>
      </w:pPr>
      <w:r>
        <w:rPr>
          <w:rStyle w:val="CommentReference"/>
        </w:rPr>
        <w:annotationRef/>
      </w:r>
      <w:r>
        <w:t>Accelerated?</w:t>
      </w:r>
    </w:p>
  </w:comment>
  <w:comment w:id="180" w:author="Margaret Crofoot" w:date="2022-02-11T06:59:00Z" w:initials="MC">
    <w:p w14:paraId="52262B26" w14:textId="5687F4ED" w:rsidR="009B17DE" w:rsidRDefault="009B17DE">
      <w:pPr>
        <w:pStyle w:val="CommentText"/>
      </w:pPr>
      <w:r>
        <w:rPr>
          <w:rStyle w:val="CommentReference"/>
        </w:rPr>
        <w:annotationRef/>
      </w:r>
      <w:r>
        <w:t>Split into two sentences</w:t>
      </w:r>
    </w:p>
  </w:comment>
  <w:comment w:id="183" w:author="Margaret Crofoot" w:date="2022-02-11T07:01:00Z" w:initials="MC">
    <w:p w14:paraId="76770AD8" w14:textId="77777777" w:rsidR="009B17DE" w:rsidRDefault="009B17DE">
      <w:pPr>
        <w:pStyle w:val="CommentText"/>
      </w:pPr>
      <w:r>
        <w:rPr>
          <w:rStyle w:val="CommentReference"/>
        </w:rPr>
        <w:annotationRef/>
      </w:r>
      <w:r>
        <w:t xml:space="preserve">Two questions: what is the relationship between yearlings and sub-adults (I assume subadults are older and more dominant than </w:t>
      </w:r>
      <w:proofErr w:type="gramStart"/>
      <w:r>
        <w:t>yearling?—</w:t>
      </w:r>
      <w:proofErr w:type="gramEnd"/>
      <w:r>
        <w:t xml:space="preserve">for this reason, I find the ordering a bit confusing (i.e., why are the sub-adults last). </w:t>
      </w:r>
    </w:p>
    <w:p w14:paraId="657771F7" w14:textId="77777777" w:rsidR="009B17DE" w:rsidRDefault="009B17DE">
      <w:pPr>
        <w:pStyle w:val="CommentText"/>
      </w:pPr>
    </w:p>
    <w:p w14:paraId="149FA023" w14:textId="458514C5" w:rsidR="009B17DE" w:rsidRDefault="009B17DE">
      <w:pPr>
        <w:pStyle w:val="CommentText"/>
      </w:pPr>
      <w:r>
        <w:t xml:space="preserve">Also, it is interesting to me that the groups where you have the most variance in where the yearlings in the group are found are also the groups without sub-adults. Are the yearlings and sub-adults spatially associate in some way? Are they the babysitters?  </w:t>
      </w:r>
    </w:p>
  </w:comment>
  <w:comment w:id="184" w:author="Margaret Crofoot" w:date="2022-02-11T07:04:00Z" w:initials="MC">
    <w:p w14:paraId="71ADA1D9" w14:textId="2E31BDE8" w:rsidR="009B17DE" w:rsidRDefault="009B17DE">
      <w:pPr>
        <w:pStyle w:val="CommentText"/>
      </w:pPr>
      <w:r>
        <w:rPr>
          <w:rStyle w:val="CommentReference"/>
        </w:rPr>
        <w:annotationRef/>
      </w:r>
      <w:r>
        <w:t xml:space="preserve">Don’t open the sentence with a statistical detail. Open with the main finding, and put this methodological point at the end of the sentence. </w:t>
      </w:r>
    </w:p>
  </w:comment>
  <w:comment w:id="187" w:author="Margaret Crofoot" w:date="2022-02-11T07:22:00Z" w:initials="MC">
    <w:p w14:paraId="792A68C0" w14:textId="60646505" w:rsidR="009B17DE" w:rsidRDefault="009B17DE">
      <w:pPr>
        <w:pStyle w:val="CommentText"/>
      </w:pPr>
      <w:r>
        <w:rPr>
          <w:rStyle w:val="CommentReference"/>
        </w:rPr>
        <w:annotationRef/>
      </w:r>
      <w:r>
        <w:t>Consider putting the linear model fit for each group as colored lines on top of these scatterplots?</w:t>
      </w:r>
    </w:p>
  </w:comment>
  <w:comment w:id="188" w:author="Margaret Crofoot" w:date="2022-02-11T07:06:00Z" w:initials="MC">
    <w:p w14:paraId="7DF53947" w14:textId="088BB6C3" w:rsidR="009B17DE" w:rsidRDefault="009B17DE">
      <w:pPr>
        <w:pStyle w:val="CommentText"/>
      </w:pPr>
      <w:r>
        <w:rPr>
          <w:rStyle w:val="CommentReference"/>
        </w:rPr>
        <w:annotationRef/>
      </w:r>
      <w:r>
        <w:t>Not informative. Revise so this opening sentence of the figure caption (which may get bolded in the PDF) actually says something/transmits information!</w:t>
      </w:r>
    </w:p>
  </w:comment>
  <w:comment w:id="189" w:author="Margaret Crofoot" w:date="2022-02-11T09:15:00Z" w:initials="MC">
    <w:p w14:paraId="139D3717" w14:textId="77777777" w:rsidR="009B17DE" w:rsidRDefault="009B17DE">
      <w:pPr>
        <w:pStyle w:val="CommentText"/>
      </w:pPr>
      <w:r>
        <w:rPr>
          <w:rStyle w:val="CommentReference"/>
        </w:rPr>
        <w:annotationRef/>
      </w:r>
      <w:r>
        <w:t>Lots of great ideas in here! Some general comments:</w:t>
      </w:r>
    </w:p>
    <w:p w14:paraId="66752A37" w14:textId="77777777" w:rsidR="009B17DE" w:rsidRDefault="009B17DE" w:rsidP="009B17DE">
      <w:pPr>
        <w:pStyle w:val="CommentText"/>
        <w:numPr>
          <w:ilvl w:val="0"/>
          <w:numId w:val="15"/>
        </w:numPr>
      </w:pPr>
      <w:r>
        <w:t xml:space="preserve"> Sentences could be punchier/more direct. Going over this with an eye to simplifying sentence structure, removing excess words, and generally making your point as clearly as possible will improve the </w:t>
      </w:r>
      <w:proofErr w:type="spellStart"/>
      <w:r>
        <w:t>impactfulness</w:t>
      </w:r>
      <w:proofErr w:type="spellEnd"/>
      <w:r>
        <w:t xml:space="preserve"> of the writing.</w:t>
      </w:r>
    </w:p>
    <w:p w14:paraId="20F0F058" w14:textId="6006A547" w:rsidR="009B17DE" w:rsidRDefault="009B17DE" w:rsidP="009B17DE">
      <w:pPr>
        <w:pStyle w:val="CommentText"/>
        <w:numPr>
          <w:ilvl w:val="0"/>
          <w:numId w:val="15"/>
        </w:numPr>
      </w:pPr>
      <w:r>
        <w:t xml:space="preserve"> You </w:t>
      </w:r>
      <w:proofErr w:type="gramStart"/>
      <w:r>
        <w:t>have a tendency to</w:t>
      </w:r>
      <w:proofErr w:type="gramEnd"/>
      <w:r>
        <w:t xml:space="preserve"> start each paragraph with ‘introduction sentences’ that give the reader background information on the topic you are going to be talking about/discussing in the paragraph. This takes focus away from your results/your work. My recommendation would be to start each paragraph with your major result, and then go back to the ‘background’ information your reader needs to know to understand/</w:t>
      </w:r>
      <w:proofErr w:type="spellStart"/>
      <w:r>
        <w:t>interpet</w:t>
      </w:r>
      <w:proofErr w:type="spellEnd"/>
      <w:r>
        <w:t xml:space="preserve"> this finding. </w:t>
      </w:r>
    </w:p>
  </w:comment>
  <w:comment w:id="191" w:author="Margaret Crofoot" w:date="2022-02-11T07:10:00Z" w:initials="MC">
    <w:p w14:paraId="6BB4DE2E" w14:textId="21B55839" w:rsidR="009B17DE" w:rsidRDefault="009B17DE">
      <w:pPr>
        <w:pStyle w:val="CommentText"/>
      </w:pPr>
      <w:r>
        <w:rPr>
          <w:rStyle w:val="CommentReference"/>
        </w:rPr>
        <w:annotationRef/>
      </w:r>
      <w:r>
        <w:t xml:space="preserve">Weak opening to the Discussion section. Vague (‘suite of metrics’), methodologically oriented (how not what you found), no actual communication of results. </w:t>
      </w:r>
    </w:p>
    <w:p w14:paraId="25C9CBF5" w14:textId="77777777" w:rsidR="009B17DE" w:rsidRDefault="009B17DE">
      <w:pPr>
        <w:pStyle w:val="CommentText"/>
      </w:pPr>
    </w:p>
    <w:p w14:paraId="2C403F1F" w14:textId="77777777" w:rsidR="009B17DE" w:rsidRDefault="009B17DE">
      <w:pPr>
        <w:pStyle w:val="CommentText"/>
      </w:pPr>
      <w:r>
        <w:t xml:space="preserve">A sentence that concisely sums up the most exciting thing you found in this work is what belongs here. </w:t>
      </w:r>
    </w:p>
    <w:p w14:paraId="30D979FF" w14:textId="77777777" w:rsidR="009B17DE" w:rsidRDefault="009B17DE">
      <w:pPr>
        <w:pStyle w:val="CommentText"/>
      </w:pPr>
    </w:p>
    <w:p w14:paraId="68A5E872" w14:textId="68C7FBBB" w:rsidR="009B17DE" w:rsidRDefault="009B17DE">
      <w:pPr>
        <w:pStyle w:val="CommentText"/>
      </w:pPr>
      <w:r>
        <w:t>If people remember one (and only one) think about this work, what do you want them to remember? This should be the first sentence of the discussion (and probably also the last or second to last sentence of the Abstract).</w:t>
      </w:r>
    </w:p>
  </w:comment>
  <w:comment w:id="192" w:author="Margaret Crofoot" w:date="2022-02-11T07:23:00Z" w:initials="MC">
    <w:p w14:paraId="173FD24F" w14:textId="77777777" w:rsidR="009B17DE" w:rsidRDefault="009B17DE">
      <w:pPr>
        <w:pStyle w:val="CommentText"/>
      </w:pPr>
      <w:r>
        <w:rPr>
          <w:rStyle w:val="CommentReference"/>
        </w:rPr>
        <w:annotationRef/>
      </w:r>
      <w:r>
        <w:t xml:space="preserve">But see S-P et al 2015) (and I’m sure others) </w:t>
      </w:r>
    </w:p>
    <w:p w14:paraId="31A9777D" w14:textId="77777777" w:rsidR="009B17DE" w:rsidRDefault="009B17DE">
      <w:pPr>
        <w:pStyle w:val="CommentText"/>
      </w:pPr>
    </w:p>
    <w:p w14:paraId="6D06000C" w14:textId="79FFDAE8" w:rsidR="009B17DE" w:rsidRDefault="009B17DE">
      <w:pPr>
        <w:pStyle w:val="CommentText"/>
      </w:pPr>
      <w:r>
        <w:t>i.e., dominants don’t always come out as more influential</w:t>
      </w:r>
    </w:p>
  </w:comment>
  <w:comment w:id="201" w:author="Margaret Crofoot" w:date="2022-02-11T07:26:00Z" w:initials="MC">
    <w:p w14:paraId="66F5D588" w14:textId="34720D07" w:rsidR="009B17DE" w:rsidRDefault="009B17DE">
      <w:pPr>
        <w:pStyle w:val="CommentText"/>
      </w:pPr>
      <w:r>
        <w:rPr>
          <w:rStyle w:val="CommentReference"/>
        </w:rPr>
        <w:annotationRef/>
      </w:r>
      <w:r>
        <w:t>Do you mean ‘more importantly’ from a conceptual perspective? Or that the social status had a more important impact on influence than how an individual moved? Current wording a bit ambiguous.</w:t>
      </w:r>
    </w:p>
  </w:comment>
  <w:comment w:id="202" w:author="Margaret Crofoot" w:date="2022-02-11T07:28:00Z" w:initials="MC">
    <w:p w14:paraId="2223FE07" w14:textId="35D618D0" w:rsidR="009B17DE" w:rsidRDefault="009B17DE">
      <w:pPr>
        <w:pStyle w:val="CommentText"/>
      </w:pPr>
      <w:r>
        <w:rPr>
          <w:rStyle w:val="CommentReference"/>
        </w:rPr>
        <w:annotationRef/>
      </w:r>
      <w:r>
        <w:t>Why did you start using ‘movement turning influence’ rather than just ‘turning influence’? it seems unnecessarily wordy</w:t>
      </w:r>
    </w:p>
  </w:comment>
  <w:comment w:id="203" w:author="Margaret Crofoot" w:date="2022-02-11T07:28:00Z" w:initials="MC">
    <w:p w14:paraId="2266C191" w14:textId="6195CCBE" w:rsidR="009B17DE" w:rsidRDefault="009B17DE">
      <w:pPr>
        <w:pStyle w:val="CommentText"/>
      </w:pPr>
      <w:r>
        <w:rPr>
          <w:rStyle w:val="CommentReference"/>
        </w:rPr>
        <w:annotationRef/>
      </w:r>
      <w:r>
        <w:t xml:space="preserve">Reword. Meerkats don’t follow a status. They follow individuals with a particular status. </w:t>
      </w:r>
    </w:p>
  </w:comment>
  <w:comment w:id="204" w:author="Margaret Crofoot" w:date="2022-02-11T07:31:00Z" w:initials="MC">
    <w:p w14:paraId="219D8DCC" w14:textId="77777777" w:rsidR="009B17DE" w:rsidRDefault="009B17DE">
      <w:pPr>
        <w:pStyle w:val="CommentText"/>
      </w:pPr>
      <w:r>
        <w:rPr>
          <w:rStyle w:val="CommentReference"/>
        </w:rPr>
        <w:annotationRef/>
      </w:r>
      <w:r>
        <w:t xml:space="preserve">Costs of </w:t>
      </w:r>
      <w:proofErr w:type="spellStart"/>
      <w:r>
        <w:t>lacatation</w:t>
      </w:r>
      <w:proofErr w:type="spellEnd"/>
      <w:r>
        <w:t xml:space="preserve"> (the most expensive phase of reproduction) is still presumably born by the dominant female though, right? Or do they </w:t>
      </w:r>
      <w:proofErr w:type="spellStart"/>
      <w:r>
        <w:t>allo</w:t>
      </w:r>
      <w:proofErr w:type="spellEnd"/>
      <w:r>
        <w:t xml:space="preserve">-nurse. </w:t>
      </w:r>
    </w:p>
    <w:p w14:paraId="4CD5511A" w14:textId="77777777" w:rsidR="009B17DE" w:rsidRDefault="009B17DE">
      <w:pPr>
        <w:pStyle w:val="CommentText"/>
      </w:pPr>
    </w:p>
    <w:p w14:paraId="27D7484D" w14:textId="05429C7F" w:rsidR="009B17DE" w:rsidRDefault="009B17DE">
      <w:pPr>
        <w:pStyle w:val="CommentText"/>
      </w:pPr>
      <w:r>
        <w:t>Basically—I don’t find this argument very convincing. I’d need more information/background to be convinced that the costs of reproduction aren’t largest for the dominant female.</w:t>
      </w:r>
    </w:p>
  </w:comment>
  <w:comment w:id="205" w:author="Margaret Crofoot" w:date="2022-02-11T07:33:00Z" w:initials="MC">
    <w:p w14:paraId="41C57C69" w14:textId="167B9FCD" w:rsidR="009B17DE" w:rsidRDefault="009B17DE">
      <w:pPr>
        <w:pStyle w:val="CommentText"/>
      </w:pPr>
      <w:r>
        <w:rPr>
          <w:rStyle w:val="CommentReference"/>
        </w:rPr>
        <w:annotationRef/>
      </w:r>
      <w:r>
        <w:t xml:space="preserve">Could simplify to read: with experienced individuals often determining the direction of group travel. </w:t>
      </w:r>
    </w:p>
  </w:comment>
  <w:comment w:id="206" w:author="Margaret Crofoot" w:date="2022-02-11T07:34:00Z" w:initials="MC">
    <w:p w14:paraId="5A19C250" w14:textId="1183F6E5" w:rsidR="009B17DE" w:rsidRDefault="009B17DE">
      <w:pPr>
        <w:pStyle w:val="CommentText"/>
      </w:pPr>
      <w:r>
        <w:rPr>
          <w:rStyle w:val="CommentReference"/>
        </w:rPr>
        <w:annotationRef/>
      </w:r>
      <w:r>
        <w:t xml:space="preserve">Meerkat territories are relatively stable, so . . . </w:t>
      </w:r>
    </w:p>
  </w:comment>
  <w:comment w:id="207" w:author="Margaret Crofoot" w:date="2022-02-11T08:49:00Z" w:initials="MC">
    <w:p w14:paraId="705B85E6" w14:textId="77777777" w:rsidR="009B17DE" w:rsidRDefault="009B17DE">
      <w:pPr>
        <w:pStyle w:val="CommentText"/>
      </w:pPr>
      <w:r>
        <w:rPr>
          <w:rStyle w:val="CommentReference"/>
        </w:rPr>
        <w:annotationRef/>
      </w:r>
      <w:r>
        <w:t xml:space="preserve">Your readers won’t remember which groups these are, so if you are going to bother mentioning them by name, explain why these particular groups are relevant. Are they the three that showed a tendency for the alpha female to be in front? </w:t>
      </w:r>
    </w:p>
    <w:p w14:paraId="4610033C" w14:textId="77777777" w:rsidR="009B17DE" w:rsidRDefault="009B17DE">
      <w:pPr>
        <w:pStyle w:val="CommentText"/>
      </w:pPr>
    </w:p>
    <w:p w14:paraId="6A044AF1" w14:textId="77777777" w:rsidR="009B17DE" w:rsidRDefault="009B17DE">
      <w:pPr>
        <w:pStyle w:val="CommentText"/>
      </w:pPr>
      <w:r>
        <w:t xml:space="preserve">If not, just move the specific names to parentheses or after the main statement. E.g., </w:t>
      </w:r>
    </w:p>
    <w:p w14:paraId="5483C300" w14:textId="77777777" w:rsidR="009B17DE" w:rsidRDefault="009B17DE">
      <w:pPr>
        <w:pStyle w:val="CommentText"/>
      </w:pPr>
    </w:p>
    <w:p w14:paraId="6FF9910F" w14:textId="77777777" w:rsidR="009B17DE" w:rsidRDefault="009B17DE">
      <w:pPr>
        <w:pStyle w:val="CommentText"/>
      </w:pPr>
      <w:r>
        <w:t>This was the case in three groups (</w:t>
      </w:r>
      <w:proofErr w:type="spellStart"/>
      <w:proofErr w:type="gramStart"/>
      <w:r>
        <w:t>x,y</w:t>
      </w:r>
      <w:proofErr w:type="gramEnd"/>
      <w:r>
        <w:t>,z</w:t>
      </w:r>
      <w:proofErr w:type="spellEnd"/>
      <w:r>
        <w:t xml:space="preserve">) </w:t>
      </w:r>
    </w:p>
    <w:p w14:paraId="61304EC0" w14:textId="5E14E434" w:rsidR="009B17DE" w:rsidRDefault="009B17DE">
      <w:pPr>
        <w:pStyle w:val="CommentText"/>
      </w:pPr>
      <w:r>
        <w:t>Or</w:t>
      </w:r>
    </w:p>
    <w:p w14:paraId="372826FD" w14:textId="1EB36183" w:rsidR="009B17DE" w:rsidRDefault="009B17DE">
      <w:pPr>
        <w:pStyle w:val="CommentText"/>
      </w:pPr>
      <w:r>
        <w:t xml:space="preserve"> This was the case in three groups: x, y and z</w:t>
      </w:r>
    </w:p>
  </w:comment>
  <w:comment w:id="208" w:author="Margaret Crofoot" w:date="2022-02-11T08:58:00Z" w:initials="MC">
    <w:p w14:paraId="4034A1AD" w14:textId="68E8665B" w:rsidR="009B17DE" w:rsidRDefault="009B17DE">
      <w:pPr>
        <w:pStyle w:val="CommentText"/>
      </w:pPr>
      <w:r>
        <w:rPr>
          <w:rStyle w:val="CommentReference"/>
        </w:rPr>
        <w:annotationRef/>
      </w:r>
      <w:r>
        <w:t>However, if residence time was the only factor influencing influence, we’d expect</w:t>
      </w:r>
    </w:p>
  </w:comment>
  <w:comment w:id="209" w:author="Margaret Crofoot" w:date="2022-02-11T09:00:00Z" w:initials="MC">
    <w:p w14:paraId="7C5D9263" w14:textId="64D09119" w:rsidR="009B17DE" w:rsidRDefault="009B17DE">
      <w:pPr>
        <w:pStyle w:val="CommentText"/>
      </w:pPr>
      <w:r>
        <w:rPr>
          <w:rStyle w:val="CommentReference"/>
        </w:rPr>
        <w:annotationRef/>
      </w:r>
      <w:r>
        <w:t>Travel?</w:t>
      </w:r>
    </w:p>
  </w:comment>
  <w:comment w:id="210" w:author="Margaret Crofoot" w:date="2022-02-11T09:01:00Z" w:initials="MC">
    <w:p w14:paraId="776674D2" w14:textId="3E973411" w:rsidR="009B17DE" w:rsidRDefault="009B17DE">
      <w:pPr>
        <w:pStyle w:val="CommentText"/>
      </w:pPr>
      <w:r>
        <w:rPr>
          <w:rStyle w:val="CommentReference"/>
        </w:rPr>
        <w:annotationRef/>
      </w:r>
      <w:r>
        <w:t>Concurrently?</w:t>
      </w:r>
    </w:p>
  </w:comment>
  <w:comment w:id="213" w:author="Margaret Crofoot" w:date="2022-02-11T09:02:00Z" w:initials="MC">
    <w:p w14:paraId="45821529" w14:textId="63D243EF" w:rsidR="009B17DE" w:rsidRDefault="009B17DE">
      <w:pPr>
        <w:pStyle w:val="CommentText"/>
      </w:pPr>
      <w:r>
        <w:rPr>
          <w:rStyle w:val="CommentReference"/>
        </w:rPr>
        <w:annotationRef/>
      </w:r>
      <w:r>
        <w:t>Influencing group speed?</w:t>
      </w:r>
    </w:p>
  </w:comment>
  <w:comment w:id="214" w:author="Margaret Crofoot" w:date="2022-02-11T09:03:00Z" w:initials="MC">
    <w:p w14:paraId="4265D537" w14:textId="5FC7D60D" w:rsidR="009B17DE" w:rsidRDefault="009B17DE">
      <w:pPr>
        <w:pStyle w:val="CommentText"/>
      </w:pPr>
      <w:r>
        <w:rPr>
          <w:rStyle w:val="CommentReference"/>
        </w:rPr>
        <w:annotationRef/>
      </w:r>
      <w:r>
        <w:t xml:space="preserve">The dominant female therefore seems to dominate decisions over the direction, but not the speed of group travel. </w:t>
      </w:r>
    </w:p>
  </w:comment>
  <w:comment w:id="218" w:author="Margaret Crofoot" w:date="2022-02-11T09:06:00Z" w:initials="MC">
    <w:p w14:paraId="6ADF22C8" w14:textId="266ABB43" w:rsidR="009B17DE" w:rsidRDefault="009B17DE">
      <w:pPr>
        <w:pStyle w:val="CommentText"/>
      </w:pPr>
      <w:r>
        <w:rPr>
          <w:rStyle w:val="CommentReference"/>
        </w:rPr>
        <w:annotationRef/>
      </w:r>
      <w:r>
        <w:t xml:space="preserve">Would be highly influential. </w:t>
      </w:r>
    </w:p>
  </w:comment>
  <w:comment w:id="219" w:author="Margaret Crofoot" w:date="2022-02-11T09:07:00Z" w:initials="MC">
    <w:p w14:paraId="705B7DE9" w14:textId="67EFA27E" w:rsidR="009B17DE" w:rsidRDefault="009B17DE">
      <w:pPr>
        <w:pStyle w:val="CommentText"/>
      </w:pPr>
      <w:r>
        <w:rPr>
          <w:rStyle w:val="CommentReference"/>
        </w:rPr>
        <w:annotationRef/>
      </w:r>
      <w:r>
        <w:t xml:space="preserve">Why not? It seems to me like you could look at speed influence at different times of day/environmental conditions/as a function of location with the method you have. If you really can’t disentangle it with this method—I need more to be convinced. If you simply haven’t done it yet—say so and put it out there as an exciting future direction. </w:t>
      </w:r>
    </w:p>
  </w:comment>
  <w:comment w:id="221" w:author="Margaret Crofoot" w:date="2022-02-11T09:09:00Z" w:initials="MC">
    <w:p w14:paraId="09088E3A" w14:textId="1CCF4702" w:rsidR="009B17DE" w:rsidRDefault="009B17DE">
      <w:pPr>
        <w:pStyle w:val="CommentText"/>
      </w:pPr>
      <w:r>
        <w:rPr>
          <w:rStyle w:val="CommentReference"/>
        </w:rPr>
        <w:annotationRef/>
      </w:r>
      <w:r>
        <w:t>This (slightly revised) should be the first sentence of the Discussion section!</w:t>
      </w:r>
    </w:p>
  </w:comment>
  <w:comment w:id="222" w:author="Margaret Crofoot" w:date="2022-02-11T09:11:00Z" w:initials="MC">
    <w:p w14:paraId="62983D27" w14:textId="3878E40B" w:rsidR="009B17DE" w:rsidRDefault="009B17DE">
      <w:pPr>
        <w:pStyle w:val="CommentText"/>
      </w:pPr>
      <w:r>
        <w:rPr>
          <w:rStyle w:val="CommentReference"/>
        </w:rPr>
        <w:annotationRef/>
      </w:r>
      <w:r>
        <w:t>You can set up this paragraph to be more impactful by highlighting how your results challenge past assumptions in this first sentence. For example, a structure something like this:</w:t>
      </w:r>
    </w:p>
    <w:p w14:paraId="59E68BB7" w14:textId="77777777" w:rsidR="009B17DE" w:rsidRDefault="009B17DE">
      <w:pPr>
        <w:pStyle w:val="CommentText"/>
      </w:pPr>
    </w:p>
    <w:p w14:paraId="2C438681" w14:textId="77777777" w:rsidR="009B17DE" w:rsidRDefault="009B17DE">
      <w:pPr>
        <w:pStyle w:val="CommentText"/>
      </w:pPr>
      <w:r>
        <w:t>While the tendency to be in the front of a group has often been used as a proxy for leadership in studies of group movement, our results show (this different pattern that challenges this assumption)</w:t>
      </w:r>
    </w:p>
    <w:p w14:paraId="7FFE9132" w14:textId="77777777" w:rsidR="009B17DE" w:rsidRDefault="009B17DE">
      <w:pPr>
        <w:pStyle w:val="CommentText"/>
      </w:pPr>
    </w:p>
    <w:p w14:paraId="1420DEBE" w14:textId="77777777" w:rsidR="009B17DE" w:rsidRDefault="009B17DE">
      <w:pPr>
        <w:pStyle w:val="CommentText"/>
      </w:pPr>
      <w:r>
        <w:t>Or, perhaps even better</w:t>
      </w:r>
    </w:p>
    <w:p w14:paraId="06B3BE2D" w14:textId="77777777" w:rsidR="009B17DE" w:rsidRDefault="009B17DE">
      <w:pPr>
        <w:pStyle w:val="CommentText"/>
      </w:pPr>
    </w:p>
    <w:p w14:paraId="5014D49F" w14:textId="416153F8" w:rsidR="009B17DE" w:rsidRDefault="009B17DE">
      <w:pPr>
        <w:pStyle w:val="CommentText"/>
      </w:pPr>
      <w:r>
        <w:t xml:space="preserve">We show that being in front does not necessarily confer influence, challenging the utility of a common </w:t>
      </w:r>
      <w:proofErr w:type="gramStart"/>
      <w:r>
        <w:t>proxy  for</w:t>
      </w:r>
      <w:proofErr w:type="gramEnd"/>
      <w:r>
        <w:t xml:space="preserve"> leadership in studies of group movement. </w:t>
      </w:r>
    </w:p>
  </w:comment>
  <w:comment w:id="223" w:author="Margaret Crofoot" w:date="2022-02-11T09:21:00Z" w:initials="MC">
    <w:p w14:paraId="2E4F5E9B" w14:textId="1A7F6C99" w:rsidR="009B17DE" w:rsidRDefault="009B17DE">
      <w:pPr>
        <w:pStyle w:val="CommentText"/>
      </w:pPr>
      <w:r>
        <w:rPr>
          <w:rStyle w:val="CommentReference"/>
        </w:rPr>
        <w:annotationRef/>
      </w:r>
      <w:r w:rsidR="00180FD5">
        <w:t>Why ‘movement turning influence’ and not just ‘turning influence’?</w:t>
      </w:r>
    </w:p>
  </w:comment>
  <w:comment w:id="224" w:author="Margaret Crofoot" w:date="2022-02-11T09:22:00Z" w:initials="MC">
    <w:p w14:paraId="57712A12" w14:textId="77777777" w:rsidR="00180FD5" w:rsidRDefault="00180FD5">
      <w:pPr>
        <w:pStyle w:val="CommentText"/>
      </w:pPr>
      <w:r>
        <w:rPr>
          <w:rStyle w:val="CommentReference"/>
        </w:rPr>
        <w:annotationRef/>
      </w:r>
      <w:r>
        <w:t xml:space="preserve">Unnecessarily complicated sentence structure: </w:t>
      </w:r>
    </w:p>
    <w:p w14:paraId="2E70A26E" w14:textId="77777777" w:rsidR="00180FD5" w:rsidRDefault="00180FD5">
      <w:pPr>
        <w:pStyle w:val="CommentText"/>
      </w:pPr>
    </w:p>
    <w:p w14:paraId="067A74EA" w14:textId="45357F96" w:rsidR="00180FD5" w:rsidRDefault="00180FD5">
      <w:pPr>
        <w:pStyle w:val="CommentText"/>
      </w:pPr>
      <w:r>
        <w:t xml:space="preserve">However, dominant females, who have the highest turning influence, are not necessarily found at the front of their groups. </w:t>
      </w:r>
    </w:p>
  </w:comment>
  <w:comment w:id="225" w:author="Margaret Crofoot" w:date="2022-02-11T09:23:00Z" w:initials="MC">
    <w:p w14:paraId="02F0C189" w14:textId="704A575D" w:rsidR="00180FD5" w:rsidRDefault="00180FD5">
      <w:pPr>
        <w:pStyle w:val="CommentText"/>
      </w:pPr>
      <w:r>
        <w:rPr>
          <w:rStyle w:val="CommentReference"/>
        </w:rPr>
        <w:annotationRef/>
      </w:r>
      <w:r>
        <w:t>Hard to understand this sentence. Simplify</w:t>
      </w:r>
    </w:p>
  </w:comment>
  <w:comment w:id="226" w:author="Margaret Crofoot" w:date="2022-02-11T09:24:00Z" w:initials="MC">
    <w:p w14:paraId="42858822" w14:textId="1B1B6A21" w:rsidR="00180FD5" w:rsidRDefault="00180FD5">
      <w:pPr>
        <w:pStyle w:val="CommentText"/>
      </w:pPr>
      <w:r>
        <w:rPr>
          <w:rStyle w:val="CommentReference"/>
        </w:rPr>
        <w:annotationRef/>
      </w:r>
      <w:r>
        <w:t>At the front or in the front-most position</w:t>
      </w:r>
    </w:p>
  </w:comment>
  <w:comment w:id="240" w:author="Margaret Crofoot" w:date="2022-02-11T09:27:00Z" w:initials="MC">
    <w:p w14:paraId="0DC1DD62" w14:textId="5DC8F2B5" w:rsidR="00180FD5" w:rsidRDefault="00180FD5">
      <w:pPr>
        <w:pStyle w:val="CommentText"/>
      </w:pPr>
      <w:r>
        <w:rPr>
          <w:rStyle w:val="CommentReference"/>
        </w:rPr>
        <w:annotationRef/>
      </w:r>
      <w:r>
        <w:t>Unclear to me what this means? Was the next longest tenure 38 weeks?</w:t>
      </w:r>
    </w:p>
  </w:comment>
  <w:comment w:id="241" w:author="Margaret Crofoot" w:date="2022-02-11T09:28:00Z" w:initials="MC">
    <w:p w14:paraId="6307FFDD" w14:textId="73231876" w:rsidR="00180FD5" w:rsidRDefault="00180FD5">
      <w:pPr>
        <w:pStyle w:val="CommentText"/>
      </w:pPr>
      <w:r>
        <w:rPr>
          <w:rStyle w:val="CommentReference"/>
        </w:rPr>
        <w:annotationRef/>
      </w:r>
      <w:r>
        <w:t xml:space="preserve">I feel like there is more to say about this idea—it has implications for ideal tenure lengths, the performance of groups with low vs. high turnover/social stability, </w:t>
      </w:r>
      <w:proofErr w:type="gramStart"/>
      <w:r>
        <w:t>etc. .</w:t>
      </w:r>
      <w:proofErr w:type="gramEnd"/>
      <w:r>
        <w:t xml:space="preserve">  . Can you take this idea one (or a couple) steps further?</w:t>
      </w:r>
    </w:p>
  </w:comment>
  <w:comment w:id="246" w:author="Margaret Crofoot" w:date="2022-02-11T09:33:00Z" w:initials="MC">
    <w:p w14:paraId="5F8C8B20" w14:textId="3C1BBC4C" w:rsidR="005C0A86" w:rsidRDefault="005C0A86">
      <w:pPr>
        <w:pStyle w:val="CommentText"/>
      </w:pPr>
      <w:r>
        <w:rPr>
          <w:rStyle w:val="CommentReference"/>
        </w:rPr>
        <w:annotationRef/>
      </w:r>
      <w:r>
        <w:t xml:space="preserve">Start with the general, big-picture take home message: influence is not monolithic, but variable, depending on the type of decision being made, and the social context. Then go on the specific. (i.e., in meerkats, dominant females exert outsized influence on the direction, but not speed of group travel. </w:t>
      </w:r>
    </w:p>
  </w:comment>
  <w:comment w:id="249" w:author="Margaret Crofoot" w:date="2022-02-11T09:36:00Z" w:initials="MC">
    <w:p w14:paraId="53ECD303" w14:textId="28408E8E" w:rsidR="005C0A86" w:rsidRDefault="005C0A86">
      <w:pPr>
        <w:pStyle w:val="CommentText"/>
      </w:pPr>
      <w:r>
        <w:rPr>
          <w:rStyle w:val="CommentReference"/>
        </w:rPr>
        <w:annotationRef/>
      </w:r>
      <w:r>
        <w:t xml:space="preserve">We introduce an analytical approach for quantifying influence that is species-agnostic, and could be used to disentangle influence over the timing and direction of movement decisions in any . . . </w:t>
      </w:r>
    </w:p>
  </w:comment>
  <w:comment w:id="250" w:author="Margaret Crofoot" w:date="2022-02-11T09:39:00Z" w:initials="MC">
    <w:p w14:paraId="473F4EF2" w14:textId="16647A5E" w:rsidR="005C0A86" w:rsidRDefault="005C0A86">
      <w:pPr>
        <w:pStyle w:val="CommentText"/>
      </w:pPr>
      <w:r>
        <w:rPr>
          <w:rStyle w:val="CommentReference"/>
        </w:rPr>
        <w:annotationRef/>
      </w:r>
      <w:r>
        <w:t>Ethical approval and permits?</w:t>
      </w:r>
    </w:p>
  </w:comment>
  <w:comment w:id="253" w:author="Microsoft Office User" w:date="2022-01-18T16:31:00Z" w:initials="MOU">
    <w:p w14:paraId="5C5C91D3" w14:textId="3C2C6B6E" w:rsidR="009B17DE" w:rsidRDefault="009B17DE">
      <w:pPr>
        <w:pStyle w:val="CommentText"/>
      </w:pPr>
      <w:r>
        <w:rPr>
          <w:rStyle w:val="CommentReference"/>
        </w:rPr>
        <w:annotationRef/>
      </w:r>
      <w:r>
        <w:t>Marta fill in</w:t>
      </w:r>
    </w:p>
  </w:comment>
  <w:comment w:id="255" w:author="Microsoft Office User" w:date="2022-01-18T15:03:00Z" w:initials="MOU">
    <w:p w14:paraId="0431DA5A" w14:textId="53FD079F" w:rsidR="009B17DE" w:rsidRDefault="009B17DE">
      <w:pPr>
        <w:pStyle w:val="CommentText"/>
      </w:pPr>
      <w:r>
        <w:rPr>
          <w:rStyle w:val="CommentReference"/>
        </w:rPr>
        <w:annotationRef/>
      </w:r>
      <w:r>
        <w:t>Check with Marta</w:t>
      </w:r>
    </w:p>
  </w:comment>
  <w:comment w:id="256" w:author="Microsoft Office User" w:date="2022-01-18T15:03:00Z" w:initials="MOU">
    <w:p w14:paraId="501C44DC" w14:textId="7F13318D" w:rsidR="009B17DE" w:rsidRDefault="009B17DE">
      <w:pPr>
        <w:pStyle w:val="CommentText"/>
      </w:pPr>
      <w:r>
        <w:rPr>
          <w:rStyle w:val="CommentReference"/>
        </w:rPr>
        <w:annotationRef/>
      </w:r>
      <w:r>
        <w:t>Check with Marta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352C0154" w15:done="0"/>
  <w15:commentEx w15:paraId="5D90F695" w15:done="0"/>
  <w15:commentEx w15:paraId="39E791F9" w15:done="0"/>
  <w15:commentEx w15:paraId="1129EDD3" w15:done="0"/>
  <w15:commentEx w15:paraId="5B268642" w15:done="0"/>
  <w15:commentEx w15:paraId="4A89F05C" w15:done="0"/>
  <w15:commentEx w15:paraId="5E14F970" w15:done="0"/>
  <w15:commentEx w15:paraId="742DB03F" w15:done="0"/>
  <w15:commentEx w15:paraId="56C44622" w15:done="0"/>
  <w15:commentEx w15:paraId="1CEA34B4" w15:done="0"/>
  <w15:commentEx w15:paraId="618FE921" w15:done="0"/>
  <w15:commentEx w15:paraId="0F0E0375" w15:done="0"/>
  <w15:commentEx w15:paraId="3C7A805B" w15:done="0"/>
  <w15:commentEx w15:paraId="60F01CFF" w15:done="0"/>
  <w15:commentEx w15:paraId="6BC965BD" w15:done="0"/>
  <w15:commentEx w15:paraId="4521D2E9" w15:done="0"/>
  <w15:commentEx w15:paraId="383C021E" w15:done="0"/>
  <w15:commentEx w15:paraId="5D316947" w15:done="0"/>
  <w15:commentEx w15:paraId="7F11126C" w15:done="0"/>
  <w15:commentEx w15:paraId="1E2C1A92" w15:done="0"/>
  <w15:commentEx w15:paraId="641B2BFC" w15:done="0"/>
  <w15:commentEx w15:paraId="0C2E3EF5" w15:done="0"/>
  <w15:commentEx w15:paraId="25ECBC79" w15:done="0"/>
  <w15:commentEx w15:paraId="6AC2902F" w15:done="0"/>
  <w15:commentEx w15:paraId="7CA8388D" w15:done="0"/>
  <w15:commentEx w15:paraId="4E55471E" w15:done="0"/>
  <w15:commentEx w15:paraId="20A8B36E" w15:done="0"/>
  <w15:commentEx w15:paraId="621F438D" w15:done="0"/>
  <w15:commentEx w15:paraId="0101179E" w15:done="0"/>
  <w15:commentEx w15:paraId="74D844A7" w15:done="0"/>
  <w15:commentEx w15:paraId="05B48682" w15:done="0"/>
  <w15:commentEx w15:paraId="04DD062F" w15:done="0"/>
  <w15:commentEx w15:paraId="5260BAB6" w15:done="0"/>
  <w15:commentEx w15:paraId="53354746" w15:done="0"/>
  <w15:commentEx w15:paraId="234C83D2" w15:done="0"/>
  <w15:commentEx w15:paraId="09FD9753" w15:done="0"/>
  <w15:commentEx w15:paraId="57BFD522" w15:done="0"/>
  <w15:commentEx w15:paraId="6EDA3DFB" w15:done="0"/>
  <w15:commentEx w15:paraId="666FF37D" w15:done="0"/>
  <w15:commentEx w15:paraId="5184D909" w15:done="0"/>
  <w15:commentEx w15:paraId="407E3B1E" w15:done="0"/>
  <w15:commentEx w15:paraId="27E3E92E" w15:done="0"/>
  <w15:commentEx w15:paraId="60E3C833" w15:done="0"/>
  <w15:commentEx w15:paraId="5FBED906" w15:done="0"/>
  <w15:commentEx w15:paraId="3509C997" w15:done="0"/>
  <w15:commentEx w15:paraId="6F858A14" w15:done="0"/>
  <w15:commentEx w15:paraId="49442314" w15:done="0"/>
  <w15:commentEx w15:paraId="1899E92A" w15:done="0"/>
  <w15:commentEx w15:paraId="580758D3" w15:done="0"/>
  <w15:commentEx w15:paraId="54979C9E" w15:done="0"/>
  <w15:commentEx w15:paraId="374320ED" w15:done="0"/>
  <w15:commentEx w15:paraId="4A9FF13E" w15:done="0"/>
  <w15:commentEx w15:paraId="18331681" w15:done="0"/>
  <w15:commentEx w15:paraId="5C6179AC" w15:done="0"/>
  <w15:commentEx w15:paraId="398B68B4" w15:done="0"/>
  <w15:commentEx w15:paraId="60BEFC24" w15:done="0"/>
  <w15:commentEx w15:paraId="1E641CC1" w15:done="0"/>
  <w15:commentEx w15:paraId="1EB1751B" w15:done="0"/>
  <w15:commentEx w15:paraId="74D10BA6" w15:done="0"/>
  <w15:commentEx w15:paraId="347E4446" w15:done="0"/>
  <w15:commentEx w15:paraId="712A0737" w15:done="0"/>
  <w15:commentEx w15:paraId="2A295FA8" w15:done="0"/>
  <w15:commentEx w15:paraId="42F25C6D" w15:done="0"/>
  <w15:commentEx w15:paraId="521F53C5" w15:done="0"/>
  <w15:commentEx w15:paraId="1AED41D0" w15:done="0"/>
  <w15:commentEx w15:paraId="5ABAD05C" w15:done="0"/>
  <w15:commentEx w15:paraId="21D250BC" w15:done="0"/>
  <w15:commentEx w15:paraId="6239AEBB" w15:done="0"/>
  <w15:commentEx w15:paraId="52262B26" w15:done="0"/>
  <w15:commentEx w15:paraId="149FA023" w15:done="0"/>
  <w15:commentEx w15:paraId="71ADA1D9" w15:done="0"/>
  <w15:commentEx w15:paraId="792A68C0" w15:done="0"/>
  <w15:commentEx w15:paraId="7DF53947" w15:done="0"/>
  <w15:commentEx w15:paraId="20F0F058" w15:done="0"/>
  <w15:commentEx w15:paraId="68A5E872" w15:done="0"/>
  <w15:commentEx w15:paraId="6D06000C" w15:done="0"/>
  <w15:commentEx w15:paraId="66F5D588" w15:done="0"/>
  <w15:commentEx w15:paraId="2223FE07" w15:done="0"/>
  <w15:commentEx w15:paraId="2266C191" w15:done="0"/>
  <w15:commentEx w15:paraId="27D7484D" w15:done="0"/>
  <w15:commentEx w15:paraId="41C57C69" w15:done="0"/>
  <w15:commentEx w15:paraId="5A19C250" w15:done="0"/>
  <w15:commentEx w15:paraId="372826FD" w15:done="0"/>
  <w15:commentEx w15:paraId="4034A1AD" w15:done="0"/>
  <w15:commentEx w15:paraId="7C5D9263" w15:done="0"/>
  <w15:commentEx w15:paraId="776674D2" w15:done="0"/>
  <w15:commentEx w15:paraId="45821529" w15:done="0"/>
  <w15:commentEx w15:paraId="4265D537" w15:done="0"/>
  <w15:commentEx w15:paraId="6ADF22C8" w15:done="0"/>
  <w15:commentEx w15:paraId="705B7DE9" w15:done="0"/>
  <w15:commentEx w15:paraId="09088E3A" w15:done="0"/>
  <w15:commentEx w15:paraId="5014D49F" w15:done="0"/>
  <w15:commentEx w15:paraId="2E4F5E9B" w15:done="0"/>
  <w15:commentEx w15:paraId="067A74EA" w15:done="0"/>
  <w15:commentEx w15:paraId="02F0C189" w15:done="0"/>
  <w15:commentEx w15:paraId="42858822" w15:done="0"/>
  <w15:commentEx w15:paraId="0DC1DD62" w15:done="0"/>
  <w15:commentEx w15:paraId="6307FFDD" w15:done="0"/>
  <w15:commentEx w15:paraId="5F8C8B20" w15:done="0"/>
  <w15:commentEx w15:paraId="53ECD303" w15:done="0"/>
  <w15:commentEx w15:paraId="473F4EF2" w15:done="0"/>
  <w15:commentEx w15:paraId="5C5C91D3" w15:done="0"/>
  <w15:commentEx w15:paraId="0431DA5A" w15:done="0"/>
  <w15:commentEx w15:paraId="501C4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352C0154" w16cid:durableId="25AB9313"/>
  <w16cid:commentId w16cid:paraId="5D90F695" w16cid:durableId="25AB9389"/>
  <w16cid:commentId w16cid:paraId="39E791F9" w16cid:durableId="25AF836B"/>
  <w16cid:commentId w16cid:paraId="1129EDD3" w16cid:durableId="25AF4D54"/>
  <w16cid:commentId w16cid:paraId="5B268642" w16cid:durableId="25AF4D78"/>
  <w16cid:commentId w16cid:paraId="4A89F05C" w16cid:durableId="25AF4E57"/>
  <w16cid:commentId w16cid:paraId="5E14F970" w16cid:durableId="25AF4F9A"/>
  <w16cid:commentId w16cid:paraId="742DB03F" w16cid:durableId="25AF5A92"/>
  <w16cid:commentId w16cid:paraId="56C44622" w16cid:durableId="25AF5ACA"/>
  <w16cid:commentId w16cid:paraId="1CEA34B4" w16cid:durableId="25AF5B0E"/>
  <w16cid:commentId w16cid:paraId="618FE921" w16cid:durableId="25AF5B4C"/>
  <w16cid:commentId w16cid:paraId="0F0E0375" w16cid:durableId="25AF5C18"/>
  <w16cid:commentId w16cid:paraId="3C7A805B" w16cid:durableId="25AF5E6B"/>
  <w16cid:commentId w16cid:paraId="60F01CFF" w16cid:durableId="25AF5EF7"/>
  <w16cid:commentId w16cid:paraId="6BC965BD" w16cid:durableId="25AF5ED6"/>
  <w16cid:commentId w16cid:paraId="4521D2E9" w16cid:durableId="25AF5F2A"/>
  <w16cid:commentId w16cid:paraId="383C021E" w16cid:durableId="25AF611A"/>
  <w16cid:commentId w16cid:paraId="5D316947" w16cid:durableId="25AF5FD0"/>
  <w16cid:commentId w16cid:paraId="7F11126C" w16cid:durableId="25AF6286"/>
  <w16cid:commentId w16cid:paraId="1E2C1A92" w16cid:durableId="25AF62CE"/>
  <w16cid:commentId w16cid:paraId="641B2BFC" w16cid:durableId="25AF6315"/>
  <w16cid:commentId w16cid:paraId="0C2E3EF5" w16cid:durableId="25AF635A"/>
  <w16cid:commentId w16cid:paraId="25ECBC79" w16cid:durableId="25AF63A0"/>
  <w16cid:commentId w16cid:paraId="6AC2902F" w16cid:durableId="25AF6432"/>
  <w16cid:commentId w16cid:paraId="7CA8388D" w16cid:durableId="25AF6506"/>
  <w16cid:commentId w16cid:paraId="4E55471E" w16cid:durableId="25AF651A"/>
  <w16cid:commentId w16cid:paraId="20A8B36E" w16cid:durableId="25AF65B2"/>
  <w16cid:commentId w16cid:paraId="621F438D" w16cid:durableId="25AF65FF"/>
  <w16cid:commentId w16cid:paraId="0101179E" w16cid:durableId="25AF8307"/>
  <w16cid:commentId w16cid:paraId="74D844A7" w16cid:durableId="25AF8342"/>
  <w16cid:commentId w16cid:paraId="05B48682" w16cid:durableId="25AF98A5"/>
  <w16cid:commentId w16cid:paraId="04DD062F" w16cid:durableId="25AF843E"/>
  <w16cid:commentId w16cid:paraId="5260BAB6" w16cid:durableId="25AF8452"/>
  <w16cid:commentId w16cid:paraId="53354746" w16cid:durableId="25AF84D9"/>
  <w16cid:commentId w16cid:paraId="234C83D2" w16cid:durableId="25AF8519"/>
  <w16cid:commentId w16cid:paraId="09FD9753" w16cid:durableId="25AF857C"/>
  <w16cid:commentId w16cid:paraId="57BFD522" w16cid:durableId="25AF85BE"/>
  <w16cid:commentId w16cid:paraId="6EDA3DFB" w16cid:durableId="25AF861C"/>
  <w16cid:commentId w16cid:paraId="666FF37D" w16cid:durableId="25AF88B2"/>
  <w16cid:commentId w16cid:paraId="5184D909" w16cid:durableId="25AF88EC"/>
  <w16cid:commentId w16cid:paraId="407E3B1E" w16cid:durableId="25AF8907"/>
  <w16cid:commentId w16cid:paraId="27E3E92E" w16cid:durableId="25AF8BB0"/>
  <w16cid:commentId w16cid:paraId="60E3C833" w16cid:durableId="25AF8C2F"/>
  <w16cid:commentId w16cid:paraId="5FBED906" w16cid:durableId="25AF8C6E"/>
  <w16cid:commentId w16cid:paraId="3509C997" w16cid:durableId="25AF8CAF"/>
  <w16cid:commentId w16cid:paraId="6F858A14" w16cid:durableId="25AF8CD7"/>
  <w16cid:commentId w16cid:paraId="49442314" w16cid:durableId="25AF8D4A"/>
  <w16cid:commentId w16cid:paraId="1899E92A" w16cid:durableId="25AF8DC9"/>
  <w16cid:commentId w16cid:paraId="580758D3" w16cid:durableId="25AF8DE0"/>
  <w16cid:commentId w16cid:paraId="54979C9E" w16cid:durableId="25AF8F75"/>
  <w16cid:commentId w16cid:paraId="374320ED" w16cid:durableId="25AF900E"/>
  <w16cid:commentId w16cid:paraId="4A9FF13E" w16cid:durableId="25AF905A"/>
  <w16cid:commentId w16cid:paraId="18331681" w16cid:durableId="25AF90FD"/>
  <w16cid:commentId w16cid:paraId="5C6179AC" w16cid:durableId="25AF913E"/>
  <w16cid:commentId w16cid:paraId="398B68B4" w16cid:durableId="25AF9165"/>
  <w16cid:commentId w16cid:paraId="60BEFC24" w16cid:durableId="25AF943F"/>
  <w16cid:commentId w16cid:paraId="1E641CC1" w16cid:durableId="25AF9467"/>
  <w16cid:commentId w16cid:paraId="1EB1751B" w16cid:durableId="25AF94F7"/>
  <w16cid:commentId w16cid:paraId="74D10BA6" w16cid:durableId="25AF9523"/>
  <w16cid:commentId w16cid:paraId="347E4446" w16cid:durableId="25AF9563"/>
  <w16cid:commentId w16cid:paraId="712A0737" w16cid:durableId="25AF964F"/>
  <w16cid:commentId w16cid:paraId="2A295FA8" w16cid:durableId="25AF969D"/>
  <w16cid:commentId w16cid:paraId="42F25C6D" w16cid:durableId="25B08B06"/>
  <w16cid:commentId w16cid:paraId="521F53C5" w16cid:durableId="25B083AC"/>
  <w16cid:commentId w16cid:paraId="1AED41D0" w16cid:durableId="25B08499"/>
  <w16cid:commentId w16cid:paraId="5ABAD05C" w16cid:durableId="25B08624"/>
  <w16cid:commentId w16cid:paraId="21D250BC" w16cid:durableId="25B08705"/>
  <w16cid:commentId w16cid:paraId="6239AEBB" w16cid:durableId="25B086E5"/>
  <w16cid:commentId w16cid:paraId="52262B26" w16cid:durableId="25B087D7"/>
  <w16cid:commentId w16cid:paraId="149FA023" w16cid:durableId="25B08853"/>
  <w16cid:commentId w16cid:paraId="71ADA1D9" w16cid:durableId="25B088E3"/>
  <w16cid:commentId w16cid:paraId="792A68C0" w16cid:durableId="25B08D2C"/>
  <w16cid:commentId w16cid:paraId="7DF53947" w16cid:durableId="25B0897B"/>
  <w16cid:commentId w16cid:paraId="20F0F058" w16cid:durableId="25B0A7B2"/>
  <w16cid:commentId w16cid:paraId="68A5E872" w16cid:durableId="25B08A52"/>
  <w16cid:commentId w16cid:paraId="6D06000C" w16cid:durableId="25B08D7A"/>
  <w16cid:commentId w16cid:paraId="66F5D588" w16cid:durableId="25B08E3E"/>
  <w16cid:commentId w16cid:paraId="2223FE07" w16cid:durableId="25B08E8C"/>
  <w16cid:commentId w16cid:paraId="2266C191" w16cid:durableId="25B08EB9"/>
  <w16cid:commentId w16cid:paraId="27D7484D" w16cid:durableId="25B08F34"/>
  <w16cid:commentId w16cid:paraId="41C57C69" w16cid:durableId="25B08FB4"/>
  <w16cid:commentId w16cid:paraId="5A19C250" w16cid:durableId="25B09001"/>
  <w16cid:commentId w16cid:paraId="372826FD" w16cid:durableId="25B0A1B3"/>
  <w16cid:commentId w16cid:paraId="4034A1AD" w16cid:durableId="25B0A3BF"/>
  <w16cid:commentId w16cid:paraId="7C5D9263" w16cid:durableId="25B0A440"/>
  <w16cid:commentId w16cid:paraId="776674D2" w16cid:durableId="25B0A44F"/>
  <w16cid:commentId w16cid:paraId="45821529" w16cid:durableId="25B0A4A3"/>
  <w16cid:commentId w16cid:paraId="4265D537" w16cid:durableId="25B0A4CB"/>
  <w16cid:commentId w16cid:paraId="6ADF22C8" w16cid:durableId="25B0A58A"/>
  <w16cid:commentId w16cid:paraId="705B7DE9" w16cid:durableId="25B0A5B5"/>
  <w16cid:commentId w16cid:paraId="09088E3A" w16cid:durableId="25B0A637"/>
  <w16cid:commentId w16cid:paraId="5014D49F" w16cid:durableId="25B0A6B7"/>
  <w16cid:commentId w16cid:paraId="2E4F5E9B" w16cid:durableId="25B0A91E"/>
  <w16cid:commentId w16cid:paraId="067A74EA" w16cid:durableId="25B0A94E"/>
  <w16cid:commentId w16cid:paraId="02F0C189" w16cid:durableId="25B0A98F"/>
  <w16cid:commentId w16cid:paraId="42858822" w16cid:durableId="25B0A9C1"/>
  <w16cid:commentId w16cid:paraId="0DC1DD62" w16cid:durableId="25B0AA7A"/>
  <w16cid:commentId w16cid:paraId="6307FFDD" w16cid:durableId="25B0AAC6"/>
  <w16cid:commentId w16cid:paraId="5F8C8B20" w16cid:durableId="25B0ABE9"/>
  <w16cid:commentId w16cid:paraId="53ECD303" w16cid:durableId="25B0AC9D"/>
  <w16cid:commentId w16cid:paraId="473F4EF2" w16cid:durableId="25B0AD3D"/>
  <w16cid:commentId w16cid:paraId="5C5C91D3" w16cid:durableId="259169E8"/>
  <w16cid:commentId w16cid:paraId="0431DA5A" w16cid:durableId="25915537"/>
  <w16cid:commentId w16cid:paraId="501C44DC" w16cid:durableId="259155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D7AE3" w14:textId="77777777" w:rsidR="00C237E0" w:rsidRDefault="00C237E0" w:rsidP="00DF58AA">
      <w:pPr>
        <w:spacing w:after="0" w:line="240" w:lineRule="auto"/>
      </w:pPr>
      <w:r>
        <w:separator/>
      </w:r>
    </w:p>
  </w:endnote>
  <w:endnote w:type="continuationSeparator" w:id="0">
    <w:p w14:paraId="0E861F89" w14:textId="77777777" w:rsidR="00C237E0" w:rsidRDefault="00C237E0"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9B17DE" w:rsidRDefault="009B17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9B17DE" w:rsidRDefault="009B1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81034" w14:textId="77777777" w:rsidR="00C237E0" w:rsidRDefault="00C237E0" w:rsidP="00DF58AA">
      <w:pPr>
        <w:spacing w:after="0" w:line="240" w:lineRule="auto"/>
      </w:pPr>
      <w:r>
        <w:separator/>
      </w:r>
    </w:p>
  </w:footnote>
  <w:footnote w:type="continuationSeparator" w:id="0">
    <w:p w14:paraId="4FC5676E" w14:textId="77777777" w:rsidR="00C237E0" w:rsidRDefault="00C237E0"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62833B2"/>
    <w:multiLevelType w:val="hybridMultilevel"/>
    <w:tmpl w:val="4E5C88AC"/>
    <w:lvl w:ilvl="0" w:tplc="95C04BB2">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4843DE7"/>
    <w:multiLevelType w:val="hybridMultilevel"/>
    <w:tmpl w:val="6B5AC70C"/>
    <w:lvl w:ilvl="0" w:tplc="BA84D43A">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AC24052"/>
    <w:multiLevelType w:val="hybridMultilevel"/>
    <w:tmpl w:val="4F3415F2"/>
    <w:lvl w:ilvl="0" w:tplc="84E25CDE">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8"/>
  </w:num>
  <w:num w:numId="5">
    <w:abstractNumId w:val="2"/>
  </w:num>
  <w:num w:numId="6">
    <w:abstractNumId w:val="4"/>
  </w:num>
  <w:num w:numId="7">
    <w:abstractNumId w:val="0"/>
  </w:num>
  <w:num w:numId="8">
    <w:abstractNumId w:val="5"/>
  </w:num>
  <w:num w:numId="9">
    <w:abstractNumId w:val="11"/>
  </w:num>
  <w:num w:numId="10">
    <w:abstractNumId w:val="3"/>
  </w:num>
  <w:num w:numId="11">
    <w:abstractNumId w:val="10"/>
  </w:num>
  <w:num w:numId="12">
    <w:abstractNumId w:val="12"/>
  </w:num>
  <w:num w:numId="13">
    <w:abstractNumId w:val="13"/>
  </w:num>
  <w:num w:numId="14">
    <w:abstractNumId w:val="6"/>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Margaret Crofoot">
    <w15:presenceInfo w15:providerId="None" w15:userId="Margaret Crofoot"/>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7BD"/>
    <w:rsid w:val="00055A82"/>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417C"/>
    <w:rsid w:val="000A5E06"/>
    <w:rsid w:val="000C05EA"/>
    <w:rsid w:val="000C4C26"/>
    <w:rsid w:val="000D2D96"/>
    <w:rsid w:val="000D2DEE"/>
    <w:rsid w:val="000D65D3"/>
    <w:rsid w:val="000E591B"/>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0FD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351EE"/>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0014"/>
    <w:rsid w:val="002A57D3"/>
    <w:rsid w:val="002A6B35"/>
    <w:rsid w:val="002A6DA1"/>
    <w:rsid w:val="002B286C"/>
    <w:rsid w:val="002B6760"/>
    <w:rsid w:val="002B6CEE"/>
    <w:rsid w:val="002B7CBE"/>
    <w:rsid w:val="002C026B"/>
    <w:rsid w:val="002C502F"/>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4C8E"/>
    <w:rsid w:val="0042550B"/>
    <w:rsid w:val="0042562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38E"/>
    <w:rsid w:val="004776B1"/>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2681C"/>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2673"/>
    <w:rsid w:val="005828E6"/>
    <w:rsid w:val="0058611F"/>
    <w:rsid w:val="00587B41"/>
    <w:rsid w:val="00590BD7"/>
    <w:rsid w:val="00590E74"/>
    <w:rsid w:val="005A0DF8"/>
    <w:rsid w:val="005A1D6D"/>
    <w:rsid w:val="005A7B35"/>
    <w:rsid w:val="005B1CD6"/>
    <w:rsid w:val="005B5924"/>
    <w:rsid w:val="005B5B3F"/>
    <w:rsid w:val="005B747C"/>
    <w:rsid w:val="005C09DE"/>
    <w:rsid w:val="005C0A86"/>
    <w:rsid w:val="005C2E16"/>
    <w:rsid w:val="005C3F49"/>
    <w:rsid w:val="005C5997"/>
    <w:rsid w:val="005C5C27"/>
    <w:rsid w:val="005D1340"/>
    <w:rsid w:val="005D20C4"/>
    <w:rsid w:val="005D2D09"/>
    <w:rsid w:val="005D4E8D"/>
    <w:rsid w:val="005D57AD"/>
    <w:rsid w:val="005E0318"/>
    <w:rsid w:val="005E7D61"/>
    <w:rsid w:val="005F1E9C"/>
    <w:rsid w:val="005F2DCA"/>
    <w:rsid w:val="005F68F3"/>
    <w:rsid w:val="005F715F"/>
    <w:rsid w:val="006026D5"/>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66880"/>
    <w:rsid w:val="0067052C"/>
    <w:rsid w:val="006723F3"/>
    <w:rsid w:val="00677638"/>
    <w:rsid w:val="006806C8"/>
    <w:rsid w:val="006815D9"/>
    <w:rsid w:val="00681D58"/>
    <w:rsid w:val="0068287B"/>
    <w:rsid w:val="00687B7E"/>
    <w:rsid w:val="00687E4D"/>
    <w:rsid w:val="00690FC5"/>
    <w:rsid w:val="006926B1"/>
    <w:rsid w:val="00695914"/>
    <w:rsid w:val="006A15A1"/>
    <w:rsid w:val="006A3522"/>
    <w:rsid w:val="006A6C39"/>
    <w:rsid w:val="006C23AD"/>
    <w:rsid w:val="006C429D"/>
    <w:rsid w:val="006C4493"/>
    <w:rsid w:val="006C7D47"/>
    <w:rsid w:val="006D115A"/>
    <w:rsid w:val="006D14DB"/>
    <w:rsid w:val="006D200D"/>
    <w:rsid w:val="006D401B"/>
    <w:rsid w:val="006D50A4"/>
    <w:rsid w:val="006D6297"/>
    <w:rsid w:val="006D69C5"/>
    <w:rsid w:val="006F336F"/>
    <w:rsid w:val="006F4F47"/>
    <w:rsid w:val="006F545A"/>
    <w:rsid w:val="00700ED8"/>
    <w:rsid w:val="007054DD"/>
    <w:rsid w:val="00711671"/>
    <w:rsid w:val="007121AE"/>
    <w:rsid w:val="00714F02"/>
    <w:rsid w:val="00716C0F"/>
    <w:rsid w:val="00717A64"/>
    <w:rsid w:val="00731B6C"/>
    <w:rsid w:val="0073562B"/>
    <w:rsid w:val="00736C12"/>
    <w:rsid w:val="0074240D"/>
    <w:rsid w:val="0074345D"/>
    <w:rsid w:val="00752F44"/>
    <w:rsid w:val="00753116"/>
    <w:rsid w:val="00761AD2"/>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3253"/>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6A9A"/>
    <w:rsid w:val="00847D91"/>
    <w:rsid w:val="00856CD0"/>
    <w:rsid w:val="00857D2E"/>
    <w:rsid w:val="008621DC"/>
    <w:rsid w:val="00862DE3"/>
    <w:rsid w:val="00865E3C"/>
    <w:rsid w:val="00872962"/>
    <w:rsid w:val="008750A2"/>
    <w:rsid w:val="00881BBB"/>
    <w:rsid w:val="00883897"/>
    <w:rsid w:val="008871A8"/>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546A"/>
    <w:rsid w:val="00977B5A"/>
    <w:rsid w:val="00990B2F"/>
    <w:rsid w:val="009947FF"/>
    <w:rsid w:val="009948F5"/>
    <w:rsid w:val="009963E0"/>
    <w:rsid w:val="00997DD8"/>
    <w:rsid w:val="009A1157"/>
    <w:rsid w:val="009A4E01"/>
    <w:rsid w:val="009A7671"/>
    <w:rsid w:val="009B17DE"/>
    <w:rsid w:val="009B185E"/>
    <w:rsid w:val="009B3B3B"/>
    <w:rsid w:val="009C0F94"/>
    <w:rsid w:val="009C5BCC"/>
    <w:rsid w:val="009C5DE6"/>
    <w:rsid w:val="009E2E5F"/>
    <w:rsid w:val="009E4EE9"/>
    <w:rsid w:val="009F2194"/>
    <w:rsid w:val="009F7939"/>
    <w:rsid w:val="00A05008"/>
    <w:rsid w:val="00A1006A"/>
    <w:rsid w:val="00A13673"/>
    <w:rsid w:val="00A14C19"/>
    <w:rsid w:val="00A15919"/>
    <w:rsid w:val="00A21696"/>
    <w:rsid w:val="00A21EE5"/>
    <w:rsid w:val="00A2316F"/>
    <w:rsid w:val="00A32B60"/>
    <w:rsid w:val="00A346D6"/>
    <w:rsid w:val="00A3671B"/>
    <w:rsid w:val="00A3710B"/>
    <w:rsid w:val="00A44487"/>
    <w:rsid w:val="00A47676"/>
    <w:rsid w:val="00A5326C"/>
    <w:rsid w:val="00A564BE"/>
    <w:rsid w:val="00A56BE1"/>
    <w:rsid w:val="00A60DC7"/>
    <w:rsid w:val="00A65AE2"/>
    <w:rsid w:val="00A66694"/>
    <w:rsid w:val="00A66D30"/>
    <w:rsid w:val="00A75D60"/>
    <w:rsid w:val="00A82B78"/>
    <w:rsid w:val="00A853DF"/>
    <w:rsid w:val="00A85A95"/>
    <w:rsid w:val="00A85F3C"/>
    <w:rsid w:val="00A937A8"/>
    <w:rsid w:val="00A942A9"/>
    <w:rsid w:val="00A953BB"/>
    <w:rsid w:val="00AA736C"/>
    <w:rsid w:val="00AA73AB"/>
    <w:rsid w:val="00AB3420"/>
    <w:rsid w:val="00AB649D"/>
    <w:rsid w:val="00AC078A"/>
    <w:rsid w:val="00AC091D"/>
    <w:rsid w:val="00AC0F67"/>
    <w:rsid w:val="00AC2367"/>
    <w:rsid w:val="00AC358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21AE"/>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237E0"/>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E4A"/>
    <w:rsid w:val="00CE5D37"/>
    <w:rsid w:val="00CE5F5B"/>
    <w:rsid w:val="00CF2D9D"/>
    <w:rsid w:val="00CF359E"/>
    <w:rsid w:val="00D00ADD"/>
    <w:rsid w:val="00D033F5"/>
    <w:rsid w:val="00D10091"/>
    <w:rsid w:val="00D11017"/>
    <w:rsid w:val="00D12460"/>
    <w:rsid w:val="00D179EB"/>
    <w:rsid w:val="00D2072B"/>
    <w:rsid w:val="00D20D90"/>
    <w:rsid w:val="00D2182E"/>
    <w:rsid w:val="00D27F62"/>
    <w:rsid w:val="00D31AE1"/>
    <w:rsid w:val="00D32A12"/>
    <w:rsid w:val="00D36436"/>
    <w:rsid w:val="00D408AE"/>
    <w:rsid w:val="00D50E46"/>
    <w:rsid w:val="00D53464"/>
    <w:rsid w:val="00D53EFB"/>
    <w:rsid w:val="00D54D22"/>
    <w:rsid w:val="00D5546B"/>
    <w:rsid w:val="00D57862"/>
    <w:rsid w:val="00D6240A"/>
    <w:rsid w:val="00D6428B"/>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08B2"/>
    <w:rsid w:val="00E0229A"/>
    <w:rsid w:val="00E056CE"/>
    <w:rsid w:val="00E060C8"/>
    <w:rsid w:val="00E11035"/>
    <w:rsid w:val="00E301BA"/>
    <w:rsid w:val="00E34542"/>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7799C"/>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91EB2"/>
    <w:rsid w:val="00FA1DD6"/>
    <w:rsid w:val="00FA2519"/>
    <w:rsid w:val="00FB2614"/>
    <w:rsid w:val="00FB5844"/>
    <w:rsid w:val="00FB7836"/>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58DC3-C367-45CE-A753-612BDACA0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26414</Words>
  <Characters>150563</Characters>
  <Application>Microsoft Office Word</Application>
  <DocSecurity>0</DocSecurity>
  <Lines>1254</Lines>
  <Paragraphs>353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Margaret Crofoot</cp:lastModifiedBy>
  <cp:revision>2</cp:revision>
  <dcterms:created xsi:type="dcterms:W3CDTF">2022-02-11T08:40:00Z</dcterms:created>
  <dcterms:modified xsi:type="dcterms:W3CDTF">2022-02-11T08:40:00Z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